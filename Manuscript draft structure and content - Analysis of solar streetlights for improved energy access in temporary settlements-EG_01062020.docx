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875C82" w14:textId="0C7D56E4" w:rsidR="00AE0C04" w:rsidRPr="00D77E43" w:rsidRDefault="00AE0C04">
      <w:pPr>
        <w:rPr>
          <w:rFonts w:ascii="Times New Roman" w:hAnsi="Times New Roman" w:cs="Times New Roman"/>
          <w:b/>
          <w:sz w:val="24"/>
          <w:szCs w:val="24"/>
        </w:rPr>
      </w:pPr>
      <w:r w:rsidRPr="00D77E43">
        <w:rPr>
          <w:rFonts w:ascii="Times New Roman" w:hAnsi="Times New Roman" w:cs="Times New Roman"/>
          <w:b/>
          <w:sz w:val="24"/>
          <w:szCs w:val="24"/>
        </w:rPr>
        <w:t>Analysis of solar streetlights for improved energy access in temporary settlements</w:t>
      </w:r>
    </w:p>
    <w:p w14:paraId="3F7B24B2" w14:textId="0A59652F" w:rsidR="00AE0C04" w:rsidRPr="00D77E43" w:rsidRDefault="00AE0C04">
      <w:pPr>
        <w:rPr>
          <w:rFonts w:ascii="Times New Roman" w:hAnsi="Times New Roman" w:cs="Times New Roman"/>
          <w:b/>
          <w:sz w:val="24"/>
          <w:szCs w:val="24"/>
        </w:rPr>
      </w:pPr>
      <w:r w:rsidRPr="00D77E43">
        <w:rPr>
          <w:rFonts w:ascii="Times New Roman" w:hAnsi="Times New Roman" w:cs="Times New Roman"/>
          <w:sz w:val="24"/>
          <w:szCs w:val="24"/>
        </w:rPr>
        <w:t xml:space="preserve">J. D. </w:t>
      </w:r>
      <w:proofErr w:type="spellStart"/>
      <w:r w:rsidRPr="00D77E43">
        <w:rPr>
          <w:rFonts w:ascii="Times New Roman" w:hAnsi="Times New Roman" w:cs="Times New Roman"/>
          <w:sz w:val="24"/>
          <w:szCs w:val="24"/>
        </w:rPr>
        <w:t>Nixon</w:t>
      </w:r>
      <w:r w:rsidRPr="00D77E43">
        <w:rPr>
          <w:rFonts w:ascii="Times New Roman" w:hAnsi="Times New Roman" w:cs="Times New Roman"/>
          <w:sz w:val="24"/>
          <w:szCs w:val="24"/>
          <w:vertAlign w:val="superscript"/>
        </w:rPr>
        <w:t>a</w:t>
      </w:r>
      <w:proofErr w:type="spellEnd"/>
      <w:r w:rsidRPr="00D77E43">
        <w:rPr>
          <w:rFonts w:ascii="Times New Roman" w:hAnsi="Times New Roman" w:cs="Times New Roman"/>
          <w:sz w:val="24"/>
          <w:szCs w:val="24"/>
          <w:vertAlign w:val="superscript"/>
        </w:rPr>
        <w:t>*</w:t>
      </w:r>
      <w:r w:rsidRPr="00D77E43">
        <w:rPr>
          <w:rFonts w:ascii="Times New Roman" w:hAnsi="Times New Roman" w:cs="Times New Roman"/>
          <w:sz w:val="24"/>
          <w:szCs w:val="24"/>
        </w:rPr>
        <w:t>, K. Bhargava and E. Gaura (subject to change)</w:t>
      </w:r>
    </w:p>
    <w:p w14:paraId="3EEB4E98" w14:textId="77777777" w:rsidR="00AE0C04" w:rsidRPr="00D77E43" w:rsidRDefault="00AE0C04" w:rsidP="00AE0C04">
      <w:pPr>
        <w:spacing w:after="120" w:line="360" w:lineRule="auto"/>
        <w:rPr>
          <w:rFonts w:ascii="Times New Roman" w:hAnsi="Times New Roman" w:cs="Times New Roman"/>
          <w:sz w:val="24"/>
          <w:szCs w:val="24"/>
        </w:rPr>
      </w:pPr>
      <w:r w:rsidRPr="00D77E43">
        <w:rPr>
          <w:rFonts w:ascii="Times New Roman" w:hAnsi="Times New Roman" w:cs="Times New Roman"/>
          <w:sz w:val="24"/>
          <w:szCs w:val="24"/>
          <w:vertAlign w:val="superscript"/>
        </w:rPr>
        <w:t xml:space="preserve">a </w:t>
      </w:r>
      <w:r w:rsidRPr="00D77E43">
        <w:rPr>
          <w:rFonts w:ascii="Times New Roman" w:hAnsi="Times New Roman" w:cs="Times New Roman"/>
          <w:sz w:val="24"/>
          <w:szCs w:val="24"/>
        </w:rPr>
        <w:t>Coventry University, Faculty of Engineering, Environment and Computing, Coventry, CV1 2JH, UK</w:t>
      </w:r>
    </w:p>
    <w:p w14:paraId="6432FAE1" w14:textId="77777777" w:rsidR="00AE0C04" w:rsidRPr="00D77E43" w:rsidRDefault="00AE0C04" w:rsidP="00AE0C04">
      <w:pPr>
        <w:pBdr>
          <w:bottom w:val="single" w:sz="4" w:space="1" w:color="auto"/>
        </w:pBdr>
        <w:spacing w:after="120" w:line="360" w:lineRule="auto"/>
        <w:jc w:val="both"/>
        <w:rPr>
          <w:rFonts w:ascii="Times New Roman" w:hAnsi="Times New Roman" w:cs="Times New Roman"/>
          <w:sz w:val="24"/>
          <w:szCs w:val="24"/>
        </w:rPr>
      </w:pPr>
      <w:r w:rsidRPr="00D77E43">
        <w:rPr>
          <w:rFonts w:ascii="Times New Roman" w:hAnsi="Times New Roman" w:cs="Times New Roman"/>
          <w:sz w:val="24"/>
          <w:szCs w:val="24"/>
        </w:rPr>
        <w:t>*corresponding author, E-mail:</w:t>
      </w:r>
      <w:hyperlink r:id="rId11" w:history="1"/>
      <w:r w:rsidRPr="00D77E43">
        <w:rPr>
          <w:rFonts w:ascii="Times New Roman" w:hAnsi="Times New Roman" w:cs="Times New Roman"/>
          <w:sz w:val="24"/>
          <w:szCs w:val="24"/>
        </w:rPr>
        <w:t xml:space="preserve"> </w:t>
      </w:r>
      <w:hyperlink r:id="rId12" w:history="1">
        <w:r w:rsidRPr="00D77E43">
          <w:rPr>
            <w:rStyle w:val="Hyperlink"/>
            <w:rFonts w:ascii="Times New Roman" w:hAnsi="Times New Roman" w:cs="Times New Roman"/>
            <w:sz w:val="24"/>
            <w:szCs w:val="24"/>
          </w:rPr>
          <w:t>jonathan.nixon@coventry.ac.uk</w:t>
        </w:r>
      </w:hyperlink>
    </w:p>
    <w:p w14:paraId="31290080" w14:textId="77777777" w:rsidR="00AE0C04" w:rsidRPr="00D77E43" w:rsidRDefault="00AE0C04">
      <w:pPr>
        <w:rPr>
          <w:rFonts w:ascii="Times New Roman" w:hAnsi="Times New Roman" w:cs="Times New Roman"/>
          <w:b/>
          <w:sz w:val="24"/>
          <w:szCs w:val="24"/>
        </w:rPr>
      </w:pPr>
    </w:p>
    <w:p w14:paraId="0477C202" w14:textId="04DB3710" w:rsidR="00BD6329" w:rsidRPr="00D77E43" w:rsidRDefault="00BD6329">
      <w:pPr>
        <w:rPr>
          <w:rFonts w:ascii="Times New Roman" w:hAnsi="Times New Roman" w:cs="Times New Roman"/>
          <w:b/>
          <w:sz w:val="24"/>
          <w:szCs w:val="24"/>
        </w:rPr>
      </w:pPr>
      <w:r w:rsidRPr="00D77E43">
        <w:rPr>
          <w:rFonts w:ascii="Times New Roman" w:hAnsi="Times New Roman" w:cs="Times New Roman"/>
          <w:b/>
          <w:sz w:val="24"/>
          <w:szCs w:val="24"/>
        </w:rPr>
        <w:t>Abstract</w:t>
      </w:r>
    </w:p>
    <w:p w14:paraId="68DC1F9A" w14:textId="4A92E1B7" w:rsidR="00AE0C04" w:rsidRPr="00D77E43" w:rsidRDefault="00054165">
      <w:pPr>
        <w:rPr>
          <w:rFonts w:ascii="Times New Roman" w:hAnsi="Times New Roman" w:cs="Times New Roman"/>
          <w:sz w:val="24"/>
          <w:szCs w:val="24"/>
        </w:rPr>
      </w:pPr>
      <w:r>
        <w:rPr>
          <w:rFonts w:ascii="Times New Roman" w:hAnsi="Times New Roman" w:cs="Times New Roman"/>
          <w:sz w:val="24"/>
          <w:szCs w:val="24"/>
        </w:rPr>
        <w:t xml:space="preserve">This paper examines how the performance of solar streetlight interventions </w:t>
      </w:r>
      <w:commentRangeStart w:id="0"/>
      <w:r>
        <w:rPr>
          <w:rFonts w:ascii="Times New Roman" w:hAnsi="Times New Roman" w:cs="Times New Roman"/>
          <w:sz w:val="24"/>
          <w:szCs w:val="24"/>
        </w:rPr>
        <w:t xml:space="preserve">can be improved. </w:t>
      </w:r>
      <w:commentRangeEnd w:id="0"/>
      <w:r w:rsidR="00C84734">
        <w:rPr>
          <w:rStyle w:val="CommentReference"/>
          <w:rFonts w:ascii="Calibri" w:eastAsia="Calibri" w:hAnsi="Calibri" w:cs="Calibri"/>
          <w:lang w:eastAsia="en-GB"/>
        </w:rPr>
        <w:commentReference w:id="0"/>
      </w:r>
      <w:r>
        <w:rPr>
          <w:rFonts w:ascii="Times New Roman" w:hAnsi="Times New Roman" w:cs="Times New Roman"/>
          <w:sz w:val="24"/>
          <w:szCs w:val="24"/>
        </w:rPr>
        <w:t>Solar streetlights fitted with ground-level AC sockets were deployed and monitored in two displaced settlements:</w:t>
      </w:r>
      <w:r w:rsidRPr="00B50EAA">
        <w:rPr>
          <w:rFonts w:ascii="Times New Roman" w:hAnsi="Times New Roman" w:cs="Times New Roman"/>
          <w:sz w:val="24"/>
          <w:szCs w:val="24"/>
        </w:rPr>
        <w:t xml:space="preserve"> </w:t>
      </w:r>
      <w:r w:rsidRPr="00D77E43">
        <w:rPr>
          <w:rFonts w:ascii="Times New Roman" w:hAnsi="Times New Roman" w:cs="Times New Roman"/>
          <w:sz w:val="24"/>
          <w:szCs w:val="24"/>
        </w:rPr>
        <w:t>a refugee camp in Rwanda and a temporary settlement in Nepal</w:t>
      </w:r>
      <w:r>
        <w:rPr>
          <w:rFonts w:ascii="Times New Roman" w:hAnsi="Times New Roman" w:cs="Times New Roman"/>
          <w:sz w:val="24"/>
          <w:szCs w:val="24"/>
        </w:rPr>
        <w:t xml:space="preserve">. </w:t>
      </w:r>
      <w:r w:rsidR="00B50EAA" w:rsidRPr="00D77E43">
        <w:rPr>
          <w:rFonts w:ascii="Times New Roman" w:hAnsi="Times New Roman" w:cs="Times New Roman"/>
          <w:sz w:val="24"/>
          <w:szCs w:val="24"/>
        </w:rPr>
        <w:t xml:space="preserve">Internally displaced settlements and refugee camps are settings that often </w:t>
      </w:r>
      <w:del w:id="1" w:author="Elena Gaura" w:date="2020-06-01T17:44:00Z">
        <w:r w:rsidR="00B50EAA" w:rsidRPr="00D77E43" w:rsidDel="00C84734">
          <w:rPr>
            <w:rFonts w:ascii="Times New Roman" w:hAnsi="Times New Roman" w:cs="Times New Roman"/>
            <w:sz w:val="24"/>
            <w:szCs w:val="24"/>
          </w:rPr>
          <w:delText>have no</w:delText>
        </w:r>
      </w:del>
      <w:ins w:id="2" w:author="Elena Gaura" w:date="2020-06-01T17:44:00Z">
        <w:r w:rsidR="00C84734">
          <w:rPr>
            <w:rFonts w:ascii="Times New Roman" w:hAnsi="Times New Roman" w:cs="Times New Roman"/>
            <w:sz w:val="24"/>
            <w:szCs w:val="24"/>
          </w:rPr>
          <w:t>lack</w:t>
        </w:r>
      </w:ins>
      <w:r w:rsidR="00B50EAA" w:rsidRPr="00D77E43">
        <w:rPr>
          <w:rFonts w:ascii="Times New Roman" w:hAnsi="Times New Roman" w:cs="Times New Roman"/>
          <w:sz w:val="24"/>
          <w:szCs w:val="24"/>
        </w:rPr>
        <w:t xml:space="preserve"> street lighting or </w:t>
      </w:r>
      <w:ins w:id="3" w:author="Elena Gaura" w:date="2020-06-01T17:44:00Z">
        <w:r w:rsidR="00C84734">
          <w:rPr>
            <w:rFonts w:ascii="Times New Roman" w:hAnsi="Times New Roman" w:cs="Times New Roman"/>
            <w:sz w:val="24"/>
            <w:szCs w:val="24"/>
          </w:rPr>
          <w:t>more generally</w:t>
        </w:r>
      </w:ins>
      <w:ins w:id="4" w:author="Elena Gaura" w:date="2020-06-01T17:45:00Z">
        <w:r w:rsidR="00C84734">
          <w:rPr>
            <w:rFonts w:ascii="Times New Roman" w:hAnsi="Times New Roman" w:cs="Times New Roman"/>
            <w:sz w:val="24"/>
            <w:szCs w:val="24"/>
          </w:rPr>
          <w:t xml:space="preserve"> </w:t>
        </w:r>
      </w:ins>
      <w:r w:rsidR="00B50EAA" w:rsidRPr="00D77E43">
        <w:rPr>
          <w:rFonts w:ascii="Times New Roman" w:hAnsi="Times New Roman" w:cs="Times New Roman"/>
          <w:sz w:val="24"/>
          <w:szCs w:val="24"/>
        </w:rPr>
        <w:t>electricity.</w:t>
      </w:r>
      <w:ins w:id="5" w:author="Elena Gaura" w:date="2020-06-01T17:47:00Z">
        <w:r w:rsidR="00C84734">
          <w:rPr>
            <w:rFonts w:ascii="Times New Roman" w:hAnsi="Times New Roman" w:cs="Times New Roman"/>
            <w:sz w:val="24"/>
            <w:szCs w:val="24"/>
          </w:rPr>
          <w:t xml:space="preserve"> </w:t>
        </w:r>
      </w:ins>
      <w:ins w:id="6" w:author="Elena Gaura" w:date="2020-06-01T17:50:00Z">
        <w:r w:rsidR="00C84734">
          <w:rPr>
            <w:rFonts w:ascii="Times New Roman" w:hAnsi="Times New Roman" w:cs="Times New Roman"/>
            <w:sz w:val="24"/>
            <w:szCs w:val="24"/>
          </w:rPr>
          <w:t>Solar streetlights are becoming the norm in many geographies across t</w:t>
        </w:r>
      </w:ins>
      <w:ins w:id="7" w:author="Elena Gaura" w:date="2020-06-01T17:51:00Z">
        <w:r w:rsidR="00C84734">
          <w:rPr>
            <w:rFonts w:ascii="Times New Roman" w:hAnsi="Times New Roman" w:cs="Times New Roman"/>
            <w:sz w:val="24"/>
            <w:szCs w:val="24"/>
          </w:rPr>
          <w:t xml:space="preserve">he world due </w:t>
        </w:r>
        <w:commentRangeStart w:id="8"/>
        <w:r w:rsidR="00C84734">
          <w:rPr>
            <w:rFonts w:ascii="Times New Roman" w:hAnsi="Times New Roman" w:cs="Times New Roman"/>
            <w:sz w:val="24"/>
            <w:szCs w:val="24"/>
          </w:rPr>
          <w:t xml:space="preserve">to </w:t>
        </w:r>
        <w:proofErr w:type="spellStart"/>
        <w:r w:rsidR="00C84734">
          <w:rPr>
            <w:rFonts w:ascii="Times New Roman" w:hAnsi="Times New Roman" w:cs="Times New Roman"/>
            <w:sz w:val="24"/>
            <w:szCs w:val="24"/>
          </w:rPr>
          <w:t>bbb</w:t>
        </w:r>
        <w:commentRangeEnd w:id="8"/>
        <w:proofErr w:type="spellEnd"/>
        <w:r w:rsidR="00C84734">
          <w:rPr>
            <w:rStyle w:val="CommentReference"/>
            <w:rFonts w:ascii="Calibri" w:eastAsia="Calibri" w:hAnsi="Calibri" w:cs="Calibri"/>
            <w:lang w:eastAsia="en-GB"/>
          </w:rPr>
          <w:commentReference w:id="8"/>
        </w:r>
        <w:r w:rsidR="00C84734">
          <w:rPr>
            <w:rFonts w:ascii="Times New Roman" w:hAnsi="Times New Roman" w:cs="Times New Roman"/>
            <w:sz w:val="24"/>
            <w:szCs w:val="24"/>
          </w:rPr>
          <w:t xml:space="preserve">. </w:t>
        </w:r>
      </w:ins>
      <w:ins w:id="9" w:author="Elena Gaura" w:date="2020-06-01T17:47:00Z">
        <w:r w:rsidR="00C84734">
          <w:rPr>
            <w:rFonts w:ascii="Times New Roman" w:hAnsi="Times New Roman" w:cs="Times New Roman"/>
            <w:sz w:val="24"/>
            <w:szCs w:val="24"/>
          </w:rPr>
          <w:t>We hypothesized that, g</w:t>
        </w:r>
      </w:ins>
      <w:ins w:id="10" w:author="Elena Gaura" w:date="2020-06-01T17:49:00Z">
        <w:r w:rsidR="00C84734">
          <w:rPr>
            <w:rFonts w:ascii="Times New Roman" w:hAnsi="Times New Roman" w:cs="Times New Roman"/>
            <w:sz w:val="24"/>
            <w:szCs w:val="24"/>
          </w:rPr>
          <w:t>i</w:t>
        </w:r>
      </w:ins>
      <w:ins w:id="11" w:author="Elena Gaura" w:date="2020-06-01T17:47:00Z">
        <w:r w:rsidR="00C84734">
          <w:rPr>
            <w:rFonts w:ascii="Times New Roman" w:hAnsi="Times New Roman" w:cs="Times New Roman"/>
            <w:sz w:val="24"/>
            <w:szCs w:val="24"/>
          </w:rPr>
          <w:t>ven</w:t>
        </w:r>
      </w:ins>
      <w:r w:rsidR="008E4042">
        <w:rPr>
          <w:rFonts w:ascii="Times New Roman" w:hAnsi="Times New Roman" w:cs="Times New Roman"/>
          <w:sz w:val="24"/>
          <w:szCs w:val="24"/>
        </w:rPr>
        <w:t xml:space="preserve"> </w:t>
      </w:r>
      <w:ins w:id="12" w:author="Elena Gaura" w:date="2020-06-01T17:49:00Z">
        <w:r w:rsidR="00C84734">
          <w:rPr>
            <w:rFonts w:ascii="Times New Roman" w:hAnsi="Times New Roman" w:cs="Times New Roman"/>
            <w:sz w:val="24"/>
            <w:szCs w:val="24"/>
          </w:rPr>
          <w:t>o</w:t>
        </w:r>
      </w:ins>
      <w:del w:id="13" w:author="Elena Gaura" w:date="2020-06-01T17:49:00Z">
        <w:r w:rsidR="008E4042" w:rsidDel="00C84734">
          <w:rPr>
            <w:rFonts w:ascii="Times New Roman" w:hAnsi="Times New Roman" w:cs="Times New Roman"/>
            <w:sz w:val="24"/>
            <w:szCs w:val="24"/>
          </w:rPr>
          <w:delText>O</w:delText>
        </w:r>
      </w:del>
      <w:r w:rsidR="008E4042">
        <w:rPr>
          <w:rFonts w:ascii="Times New Roman" w:hAnsi="Times New Roman" w:cs="Times New Roman"/>
          <w:sz w:val="24"/>
          <w:szCs w:val="24"/>
        </w:rPr>
        <w:t>ff-grid s</w:t>
      </w:r>
      <w:r w:rsidR="00B50EAA">
        <w:rPr>
          <w:rFonts w:ascii="Times New Roman" w:hAnsi="Times New Roman" w:cs="Times New Roman"/>
          <w:sz w:val="24"/>
          <w:szCs w:val="24"/>
        </w:rPr>
        <w:t>olar streetlight</w:t>
      </w:r>
      <w:r w:rsidR="00E14686">
        <w:rPr>
          <w:rFonts w:ascii="Times New Roman" w:hAnsi="Times New Roman" w:cs="Times New Roman"/>
          <w:sz w:val="24"/>
          <w:szCs w:val="24"/>
        </w:rPr>
        <w:t>s</w:t>
      </w:r>
      <w:r w:rsidR="00B50EAA">
        <w:rPr>
          <w:rFonts w:ascii="Times New Roman" w:hAnsi="Times New Roman" w:cs="Times New Roman"/>
          <w:sz w:val="24"/>
          <w:szCs w:val="24"/>
        </w:rPr>
        <w:t xml:space="preserve"> </w:t>
      </w:r>
      <w:r w:rsidR="008E4042">
        <w:rPr>
          <w:rFonts w:ascii="Times New Roman" w:hAnsi="Times New Roman" w:cs="Times New Roman"/>
          <w:sz w:val="24"/>
          <w:szCs w:val="24"/>
        </w:rPr>
        <w:t xml:space="preserve">produce surplus energy, </w:t>
      </w:r>
      <w:del w:id="14" w:author="Elena Gaura" w:date="2020-06-01T17:48:00Z">
        <w:r w:rsidR="008E4042" w:rsidDel="00C84734">
          <w:rPr>
            <w:rFonts w:ascii="Times New Roman" w:hAnsi="Times New Roman" w:cs="Times New Roman"/>
            <w:sz w:val="24"/>
            <w:szCs w:val="24"/>
          </w:rPr>
          <w:delText xml:space="preserve">which </w:delText>
        </w:r>
      </w:del>
      <w:ins w:id="15" w:author="Elena Gaura" w:date="2020-06-01T17:48:00Z">
        <w:r w:rsidR="00C84734">
          <w:rPr>
            <w:rFonts w:ascii="Times New Roman" w:hAnsi="Times New Roman" w:cs="Times New Roman"/>
            <w:sz w:val="24"/>
            <w:szCs w:val="24"/>
          </w:rPr>
          <w:t xml:space="preserve">this </w:t>
        </w:r>
      </w:ins>
      <w:r w:rsidR="008E4042">
        <w:rPr>
          <w:rFonts w:ascii="Times New Roman" w:hAnsi="Times New Roman" w:cs="Times New Roman"/>
          <w:sz w:val="24"/>
          <w:szCs w:val="24"/>
        </w:rPr>
        <w:t>could be</w:t>
      </w:r>
      <w:r w:rsidR="00E14686">
        <w:rPr>
          <w:rFonts w:ascii="Times New Roman" w:hAnsi="Times New Roman" w:cs="Times New Roman"/>
          <w:sz w:val="24"/>
          <w:szCs w:val="24"/>
        </w:rPr>
        <w:t xml:space="preserve"> made available </w:t>
      </w:r>
      <w:r w:rsidR="008E4042">
        <w:rPr>
          <w:rFonts w:ascii="Times New Roman" w:hAnsi="Times New Roman" w:cs="Times New Roman"/>
          <w:sz w:val="24"/>
          <w:szCs w:val="24"/>
        </w:rPr>
        <w:t xml:space="preserve">to improve </w:t>
      </w:r>
      <w:r w:rsidR="00E14686">
        <w:rPr>
          <w:rFonts w:ascii="Times New Roman" w:hAnsi="Times New Roman" w:cs="Times New Roman"/>
          <w:sz w:val="24"/>
          <w:szCs w:val="24"/>
        </w:rPr>
        <w:t xml:space="preserve">system performance and </w:t>
      </w:r>
      <w:ins w:id="16" w:author="Elena Gaura" w:date="2020-06-01T17:51:00Z">
        <w:r w:rsidR="00C84734">
          <w:rPr>
            <w:rFonts w:ascii="Times New Roman" w:hAnsi="Times New Roman" w:cs="Times New Roman"/>
            <w:sz w:val="24"/>
            <w:szCs w:val="24"/>
          </w:rPr>
          <w:t xml:space="preserve">provide further </w:t>
        </w:r>
      </w:ins>
      <w:r w:rsidR="008E4042">
        <w:rPr>
          <w:rFonts w:ascii="Times New Roman" w:hAnsi="Times New Roman" w:cs="Times New Roman"/>
          <w:sz w:val="24"/>
          <w:szCs w:val="24"/>
        </w:rPr>
        <w:t>energy</w:t>
      </w:r>
      <w:r w:rsidR="00E14686">
        <w:rPr>
          <w:rFonts w:ascii="Times New Roman" w:hAnsi="Times New Roman" w:cs="Times New Roman"/>
          <w:sz w:val="24"/>
          <w:szCs w:val="24"/>
        </w:rPr>
        <w:t xml:space="preserve"> access</w:t>
      </w:r>
      <w:ins w:id="17" w:author="Elena Gaura" w:date="2020-06-01T17:51:00Z">
        <w:r w:rsidR="00C84734">
          <w:rPr>
            <w:rFonts w:ascii="Times New Roman" w:hAnsi="Times New Roman" w:cs="Times New Roman"/>
            <w:sz w:val="24"/>
            <w:szCs w:val="24"/>
          </w:rPr>
          <w:t xml:space="preserve"> to refug</w:t>
        </w:r>
      </w:ins>
      <w:ins w:id="18" w:author="Elena Gaura" w:date="2020-06-01T17:52:00Z">
        <w:r w:rsidR="00C84734">
          <w:rPr>
            <w:rFonts w:ascii="Times New Roman" w:hAnsi="Times New Roman" w:cs="Times New Roman"/>
            <w:sz w:val="24"/>
            <w:szCs w:val="24"/>
          </w:rPr>
          <w:t>ees and displaced population in camps</w:t>
        </w:r>
      </w:ins>
      <w:ins w:id="19" w:author="Elena Gaura" w:date="2020-06-01T17:48:00Z">
        <w:r w:rsidR="00C84734">
          <w:rPr>
            <w:rFonts w:ascii="Times New Roman" w:hAnsi="Times New Roman" w:cs="Times New Roman"/>
            <w:sz w:val="24"/>
            <w:szCs w:val="24"/>
          </w:rPr>
          <w:t xml:space="preserve">. We recognize </w:t>
        </w:r>
      </w:ins>
      <w:del w:id="20" w:author="Elena Gaura" w:date="2020-06-01T17:48:00Z">
        <w:r w:rsidR="008E4042" w:rsidDel="00C84734">
          <w:rPr>
            <w:rFonts w:ascii="Times New Roman" w:hAnsi="Times New Roman" w:cs="Times New Roman"/>
            <w:sz w:val="24"/>
            <w:szCs w:val="24"/>
          </w:rPr>
          <w:delText xml:space="preserve">; </w:delText>
        </w:r>
      </w:del>
      <w:r w:rsidR="008E4042">
        <w:rPr>
          <w:rFonts w:ascii="Times New Roman" w:hAnsi="Times New Roman" w:cs="Times New Roman"/>
          <w:sz w:val="24"/>
          <w:szCs w:val="24"/>
        </w:rPr>
        <w:t>however</w:t>
      </w:r>
      <w:ins w:id="21" w:author="Elena Gaura" w:date="2020-06-01T17:48:00Z">
        <w:r w:rsidR="00C84734">
          <w:rPr>
            <w:rFonts w:ascii="Times New Roman" w:hAnsi="Times New Roman" w:cs="Times New Roman"/>
            <w:sz w:val="24"/>
            <w:szCs w:val="24"/>
          </w:rPr>
          <w:t xml:space="preserve"> that</w:t>
        </w:r>
      </w:ins>
      <w:del w:id="22" w:author="Elena Gaura" w:date="2020-06-01T17:48:00Z">
        <w:r w:rsidR="008E4042" w:rsidDel="00C84734">
          <w:rPr>
            <w:rFonts w:ascii="Times New Roman" w:hAnsi="Times New Roman" w:cs="Times New Roman"/>
            <w:sz w:val="24"/>
            <w:szCs w:val="24"/>
          </w:rPr>
          <w:delText>,</w:delText>
        </w:r>
      </w:del>
      <w:r w:rsidR="008E4042">
        <w:rPr>
          <w:rFonts w:ascii="Times New Roman" w:hAnsi="Times New Roman" w:cs="Times New Roman"/>
          <w:sz w:val="24"/>
          <w:szCs w:val="24"/>
        </w:rPr>
        <w:t xml:space="preserve"> solar streetlight performance and longevity have typically been poor in these types of remote settings</w:t>
      </w:r>
      <w:ins w:id="23" w:author="Elena Gaura" w:date="2020-06-01T17:49:00Z">
        <w:r w:rsidR="00C84734">
          <w:rPr>
            <w:rFonts w:ascii="Times New Roman" w:hAnsi="Times New Roman" w:cs="Times New Roman"/>
            <w:sz w:val="24"/>
            <w:szCs w:val="24"/>
          </w:rPr>
          <w:t xml:space="preserve"> and </w:t>
        </w:r>
      </w:ins>
      <w:ins w:id="24" w:author="Elena Gaura" w:date="2020-06-01T17:52:00Z">
        <w:r w:rsidR="00C84734">
          <w:rPr>
            <w:rFonts w:ascii="Times New Roman" w:hAnsi="Times New Roman" w:cs="Times New Roman"/>
            <w:sz w:val="24"/>
            <w:szCs w:val="24"/>
          </w:rPr>
          <w:t xml:space="preserve">attempt to understand </w:t>
        </w:r>
      </w:ins>
      <w:ins w:id="25" w:author="Elena Gaura" w:date="2020-06-01T17:53:00Z">
        <w:r w:rsidR="00727F0D">
          <w:rPr>
            <w:rFonts w:ascii="Times New Roman" w:hAnsi="Times New Roman" w:cs="Times New Roman"/>
            <w:sz w:val="24"/>
            <w:szCs w:val="24"/>
          </w:rPr>
          <w:t>some of the technical leading factors for their mis-performance</w:t>
        </w:r>
      </w:ins>
      <w:r w:rsidR="008E4042">
        <w:rPr>
          <w:rFonts w:ascii="Times New Roman" w:hAnsi="Times New Roman" w:cs="Times New Roman"/>
          <w:sz w:val="24"/>
          <w:szCs w:val="24"/>
        </w:rPr>
        <w:t>.</w:t>
      </w:r>
      <w:r>
        <w:rPr>
          <w:rFonts w:ascii="Times New Roman" w:hAnsi="Times New Roman" w:cs="Times New Roman"/>
          <w:sz w:val="24"/>
          <w:szCs w:val="24"/>
        </w:rPr>
        <w:t xml:space="preserve"> </w:t>
      </w:r>
      <w:commentRangeStart w:id="26"/>
      <w:r w:rsidR="00E14686">
        <w:rPr>
          <w:rFonts w:ascii="Times New Roman" w:hAnsi="Times New Roman" w:cs="Times New Roman"/>
          <w:sz w:val="24"/>
          <w:szCs w:val="24"/>
        </w:rPr>
        <w:t xml:space="preserve">To investigate the impact socket usage </w:t>
      </w:r>
      <w:r w:rsidR="00A06818">
        <w:rPr>
          <w:rFonts w:ascii="Times New Roman" w:hAnsi="Times New Roman" w:cs="Times New Roman"/>
          <w:sz w:val="24"/>
          <w:szCs w:val="24"/>
        </w:rPr>
        <w:t>had</w:t>
      </w:r>
      <w:r w:rsidR="00E14686">
        <w:rPr>
          <w:rFonts w:ascii="Times New Roman" w:hAnsi="Times New Roman" w:cs="Times New Roman"/>
          <w:sz w:val="24"/>
          <w:szCs w:val="24"/>
        </w:rPr>
        <w:t xml:space="preserve"> on solar streetlight performance, w</w:t>
      </w:r>
      <w:r w:rsidR="008E4042">
        <w:rPr>
          <w:rFonts w:ascii="Times New Roman" w:hAnsi="Times New Roman" w:cs="Times New Roman"/>
          <w:sz w:val="24"/>
          <w:szCs w:val="24"/>
        </w:rPr>
        <w:t>e used X data processing</w:t>
      </w:r>
      <w:r w:rsidR="008E4042" w:rsidRPr="00D77E43">
        <w:rPr>
          <w:rFonts w:ascii="Times New Roman" w:hAnsi="Times New Roman" w:cs="Times New Roman"/>
          <w:sz w:val="24"/>
          <w:szCs w:val="24"/>
        </w:rPr>
        <w:t xml:space="preserve"> method</w:t>
      </w:r>
      <w:r w:rsidR="008E4042">
        <w:rPr>
          <w:rFonts w:ascii="Times New Roman" w:hAnsi="Times New Roman" w:cs="Times New Roman"/>
          <w:sz w:val="24"/>
          <w:szCs w:val="24"/>
        </w:rPr>
        <w:t>(s)</w:t>
      </w:r>
      <w:r w:rsidR="008E4042" w:rsidRPr="00D77E43">
        <w:rPr>
          <w:rFonts w:ascii="Times New Roman" w:hAnsi="Times New Roman" w:cs="Times New Roman"/>
          <w:sz w:val="24"/>
          <w:szCs w:val="24"/>
        </w:rPr>
        <w:t xml:space="preserve"> </w:t>
      </w:r>
      <w:r w:rsidR="008E4042">
        <w:rPr>
          <w:rFonts w:ascii="Times New Roman" w:hAnsi="Times New Roman" w:cs="Times New Roman"/>
          <w:sz w:val="24"/>
          <w:szCs w:val="24"/>
        </w:rPr>
        <w:t xml:space="preserve">to </w:t>
      </w:r>
      <w:r w:rsidR="008E4042" w:rsidRPr="00D77E43">
        <w:rPr>
          <w:rFonts w:ascii="Times New Roman" w:hAnsi="Times New Roman" w:cs="Times New Roman"/>
          <w:sz w:val="24"/>
          <w:szCs w:val="24"/>
        </w:rPr>
        <w:t>determine capacity losses and capacity shortages</w:t>
      </w:r>
      <w:r w:rsidR="008E4042">
        <w:rPr>
          <w:rFonts w:ascii="Times New Roman" w:hAnsi="Times New Roman" w:cs="Times New Roman"/>
          <w:sz w:val="24"/>
          <w:szCs w:val="24"/>
        </w:rPr>
        <w:t>,</w:t>
      </w:r>
      <w:r w:rsidR="008E4042" w:rsidRPr="00D77E43">
        <w:rPr>
          <w:rFonts w:ascii="Times New Roman" w:hAnsi="Times New Roman" w:cs="Times New Roman"/>
          <w:sz w:val="24"/>
          <w:szCs w:val="24"/>
        </w:rPr>
        <w:t xml:space="preserve"> that</w:t>
      </w:r>
      <w:r w:rsidR="008E4042">
        <w:rPr>
          <w:rFonts w:ascii="Times New Roman" w:hAnsi="Times New Roman" w:cs="Times New Roman"/>
          <w:sz w:val="24"/>
          <w:szCs w:val="24"/>
        </w:rPr>
        <w:t xml:space="preserve"> would have</w:t>
      </w:r>
      <w:r w:rsidR="008E4042" w:rsidRPr="00D77E43">
        <w:rPr>
          <w:rFonts w:ascii="Times New Roman" w:hAnsi="Times New Roman" w:cs="Times New Roman"/>
          <w:sz w:val="24"/>
          <w:szCs w:val="24"/>
        </w:rPr>
        <w:t xml:space="preserve"> otherwise </w:t>
      </w:r>
      <w:r w:rsidR="008E4042">
        <w:rPr>
          <w:rFonts w:ascii="Times New Roman" w:hAnsi="Times New Roman" w:cs="Times New Roman"/>
          <w:sz w:val="24"/>
          <w:szCs w:val="24"/>
        </w:rPr>
        <w:t xml:space="preserve">been undetected due </w:t>
      </w:r>
      <w:r w:rsidR="004B234A">
        <w:rPr>
          <w:rFonts w:ascii="Times New Roman" w:hAnsi="Times New Roman" w:cs="Times New Roman"/>
          <w:sz w:val="24"/>
          <w:szCs w:val="24"/>
        </w:rPr>
        <w:t xml:space="preserve">to </w:t>
      </w:r>
      <w:r w:rsidR="008E4042">
        <w:rPr>
          <w:rFonts w:ascii="Times New Roman" w:hAnsi="Times New Roman" w:cs="Times New Roman"/>
          <w:sz w:val="24"/>
          <w:szCs w:val="24"/>
        </w:rPr>
        <w:t xml:space="preserve">X missing data. </w:t>
      </w:r>
      <w:commentRangeEnd w:id="26"/>
      <w:r w:rsidR="00727F0D">
        <w:rPr>
          <w:rStyle w:val="CommentReference"/>
          <w:rFonts w:ascii="Calibri" w:eastAsia="Calibri" w:hAnsi="Calibri" w:cs="Calibri"/>
          <w:lang w:eastAsia="en-GB"/>
        </w:rPr>
        <w:commentReference w:id="26"/>
      </w:r>
      <w:r w:rsidR="008E4042" w:rsidRPr="00D77E43">
        <w:rPr>
          <w:rFonts w:ascii="Times New Roman" w:hAnsi="Times New Roman" w:cs="Times New Roman"/>
          <w:sz w:val="24"/>
          <w:szCs w:val="24"/>
        </w:rPr>
        <w:t>Component reliability and implementation of LED drivers and inverters were the major issues encountered at both installation</w:t>
      </w:r>
      <w:ins w:id="27" w:author="Elena Gaura" w:date="2020-06-01T17:54:00Z">
        <w:r w:rsidR="00727F0D">
          <w:rPr>
            <w:rFonts w:ascii="Times New Roman" w:hAnsi="Times New Roman" w:cs="Times New Roman"/>
            <w:sz w:val="24"/>
            <w:szCs w:val="24"/>
          </w:rPr>
          <w:t xml:space="preserve"> sites</w:t>
        </w:r>
      </w:ins>
      <w:ins w:id="28" w:author="Elena Gaura" w:date="2020-06-01T17:55:00Z">
        <w:r w:rsidR="00727F0D">
          <w:rPr>
            <w:rFonts w:ascii="Times New Roman" w:hAnsi="Times New Roman" w:cs="Times New Roman"/>
            <w:sz w:val="24"/>
            <w:szCs w:val="24"/>
          </w:rPr>
          <w:t xml:space="preserve"> (across the 11 streetlights installed)</w:t>
        </w:r>
      </w:ins>
      <w:del w:id="29" w:author="Elena Gaura" w:date="2020-06-01T17:54:00Z">
        <w:r w:rsidR="008E4042" w:rsidRPr="00D77E43" w:rsidDel="00727F0D">
          <w:rPr>
            <w:rFonts w:ascii="Times New Roman" w:hAnsi="Times New Roman" w:cs="Times New Roman"/>
            <w:sz w:val="24"/>
            <w:szCs w:val="24"/>
          </w:rPr>
          <w:delText>s</w:delText>
        </w:r>
      </w:del>
      <w:r w:rsidR="008E4042" w:rsidRPr="00D77E43">
        <w:rPr>
          <w:rFonts w:ascii="Times New Roman" w:hAnsi="Times New Roman" w:cs="Times New Roman"/>
          <w:sz w:val="24"/>
          <w:szCs w:val="24"/>
        </w:rPr>
        <w:t>, reducing anticipated</w:t>
      </w:r>
      <w:ins w:id="30" w:author="Elena Gaura" w:date="2020-06-01T17:55:00Z">
        <w:r w:rsidR="00727F0D">
          <w:rPr>
            <w:rFonts w:ascii="Times New Roman" w:hAnsi="Times New Roman" w:cs="Times New Roman"/>
            <w:sz w:val="24"/>
            <w:szCs w:val="24"/>
          </w:rPr>
          <w:t xml:space="preserve"> (at design stage)</w:t>
        </w:r>
      </w:ins>
      <w:r w:rsidR="008E4042" w:rsidRPr="00D77E43">
        <w:rPr>
          <w:rFonts w:ascii="Times New Roman" w:hAnsi="Times New Roman" w:cs="Times New Roman"/>
          <w:sz w:val="24"/>
          <w:szCs w:val="24"/>
        </w:rPr>
        <w:t xml:space="preserve"> performance ratios from X-X% to X-X%, respectively in Rwanda and Nepal. Socket usage was X low, for X </w:t>
      </w:r>
      <w:r w:rsidR="004B234A">
        <w:rPr>
          <w:rFonts w:ascii="Times New Roman" w:hAnsi="Times New Roman" w:cs="Times New Roman"/>
          <w:sz w:val="24"/>
          <w:szCs w:val="24"/>
        </w:rPr>
        <w:t>reasons…</w:t>
      </w:r>
      <w:r w:rsidR="008E4042">
        <w:rPr>
          <w:rFonts w:ascii="Times New Roman" w:hAnsi="Times New Roman" w:cs="Times New Roman"/>
          <w:sz w:val="24"/>
          <w:szCs w:val="24"/>
        </w:rPr>
        <w:t xml:space="preserve"> </w:t>
      </w:r>
      <w:r w:rsidR="00E14686">
        <w:rPr>
          <w:rFonts w:ascii="Times New Roman" w:hAnsi="Times New Roman" w:cs="Times New Roman"/>
          <w:sz w:val="24"/>
          <w:szCs w:val="24"/>
        </w:rPr>
        <w:t>To guide future solar streetlight intervention</w:t>
      </w:r>
      <w:r w:rsidR="00A06818">
        <w:rPr>
          <w:rFonts w:ascii="Times New Roman" w:hAnsi="Times New Roman" w:cs="Times New Roman"/>
          <w:sz w:val="24"/>
          <w:szCs w:val="24"/>
        </w:rPr>
        <w:t>s</w:t>
      </w:r>
      <w:r w:rsidR="00E14686">
        <w:rPr>
          <w:rFonts w:ascii="Times New Roman" w:hAnsi="Times New Roman" w:cs="Times New Roman"/>
          <w:sz w:val="24"/>
          <w:szCs w:val="24"/>
        </w:rPr>
        <w:t>, t</w:t>
      </w:r>
      <w:r w:rsidR="00AE0C04" w:rsidRPr="00D77E43">
        <w:rPr>
          <w:rFonts w:ascii="Times New Roman" w:hAnsi="Times New Roman" w:cs="Times New Roman"/>
          <w:sz w:val="24"/>
          <w:szCs w:val="24"/>
        </w:rPr>
        <w:t>he challenges of deploying th</w:t>
      </w:r>
      <w:ins w:id="31" w:author="Elena Gaura" w:date="2020-06-01T17:56:00Z">
        <w:r w:rsidR="00727F0D">
          <w:rPr>
            <w:rFonts w:ascii="Times New Roman" w:hAnsi="Times New Roman" w:cs="Times New Roman"/>
            <w:sz w:val="24"/>
            <w:szCs w:val="24"/>
          </w:rPr>
          <w:t>is</w:t>
        </w:r>
      </w:ins>
      <w:del w:id="32" w:author="Elena Gaura" w:date="2020-06-01T17:56:00Z">
        <w:r w:rsidR="00AE0C04" w:rsidRPr="00D77E43" w:rsidDel="00727F0D">
          <w:rPr>
            <w:rFonts w:ascii="Times New Roman" w:hAnsi="Times New Roman" w:cs="Times New Roman"/>
            <w:sz w:val="24"/>
            <w:szCs w:val="24"/>
          </w:rPr>
          <w:delText>ese</w:delText>
        </w:r>
      </w:del>
      <w:r w:rsidR="00AE0C04" w:rsidRPr="00D77E43">
        <w:rPr>
          <w:rFonts w:ascii="Times New Roman" w:hAnsi="Times New Roman" w:cs="Times New Roman"/>
          <w:sz w:val="24"/>
          <w:szCs w:val="24"/>
        </w:rPr>
        <w:t xml:space="preserve"> type</w:t>
      </w:r>
      <w:del w:id="33" w:author="Elena Gaura" w:date="2020-06-01T17:56:00Z">
        <w:r w:rsidR="00AE0C04" w:rsidRPr="00D77E43" w:rsidDel="00727F0D">
          <w:rPr>
            <w:rFonts w:ascii="Times New Roman" w:hAnsi="Times New Roman" w:cs="Times New Roman"/>
            <w:sz w:val="24"/>
            <w:szCs w:val="24"/>
          </w:rPr>
          <w:delText>s</w:delText>
        </w:r>
      </w:del>
      <w:r w:rsidR="00AE0C04" w:rsidRPr="00D77E43">
        <w:rPr>
          <w:rFonts w:ascii="Times New Roman" w:hAnsi="Times New Roman" w:cs="Times New Roman"/>
          <w:sz w:val="24"/>
          <w:szCs w:val="24"/>
        </w:rPr>
        <w:t xml:space="preserve"> of system in </w:t>
      </w:r>
      <w:del w:id="34" w:author="Elena Gaura" w:date="2020-06-01T17:56:00Z">
        <w:r w:rsidR="00AE0C04" w:rsidRPr="00D77E43" w:rsidDel="00727F0D">
          <w:rPr>
            <w:rFonts w:ascii="Times New Roman" w:hAnsi="Times New Roman" w:cs="Times New Roman"/>
            <w:sz w:val="24"/>
            <w:szCs w:val="24"/>
          </w:rPr>
          <w:delText xml:space="preserve">these </w:delText>
        </w:r>
      </w:del>
      <w:ins w:id="35" w:author="Elena Gaura" w:date="2020-06-01T17:56:00Z">
        <w:r w:rsidR="00727F0D">
          <w:rPr>
            <w:rFonts w:ascii="Times New Roman" w:hAnsi="Times New Roman" w:cs="Times New Roman"/>
            <w:sz w:val="24"/>
            <w:szCs w:val="24"/>
          </w:rPr>
          <w:t>protracted camp</w:t>
        </w:r>
        <w:r w:rsidR="00727F0D" w:rsidRPr="00D77E43">
          <w:rPr>
            <w:rFonts w:ascii="Times New Roman" w:hAnsi="Times New Roman" w:cs="Times New Roman"/>
            <w:sz w:val="24"/>
            <w:szCs w:val="24"/>
          </w:rPr>
          <w:t xml:space="preserve"> </w:t>
        </w:r>
      </w:ins>
      <w:r w:rsidR="00AE0C04" w:rsidRPr="00D77E43">
        <w:rPr>
          <w:rFonts w:ascii="Times New Roman" w:hAnsi="Times New Roman" w:cs="Times New Roman"/>
          <w:sz w:val="24"/>
          <w:szCs w:val="24"/>
        </w:rPr>
        <w:t>setting</w:t>
      </w:r>
      <w:ins w:id="36" w:author="Elena Gaura" w:date="2020-06-01T17:56:00Z">
        <w:r w:rsidR="00727F0D">
          <w:rPr>
            <w:rFonts w:ascii="Times New Roman" w:hAnsi="Times New Roman" w:cs="Times New Roman"/>
            <w:sz w:val="24"/>
            <w:szCs w:val="24"/>
          </w:rPr>
          <w:t>s</w:t>
        </w:r>
      </w:ins>
      <w:r w:rsidR="00AE0C04" w:rsidRPr="00D77E43">
        <w:rPr>
          <w:rFonts w:ascii="Times New Roman" w:hAnsi="Times New Roman" w:cs="Times New Roman"/>
          <w:sz w:val="24"/>
          <w:szCs w:val="24"/>
        </w:rPr>
        <w:t xml:space="preserve"> are outlined and </w:t>
      </w:r>
      <w:r>
        <w:rPr>
          <w:rFonts w:ascii="Times New Roman" w:hAnsi="Times New Roman" w:cs="Times New Roman"/>
          <w:sz w:val="24"/>
          <w:szCs w:val="24"/>
        </w:rPr>
        <w:t xml:space="preserve">the </w:t>
      </w:r>
      <w:r w:rsidR="00AE0C04" w:rsidRPr="00D77E43">
        <w:rPr>
          <w:rFonts w:ascii="Times New Roman" w:hAnsi="Times New Roman" w:cs="Times New Roman"/>
          <w:sz w:val="24"/>
          <w:szCs w:val="24"/>
        </w:rPr>
        <w:t>barriers to engaging communities in using the additional energy are identified</w:t>
      </w:r>
      <w:r w:rsidR="004B234A">
        <w:rPr>
          <w:rFonts w:ascii="Times New Roman" w:hAnsi="Times New Roman" w:cs="Times New Roman"/>
          <w:sz w:val="24"/>
          <w:szCs w:val="24"/>
        </w:rPr>
        <w:t xml:space="preserve"> to..</w:t>
      </w:r>
      <w:r w:rsidR="007D074E" w:rsidRPr="00D77E43">
        <w:rPr>
          <w:rFonts w:ascii="Times New Roman" w:hAnsi="Times New Roman" w:cs="Times New Roman"/>
          <w:sz w:val="24"/>
          <w:szCs w:val="24"/>
        </w:rPr>
        <w:t>.</w:t>
      </w:r>
      <w:r w:rsidR="008E4042">
        <w:rPr>
          <w:rFonts w:ascii="Times New Roman" w:hAnsi="Times New Roman" w:cs="Times New Roman"/>
          <w:sz w:val="24"/>
          <w:szCs w:val="24"/>
        </w:rPr>
        <w:t xml:space="preserve"> </w:t>
      </w:r>
      <w:r w:rsidR="00D95830" w:rsidRPr="00D77E43">
        <w:rPr>
          <w:rFonts w:ascii="Times New Roman" w:hAnsi="Times New Roman" w:cs="Times New Roman"/>
          <w:sz w:val="24"/>
          <w:szCs w:val="24"/>
        </w:rPr>
        <w:t>Remedial actions at both sites</w:t>
      </w:r>
      <w:r w:rsidR="008E4042">
        <w:rPr>
          <w:rFonts w:ascii="Times New Roman" w:hAnsi="Times New Roman" w:cs="Times New Roman"/>
          <w:sz w:val="24"/>
          <w:szCs w:val="24"/>
        </w:rPr>
        <w:t xml:space="preserve"> </w:t>
      </w:r>
      <w:r w:rsidR="004B234A">
        <w:rPr>
          <w:rFonts w:ascii="Times New Roman" w:hAnsi="Times New Roman" w:cs="Times New Roman"/>
          <w:sz w:val="24"/>
          <w:szCs w:val="24"/>
        </w:rPr>
        <w:t>included replacing lights and converts</w:t>
      </w:r>
      <w:r w:rsidR="00D95830" w:rsidRPr="00D77E43">
        <w:rPr>
          <w:rFonts w:ascii="Times New Roman" w:hAnsi="Times New Roman" w:cs="Times New Roman"/>
          <w:sz w:val="24"/>
          <w:szCs w:val="24"/>
        </w:rPr>
        <w:t>, and the potential additional energy that need</w:t>
      </w:r>
      <w:r w:rsidR="004B234A">
        <w:rPr>
          <w:rFonts w:ascii="Times New Roman" w:hAnsi="Times New Roman" w:cs="Times New Roman"/>
          <w:sz w:val="24"/>
          <w:szCs w:val="24"/>
        </w:rPr>
        <w:t>ed</w:t>
      </w:r>
      <w:r w:rsidR="00D95830" w:rsidRPr="00D77E43">
        <w:rPr>
          <w:rFonts w:ascii="Times New Roman" w:hAnsi="Times New Roman" w:cs="Times New Roman"/>
          <w:sz w:val="24"/>
          <w:szCs w:val="24"/>
        </w:rPr>
        <w:t xml:space="preserve"> to be used to minimise surplus energy</w:t>
      </w:r>
      <w:r w:rsidR="008E4042">
        <w:rPr>
          <w:rFonts w:ascii="Times New Roman" w:hAnsi="Times New Roman" w:cs="Times New Roman"/>
          <w:sz w:val="24"/>
          <w:szCs w:val="24"/>
        </w:rPr>
        <w:t xml:space="preserve"> was identified (to be…, meaning…)</w:t>
      </w:r>
      <w:r w:rsidR="004B234A">
        <w:rPr>
          <w:rFonts w:ascii="Times New Roman" w:hAnsi="Times New Roman" w:cs="Times New Roman"/>
          <w:sz w:val="24"/>
          <w:szCs w:val="24"/>
        </w:rPr>
        <w:t>.</w:t>
      </w:r>
    </w:p>
    <w:p w14:paraId="0477C204" w14:textId="063C37FB" w:rsidR="00BD6329" w:rsidRPr="00D77E43" w:rsidRDefault="00BD6329">
      <w:pPr>
        <w:rPr>
          <w:rFonts w:ascii="Times New Roman" w:hAnsi="Times New Roman" w:cs="Times New Roman"/>
          <w:b/>
          <w:sz w:val="24"/>
          <w:szCs w:val="24"/>
        </w:rPr>
      </w:pPr>
      <w:r w:rsidRPr="00D77E43">
        <w:rPr>
          <w:rFonts w:ascii="Times New Roman" w:hAnsi="Times New Roman" w:cs="Times New Roman"/>
          <w:b/>
          <w:sz w:val="24"/>
          <w:szCs w:val="24"/>
        </w:rPr>
        <w:t>Keywords:</w:t>
      </w:r>
      <w:r w:rsidR="00D01B39" w:rsidRPr="00D77E43">
        <w:rPr>
          <w:rFonts w:ascii="Times New Roman" w:hAnsi="Times New Roman" w:cs="Times New Roman"/>
          <w:b/>
          <w:sz w:val="24"/>
          <w:szCs w:val="24"/>
        </w:rPr>
        <w:t xml:space="preserve"> </w:t>
      </w:r>
      <w:r w:rsidR="00D01B39" w:rsidRPr="00D77E43">
        <w:rPr>
          <w:rFonts w:ascii="Times New Roman" w:hAnsi="Times New Roman" w:cs="Times New Roman"/>
          <w:sz w:val="24"/>
          <w:szCs w:val="24"/>
        </w:rPr>
        <w:t>Humanitarian aid; energy;</w:t>
      </w:r>
      <w:r w:rsidR="00AE0C04" w:rsidRPr="00D77E43">
        <w:rPr>
          <w:rFonts w:ascii="Times New Roman" w:hAnsi="Times New Roman" w:cs="Times New Roman"/>
          <w:sz w:val="24"/>
          <w:szCs w:val="24"/>
        </w:rPr>
        <w:t xml:space="preserve"> PV; off-grid; </w:t>
      </w:r>
      <w:r w:rsidR="004B234A">
        <w:rPr>
          <w:rFonts w:ascii="Times New Roman" w:hAnsi="Times New Roman" w:cs="Times New Roman"/>
          <w:sz w:val="24"/>
          <w:szCs w:val="24"/>
        </w:rPr>
        <w:t xml:space="preserve">missing data/data imputation; </w:t>
      </w:r>
      <w:r w:rsidR="00AE0C04" w:rsidRPr="00D77E43">
        <w:rPr>
          <w:rFonts w:ascii="Times New Roman" w:hAnsi="Times New Roman" w:cs="Times New Roman"/>
          <w:sz w:val="24"/>
          <w:szCs w:val="24"/>
        </w:rPr>
        <w:t>decentralised</w:t>
      </w:r>
      <w:r w:rsidR="004B234A">
        <w:rPr>
          <w:rFonts w:ascii="Times New Roman" w:hAnsi="Times New Roman" w:cs="Times New Roman"/>
          <w:sz w:val="24"/>
          <w:szCs w:val="24"/>
        </w:rPr>
        <w:t>…</w:t>
      </w:r>
    </w:p>
    <w:p w14:paraId="0477C207" w14:textId="77777777" w:rsidR="00831CDD" w:rsidRDefault="00831CDD">
      <w:pPr>
        <w:rPr>
          <w:b/>
        </w:rPr>
        <w:sectPr w:rsidR="00831CDD">
          <w:footerReference w:type="default" r:id="rId17"/>
          <w:pgSz w:w="11906" w:h="16838"/>
          <w:pgMar w:top="1440" w:right="1440" w:bottom="1440" w:left="1440" w:header="708" w:footer="708" w:gutter="0"/>
          <w:cols w:space="708"/>
          <w:docGrid w:linePitch="360"/>
        </w:sectPr>
      </w:pPr>
    </w:p>
    <w:p w14:paraId="5158AE1F" w14:textId="03418D10" w:rsidR="0087088D" w:rsidRPr="001014B7" w:rsidRDefault="000D22D8" w:rsidP="001014B7">
      <w:pPr>
        <w:pStyle w:val="ListParagraph"/>
        <w:numPr>
          <w:ilvl w:val="0"/>
          <w:numId w:val="31"/>
        </w:numPr>
        <w:rPr>
          <w:b/>
        </w:rPr>
      </w:pPr>
      <w:r w:rsidRPr="001014B7">
        <w:rPr>
          <w:b/>
        </w:rPr>
        <w:lastRenderedPageBreak/>
        <w:t>Introduction</w:t>
      </w:r>
    </w:p>
    <w:p w14:paraId="62DF83C1" w14:textId="77777777" w:rsidR="00860DF6" w:rsidRPr="00860DF6" w:rsidRDefault="00860DF6" w:rsidP="00860DF6">
      <w:pPr>
        <w:pStyle w:val="ListParagraph"/>
        <w:rPr>
          <w:b/>
        </w:rPr>
      </w:pPr>
    </w:p>
    <w:p w14:paraId="7275F948" w14:textId="1A034870" w:rsidR="0087088D" w:rsidRDefault="0087088D" w:rsidP="0087088D">
      <w:pPr>
        <w:pStyle w:val="ListParagraph"/>
        <w:numPr>
          <w:ilvl w:val="0"/>
          <w:numId w:val="27"/>
        </w:numPr>
      </w:pPr>
      <w:r>
        <w:t xml:space="preserve">Set the scene </w:t>
      </w:r>
      <w:ins w:id="37" w:author="Elena Gaura" w:date="2020-06-01T17:58:00Z">
        <w:r w:rsidR="009E784A">
          <w:t>for</w:t>
        </w:r>
      </w:ins>
      <w:del w:id="38" w:author="Elena Gaura" w:date="2020-06-01T17:58:00Z">
        <w:r w:rsidDel="009E784A">
          <w:delText>of</w:delText>
        </w:r>
      </w:del>
      <w:r>
        <w:t xml:space="preserve"> the need for street lighting in camps, the impact of a lack of lighting, current situation of on and off grid street lighting. Extend to the current use of energy systems used for lighting more widely in refugee camps.</w:t>
      </w:r>
      <w:r w:rsidR="00523C95">
        <w:t xml:space="preserve"> </w:t>
      </w:r>
    </w:p>
    <w:p w14:paraId="32E92B94" w14:textId="3E6B49AD" w:rsidR="0087088D" w:rsidRDefault="0087088D" w:rsidP="0087088D">
      <w:pPr>
        <w:pStyle w:val="ListParagraph"/>
        <w:numPr>
          <w:ilvl w:val="0"/>
          <w:numId w:val="27"/>
        </w:numPr>
      </w:pPr>
      <w:r>
        <w:t>Establish potential for doing more solar streetlights</w:t>
      </w:r>
      <w:r w:rsidR="00523C95">
        <w:t xml:space="preserve"> - Potential of surplus energy</w:t>
      </w:r>
    </w:p>
    <w:p w14:paraId="6A78C6FA" w14:textId="77777777" w:rsidR="00523C95" w:rsidRDefault="00523C95" w:rsidP="00523C95">
      <w:pPr>
        <w:pStyle w:val="ListParagraph"/>
        <w:numPr>
          <w:ilvl w:val="0"/>
          <w:numId w:val="27"/>
        </w:numPr>
      </w:pPr>
      <w:r>
        <w:t>Outline RQs</w:t>
      </w:r>
    </w:p>
    <w:p w14:paraId="367645A1" w14:textId="744998FA" w:rsidR="00523C95" w:rsidRDefault="0087088D" w:rsidP="00523C95">
      <w:pPr>
        <w:pStyle w:val="ListParagraph"/>
        <w:numPr>
          <w:ilvl w:val="0"/>
          <w:numId w:val="27"/>
        </w:numPr>
      </w:pPr>
      <w:r>
        <w:t>Highlight challenges/success of solar energy system and streetlight interventions in humanitarian context that have gone beyond regular solar streetlighting.</w:t>
      </w:r>
      <w:r w:rsidR="00523C95">
        <w:t xml:space="preserve"> Add paragraph relating to each RQ on technical performance, surplus energy and design/monitoring.</w:t>
      </w:r>
    </w:p>
    <w:p w14:paraId="5BC7E4D8" w14:textId="77777777" w:rsidR="0087088D" w:rsidRPr="000C3B97" w:rsidRDefault="0087088D" w:rsidP="0087088D">
      <w:pPr>
        <w:pStyle w:val="ListParagraph"/>
        <w:numPr>
          <w:ilvl w:val="0"/>
          <w:numId w:val="27"/>
        </w:numPr>
        <w:rPr>
          <w:b/>
        </w:rPr>
      </w:pPr>
      <w:r>
        <w:t>Define aim of paper, showing how our aim/research questions are original, important and address a gap in knowledge</w:t>
      </w:r>
    </w:p>
    <w:p w14:paraId="33925D22" w14:textId="77777777" w:rsidR="0087088D" w:rsidRPr="0034226F" w:rsidRDefault="0087088D" w:rsidP="0087088D">
      <w:pPr>
        <w:pStyle w:val="ListParagraph"/>
        <w:rPr>
          <w:b/>
        </w:rPr>
      </w:pPr>
    </w:p>
    <w:p w14:paraId="4CBC1FB2" w14:textId="3566BBD9" w:rsidR="00311C89" w:rsidRPr="006A6783" w:rsidRDefault="007D4D57">
      <w:pPr>
        <w:rPr>
          <w:rFonts w:ascii="Times New Roman" w:hAnsi="Times New Roman" w:cs="Times New Roman"/>
          <w:sz w:val="24"/>
          <w:szCs w:val="24"/>
        </w:rPr>
      </w:pPr>
      <w:r w:rsidRPr="006A6783">
        <w:rPr>
          <w:rFonts w:ascii="Times New Roman" w:hAnsi="Times New Roman" w:cs="Times New Roman"/>
          <w:sz w:val="24"/>
          <w:szCs w:val="24"/>
        </w:rPr>
        <w:t>Solar streetlight</w:t>
      </w:r>
      <w:r w:rsidR="00214A41" w:rsidRPr="006A6783">
        <w:rPr>
          <w:rFonts w:ascii="Times New Roman" w:hAnsi="Times New Roman" w:cs="Times New Roman"/>
          <w:sz w:val="24"/>
          <w:szCs w:val="24"/>
        </w:rPr>
        <w:t>s can provide affordable lighting in remote locations were a grid connection is not possible.</w:t>
      </w:r>
      <w:r w:rsidR="00311C89" w:rsidRPr="006A6783">
        <w:rPr>
          <w:rFonts w:ascii="Times New Roman" w:hAnsi="Times New Roman" w:cs="Times New Roman"/>
          <w:sz w:val="24"/>
          <w:szCs w:val="24"/>
        </w:rPr>
        <w:t xml:space="preserve"> Lighting is particularly important in rural villages and refugee camps to improve safety, security and mobility [refs]</w:t>
      </w:r>
      <w:r w:rsidR="00783917" w:rsidRPr="006A6783">
        <w:rPr>
          <w:rFonts w:ascii="Times New Roman" w:hAnsi="Times New Roman" w:cs="Times New Roman"/>
          <w:sz w:val="24"/>
          <w:szCs w:val="24"/>
        </w:rPr>
        <w:t xml:space="preserve"> and can offer environmental benefits in comparison to grid</w:t>
      </w:r>
      <w:r w:rsidR="00453B4C" w:rsidRPr="006A6783">
        <w:rPr>
          <w:rFonts w:ascii="Times New Roman" w:hAnsi="Times New Roman" w:cs="Times New Roman"/>
          <w:sz w:val="24"/>
          <w:szCs w:val="24"/>
        </w:rPr>
        <w:t>-</w:t>
      </w:r>
      <w:r w:rsidR="00783917" w:rsidRPr="006A6783">
        <w:rPr>
          <w:rFonts w:ascii="Times New Roman" w:hAnsi="Times New Roman" w:cs="Times New Roman"/>
          <w:sz w:val="24"/>
          <w:szCs w:val="24"/>
        </w:rPr>
        <w:t xml:space="preserve">connected lights </w:t>
      </w:r>
      <w:r w:rsidR="00783917" w:rsidRPr="006A6783">
        <w:rPr>
          <w:rFonts w:ascii="Times New Roman" w:hAnsi="Times New Roman" w:cs="Times New Roman"/>
          <w:sz w:val="24"/>
          <w:szCs w:val="24"/>
        </w:rPr>
        <w:fldChar w:fldCharType="begin"/>
      </w:r>
      <w:r w:rsidR="00783917" w:rsidRPr="006A6783">
        <w:rPr>
          <w:rFonts w:ascii="Times New Roman" w:hAnsi="Times New Roman" w:cs="Times New Roman"/>
          <w:sz w:val="24"/>
          <w:szCs w:val="24"/>
        </w:rPr>
        <w:instrText>ADDIN RW.CITE{{935 Tannous,Scarlett 2018}}</w:instrText>
      </w:r>
      <w:r w:rsidR="00783917" w:rsidRPr="006A6783">
        <w:rPr>
          <w:rFonts w:ascii="Times New Roman" w:hAnsi="Times New Roman" w:cs="Times New Roman"/>
          <w:sz w:val="24"/>
          <w:szCs w:val="24"/>
        </w:rPr>
        <w:fldChar w:fldCharType="separate"/>
      </w:r>
      <w:r w:rsidR="00783917" w:rsidRPr="006A6783">
        <w:rPr>
          <w:rFonts w:ascii="Times New Roman" w:hAnsi="Times New Roman" w:cs="Times New Roman"/>
          <w:sz w:val="24"/>
          <w:szCs w:val="24"/>
        </w:rPr>
        <w:t>(Tannous et al., 2018)</w:t>
      </w:r>
      <w:r w:rsidR="00783917" w:rsidRPr="006A6783">
        <w:rPr>
          <w:rFonts w:ascii="Times New Roman" w:hAnsi="Times New Roman" w:cs="Times New Roman"/>
          <w:sz w:val="24"/>
          <w:szCs w:val="24"/>
        </w:rPr>
        <w:fldChar w:fldCharType="end"/>
      </w:r>
      <w:r w:rsidR="00311C89" w:rsidRPr="006A6783">
        <w:rPr>
          <w:rFonts w:ascii="Times New Roman" w:hAnsi="Times New Roman" w:cs="Times New Roman"/>
          <w:sz w:val="24"/>
          <w:szCs w:val="24"/>
        </w:rPr>
        <w:t xml:space="preserve">. </w:t>
      </w:r>
      <w:r w:rsidR="00D02294" w:rsidRPr="006A6783">
        <w:rPr>
          <w:rFonts w:ascii="Times New Roman" w:hAnsi="Times New Roman" w:cs="Times New Roman"/>
          <w:sz w:val="24"/>
          <w:szCs w:val="24"/>
        </w:rPr>
        <w:t xml:space="preserve">However, the </w:t>
      </w:r>
      <w:commentRangeStart w:id="39"/>
      <w:r w:rsidR="00D02294" w:rsidRPr="006A6783">
        <w:rPr>
          <w:rFonts w:ascii="Times New Roman" w:hAnsi="Times New Roman" w:cs="Times New Roman"/>
          <w:sz w:val="24"/>
          <w:szCs w:val="24"/>
        </w:rPr>
        <w:t xml:space="preserve">reliability </w:t>
      </w:r>
      <w:commentRangeEnd w:id="39"/>
      <w:r w:rsidR="00083BD8">
        <w:rPr>
          <w:rStyle w:val="CommentReference"/>
          <w:rFonts w:ascii="Calibri" w:eastAsia="Calibri" w:hAnsi="Calibri" w:cs="Calibri"/>
          <w:lang w:eastAsia="en-GB"/>
        </w:rPr>
        <w:commentReference w:id="39"/>
      </w:r>
      <w:r w:rsidR="00D02294" w:rsidRPr="006A6783">
        <w:rPr>
          <w:rFonts w:ascii="Times New Roman" w:hAnsi="Times New Roman" w:cs="Times New Roman"/>
          <w:sz w:val="24"/>
          <w:szCs w:val="24"/>
        </w:rPr>
        <w:t>of photovoltaic (PV) battery systems in these types of location</w:t>
      </w:r>
      <w:r w:rsidR="00683181" w:rsidRPr="006A6783">
        <w:rPr>
          <w:rFonts w:ascii="Times New Roman" w:hAnsi="Times New Roman" w:cs="Times New Roman"/>
          <w:sz w:val="24"/>
          <w:szCs w:val="24"/>
        </w:rPr>
        <w:t>s</w:t>
      </w:r>
      <w:r w:rsidR="00D02294" w:rsidRPr="006A6783">
        <w:rPr>
          <w:rFonts w:ascii="Times New Roman" w:hAnsi="Times New Roman" w:cs="Times New Roman"/>
          <w:sz w:val="24"/>
          <w:szCs w:val="24"/>
        </w:rPr>
        <w:t xml:space="preserve"> </w:t>
      </w:r>
      <w:r w:rsidR="00635DD9" w:rsidRPr="006A6783">
        <w:rPr>
          <w:rFonts w:ascii="Times New Roman" w:hAnsi="Times New Roman" w:cs="Times New Roman"/>
          <w:sz w:val="24"/>
          <w:szCs w:val="24"/>
        </w:rPr>
        <w:t>has</w:t>
      </w:r>
      <w:r w:rsidR="00D02294" w:rsidRPr="006A6783">
        <w:rPr>
          <w:rFonts w:ascii="Times New Roman" w:hAnsi="Times New Roman" w:cs="Times New Roman"/>
          <w:sz w:val="24"/>
          <w:szCs w:val="24"/>
        </w:rPr>
        <w:t xml:space="preserve"> often been poor</w:t>
      </w:r>
      <w:r w:rsidR="00783917" w:rsidRPr="006A6783">
        <w:rPr>
          <w:rFonts w:ascii="Times New Roman" w:hAnsi="Times New Roman" w:cs="Times New Roman"/>
          <w:sz w:val="24"/>
          <w:szCs w:val="24"/>
        </w:rPr>
        <w:t xml:space="preserve"> [ref], meaning these benefits are not actually being realised in practice</w:t>
      </w:r>
      <w:r w:rsidR="00D02294" w:rsidRPr="006A6783">
        <w:rPr>
          <w:rFonts w:ascii="Times New Roman" w:hAnsi="Times New Roman" w:cs="Times New Roman"/>
          <w:sz w:val="24"/>
          <w:szCs w:val="24"/>
        </w:rPr>
        <w:t xml:space="preserve"> [ref]. Moreover, </w:t>
      </w:r>
      <w:r w:rsidR="00311C89" w:rsidRPr="006A6783">
        <w:rPr>
          <w:rFonts w:ascii="Times New Roman" w:hAnsi="Times New Roman" w:cs="Times New Roman"/>
          <w:sz w:val="24"/>
          <w:szCs w:val="24"/>
        </w:rPr>
        <w:t xml:space="preserve">in </w:t>
      </w:r>
      <w:r w:rsidR="00E80EAD" w:rsidRPr="006A6783">
        <w:rPr>
          <w:rFonts w:ascii="Times New Roman" w:hAnsi="Times New Roman" w:cs="Times New Roman"/>
          <w:sz w:val="24"/>
          <w:szCs w:val="24"/>
        </w:rPr>
        <w:t xml:space="preserve">off-grid solar systems, surplus </w:t>
      </w:r>
      <w:r w:rsidRPr="006A6783">
        <w:rPr>
          <w:rFonts w:ascii="Times New Roman" w:hAnsi="Times New Roman" w:cs="Times New Roman"/>
          <w:sz w:val="24"/>
          <w:szCs w:val="24"/>
        </w:rPr>
        <w:t xml:space="preserve">solar </w:t>
      </w:r>
      <w:r w:rsidR="00E80EAD" w:rsidRPr="006A6783">
        <w:rPr>
          <w:rFonts w:ascii="Times New Roman" w:hAnsi="Times New Roman" w:cs="Times New Roman"/>
          <w:sz w:val="24"/>
          <w:szCs w:val="24"/>
        </w:rPr>
        <w:t xml:space="preserve">energy </w:t>
      </w:r>
      <w:r w:rsidRPr="006A6783">
        <w:rPr>
          <w:rFonts w:ascii="Times New Roman" w:hAnsi="Times New Roman" w:cs="Times New Roman"/>
          <w:sz w:val="24"/>
          <w:szCs w:val="24"/>
        </w:rPr>
        <w:t>is lost</w:t>
      </w:r>
      <w:r w:rsidR="00E80EAD" w:rsidRPr="006A6783">
        <w:rPr>
          <w:rFonts w:ascii="Times New Roman" w:hAnsi="Times New Roman" w:cs="Times New Roman"/>
          <w:sz w:val="24"/>
          <w:szCs w:val="24"/>
        </w:rPr>
        <w:t xml:space="preserve"> when there is no demand or it cannot be stored</w:t>
      </w:r>
      <w:r w:rsidR="00311C89" w:rsidRPr="006A6783">
        <w:rPr>
          <w:rFonts w:ascii="Times New Roman" w:hAnsi="Times New Roman" w:cs="Times New Roman"/>
          <w:sz w:val="24"/>
          <w:szCs w:val="24"/>
        </w:rPr>
        <w:t>; this</w:t>
      </w:r>
      <w:r w:rsidRPr="006A6783">
        <w:rPr>
          <w:rFonts w:ascii="Times New Roman" w:hAnsi="Times New Roman" w:cs="Times New Roman"/>
          <w:sz w:val="24"/>
          <w:szCs w:val="24"/>
        </w:rPr>
        <w:t xml:space="preserve"> </w:t>
      </w:r>
      <w:r w:rsidR="00311C89" w:rsidRPr="006A6783">
        <w:rPr>
          <w:rFonts w:ascii="Times New Roman" w:hAnsi="Times New Roman" w:cs="Times New Roman"/>
          <w:sz w:val="24"/>
          <w:szCs w:val="24"/>
        </w:rPr>
        <w:t xml:space="preserve">is </w:t>
      </w:r>
      <w:r w:rsidRPr="006A6783">
        <w:rPr>
          <w:rFonts w:ascii="Times New Roman" w:hAnsi="Times New Roman" w:cs="Times New Roman"/>
          <w:sz w:val="24"/>
          <w:szCs w:val="24"/>
        </w:rPr>
        <w:t>known as</w:t>
      </w:r>
      <w:r w:rsidR="00311C89" w:rsidRPr="006A6783">
        <w:rPr>
          <w:rFonts w:ascii="Times New Roman" w:hAnsi="Times New Roman" w:cs="Times New Roman"/>
          <w:sz w:val="24"/>
          <w:szCs w:val="24"/>
        </w:rPr>
        <w:t xml:space="preserve"> a</w:t>
      </w:r>
      <w:r w:rsidRPr="006A6783">
        <w:rPr>
          <w:rFonts w:ascii="Times New Roman" w:hAnsi="Times New Roman" w:cs="Times New Roman"/>
          <w:sz w:val="24"/>
          <w:szCs w:val="24"/>
        </w:rPr>
        <w:t xml:space="preserve"> </w:t>
      </w:r>
      <w:r w:rsidR="00311C89" w:rsidRPr="006A6783">
        <w:rPr>
          <w:rFonts w:ascii="Times New Roman" w:hAnsi="Times New Roman" w:cs="Times New Roman"/>
          <w:sz w:val="24"/>
          <w:szCs w:val="24"/>
        </w:rPr>
        <w:t>capture loss</w:t>
      </w:r>
      <w:r w:rsidR="00D02294" w:rsidRPr="006A6783">
        <w:rPr>
          <w:rFonts w:ascii="Times New Roman" w:hAnsi="Times New Roman" w:cs="Times New Roman"/>
          <w:sz w:val="24"/>
          <w:szCs w:val="24"/>
        </w:rPr>
        <w:t xml:space="preserve">, which reduces the system’s </w:t>
      </w:r>
      <w:commentRangeStart w:id="40"/>
      <w:r w:rsidR="00D02294" w:rsidRPr="006A6783">
        <w:rPr>
          <w:rFonts w:ascii="Times New Roman" w:hAnsi="Times New Roman" w:cs="Times New Roman"/>
          <w:sz w:val="24"/>
          <w:szCs w:val="24"/>
        </w:rPr>
        <w:t>overall efficiency [ref]</w:t>
      </w:r>
      <w:r w:rsidRPr="006A6783">
        <w:rPr>
          <w:rFonts w:ascii="Times New Roman" w:hAnsi="Times New Roman" w:cs="Times New Roman"/>
          <w:sz w:val="24"/>
          <w:szCs w:val="24"/>
        </w:rPr>
        <w:t xml:space="preserve">. </w:t>
      </w:r>
      <w:commentRangeEnd w:id="40"/>
      <w:r w:rsidR="003D02BA">
        <w:rPr>
          <w:rStyle w:val="CommentReference"/>
          <w:rFonts w:ascii="Calibri" w:eastAsia="Calibri" w:hAnsi="Calibri" w:cs="Calibri"/>
          <w:lang w:eastAsia="en-GB"/>
        </w:rPr>
        <w:commentReference w:id="40"/>
      </w:r>
    </w:p>
    <w:p w14:paraId="19AE7F87" w14:textId="0CEFBE01" w:rsidR="00960E2D" w:rsidRPr="006A6783" w:rsidRDefault="00960E2D" w:rsidP="00960E2D">
      <w:pPr>
        <w:rPr>
          <w:rFonts w:ascii="Times New Roman" w:hAnsi="Times New Roman" w:cs="Times New Roman"/>
          <w:sz w:val="24"/>
          <w:szCs w:val="24"/>
        </w:rPr>
      </w:pPr>
      <w:r w:rsidRPr="006A6783">
        <w:rPr>
          <w:rFonts w:ascii="Times New Roman" w:hAnsi="Times New Roman" w:cs="Times New Roman"/>
          <w:sz w:val="24"/>
          <w:szCs w:val="24"/>
        </w:rPr>
        <w:t>Numerous solar streetlight intervention</w:t>
      </w:r>
      <w:r w:rsidR="00783917" w:rsidRPr="006A6783">
        <w:rPr>
          <w:rFonts w:ascii="Times New Roman" w:hAnsi="Times New Roman" w:cs="Times New Roman"/>
          <w:sz w:val="24"/>
          <w:szCs w:val="24"/>
        </w:rPr>
        <w:t>s</w:t>
      </w:r>
      <w:r w:rsidRPr="006A6783">
        <w:rPr>
          <w:rFonts w:ascii="Times New Roman" w:hAnsi="Times New Roman" w:cs="Times New Roman"/>
          <w:sz w:val="24"/>
          <w:szCs w:val="24"/>
        </w:rPr>
        <w:t xml:space="preserve"> in refugee camps and displaced settlements have failed: vandalism and theft are often cited as</w:t>
      </w:r>
      <w:r w:rsidR="00783917" w:rsidRPr="006A6783">
        <w:rPr>
          <w:rFonts w:ascii="Times New Roman" w:hAnsi="Times New Roman" w:cs="Times New Roman"/>
          <w:sz w:val="24"/>
          <w:szCs w:val="24"/>
        </w:rPr>
        <w:t xml:space="preserve"> the main cause of the problems</w:t>
      </w:r>
      <w:r w:rsidR="00453B4C" w:rsidRPr="006A6783">
        <w:rPr>
          <w:rFonts w:ascii="Times New Roman" w:hAnsi="Times New Roman" w:cs="Times New Roman"/>
          <w:sz w:val="24"/>
          <w:szCs w:val="24"/>
        </w:rPr>
        <w:t xml:space="preserve"> [ref]</w:t>
      </w:r>
      <w:r w:rsidR="00783917" w:rsidRPr="006A6783">
        <w:rPr>
          <w:rFonts w:ascii="Times New Roman" w:hAnsi="Times New Roman" w:cs="Times New Roman"/>
          <w:sz w:val="24"/>
          <w:szCs w:val="24"/>
        </w:rPr>
        <w:t>.</w:t>
      </w:r>
      <w:r w:rsidRPr="006A6783">
        <w:rPr>
          <w:rFonts w:ascii="Times New Roman" w:hAnsi="Times New Roman" w:cs="Times New Roman"/>
          <w:sz w:val="24"/>
          <w:szCs w:val="24"/>
        </w:rPr>
        <w:t xml:space="preserve"> </w:t>
      </w:r>
      <w:r w:rsidR="00523C95" w:rsidRPr="006A6783">
        <w:rPr>
          <w:rFonts w:ascii="Times New Roman" w:hAnsi="Times New Roman" w:cs="Times New Roman"/>
          <w:sz w:val="24"/>
          <w:szCs w:val="24"/>
        </w:rPr>
        <w:t>E</w:t>
      </w:r>
      <w:r w:rsidRPr="006A6783">
        <w:rPr>
          <w:rFonts w:ascii="Times New Roman" w:hAnsi="Times New Roman" w:cs="Times New Roman"/>
          <w:sz w:val="24"/>
          <w:szCs w:val="24"/>
        </w:rPr>
        <w:t xml:space="preserve">vidence suggests this occurs as a result of poor performance from the onset of installation – due to a </w:t>
      </w:r>
      <w:commentRangeStart w:id="41"/>
      <w:r w:rsidRPr="006A6783">
        <w:rPr>
          <w:rFonts w:ascii="Times New Roman" w:hAnsi="Times New Roman" w:cs="Times New Roman"/>
          <w:sz w:val="24"/>
          <w:szCs w:val="24"/>
        </w:rPr>
        <w:t xml:space="preserve">lack of </w:t>
      </w:r>
      <w:ins w:id="42" w:author="Elena Gaura" w:date="2020-06-01T18:03:00Z">
        <w:r w:rsidR="0031005F">
          <w:rPr>
            <w:rFonts w:ascii="Times New Roman" w:hAnsi="Times New Roman" w:cs="Times New Roman"/>
            <w:sz w:val="24"/>
            <w:szCs w:val="24"/>
          </w:rPr>
          <w:t xml:space="preserve">technical </w:t>
        </w:r>
      </w:ins>
      <w:r w:rsidRPr="006A6783">
        <w:rPr>
          <w:rFonts w:ascii="Times New Roman" w:hAnsi="Times New Roman" w:cs="Times New Roman"/>
          <w:sz w:val="24"/>
          <w:szCs w:val="24"/>
        </w:rPr>
        <w:t>understanding o</w:t>
      </w:r>
      <w:ins w:id="43" w:author="Elena Gaura" w:date="2020-06-01T18:03:00Z">
        <w:r w:rsidR="0031005F">
          <w:rPr>
            <w:rFonts w:ascii="Times New Roman" w:hAnsi="Times New Roman" w:cs="Times New Roman"/>
            <w:sz w:val="24"/>
            <w:szCs w:val="24"/>
          </w:rPr>
          <w:t>f</w:t>
        </w:r>
      </w:ins>
      <w:del w:id="44" w:author="Elena Gaura" w:date="2020-06-01T18:03:00Z">
        <w:r w:rsidRPr="006A6783" w:rsidDel="0031005F">
          <w:rPr>
            <w:rFonts w:ascii="Times New Roman" w:hAnsi="Times New Roman" w:cs="Times New Roman"/>
            <w:sz w:val="24"/>
            <w:szCs w:val="24"/>
          </w:rPr>
          <w:delText>n</w:delText>
        </w:r>
      </w:del>
      <w:r w:rsidRPr="006A6783">
        <w:rPr>
          <w:rFonts w:ascii="Times New Roman" w:hAnsi="Times New Roman" w:cs="Times New Roman"/>
          <w:sz w:val="24"/>
          <w:szCs w:val="24"/>
        </w:rPr>
        <w:t xml:space="preserve"> solar streetlights </w:t>
      </w:r>
      <w:commentRangeEnd w:id="41"/>
      <w:r w:rsidR="0031005F">
        <w:rPr>
          <w:rStyle w:val="CommentReference"/>
          <w:rFonts w:ascii="Calibri" w:eastAsia="Calibri" w:hAnsi="Calibri" w:cs="Calibri"/>
          <w:lang w:eastAsia="en-GB"/>
        </w:rPr>
        <w:commentReference w:id="41"/>
      </w:r>
      <w:r w:rsidRPr="006A6783">
        <w:rPr>
          <w:rFonts w:ascii="Times New Roman" w:hAnsi="Times New Roman" w:cs="Times New Roman"/>
          <w:sz w:val="24"/>
          <w:szCs w:val="24"/>
        </w:rPr>
        <w:t>(e.g. on their reliability and maintenance needs), access to replacement parts, ownership, funds for basic maintenance and local skills for maintenance</w:t>
      </w:r>
      <w:r w:rsidR="00523C95" w:rsidRPr="006A6783">
        <w:rPr>
          <w:rFonts w:ascii="Times New Roman" w:hAnsi="Times New Roman" w:cs="Times New Roman"/>
          <w:sz w:val="24"/>
          <w:szCs w:val="24"/>
        </w:rPr>
        <w:t xml:space="preserve"> [ref]</w:t>
      </w:r>
      <w:r w:rsidRPr="006A6783">
        <w:rPr>
          <w:rFonts w:ascii="Times New Roman" w:hAnsi="Times New Roman" w:cs="Times New Roman"/>
          <w:sz w:val="24"/>
          <w:szCs w:val="24"/>
        </w:rPr>
        <w:t>. Reliability of decentralised solar streetlights is an even greater problem for locations with highly variable seasons (e.g. monsoon season) and that are further from the equator</w:t>
      </w:r>
      <w:r w:rsidR="00523C95" w:rsidRPr="006A6783">
        <w:rPr>
          <w:rFonts w:ascii="Times New Roman" w:hAnsi="Times New Roman" w:cs="Times New Roman"/>
          <w:sz w:val="24"/>
          <w:szCs w:val="24"/>
        </w:rPr>
        <w:t xml:space="preserve"> </w:t>
      </w:r>
      <w:r w:rsidR="00523C95" w:rsidRPr="006A6783">
        <w:rPr>
          <w:rFonts w:ascii="Times New Roman" w:hAnsi="Times New Roman" w:cs="Times New Roman"/>
          <w:sz w:val="24"/>
          <w:szCs w:val="24"/>
        </w:rPr>
        <w:fldChar w:fldCharType="begin"/>
      </w:r>
      <w:r w:rsidR="00523C95" w:rsidRPr="006A6783">
        <w:rPr>
          <w:rFonts w:ascii="Times New Roman" w:hAnsi="Times New Roman" w:cs="Times New Roman"/>
          <w:sz w:val="24"/>
          <w:szCs w:val="24"/>
        </w:rPr>
        <w:instrText>ADDIN RW.CITE{{927 Lagorse,Jeremy 2009}}</w:instrText>
      </w:r>
      <w:r w:rsidR="00523C95" w:rsidRPr="006A6783">
        <w:rPr>
          <w:rFonts w:ascii="Times New Roman" w:hAnsi="Times New Roman" w:cs="Times New Roman"/>
          <w:sz w:val="24"/>
          <w:szCs w:val="24"/>
        </w:rPr>
        <w:fldChar w:fldCharType="separate"/>
      </w:r>
      <w:r w:rsidR="00523C95" w:rsidRPr="006A6783">
        <w:rPr>
          <w:rFonts w:ascii="Times New Roman" w:hAnsi="Times New Roman" w:cs="Times New Roman"/>
          <w:bCs/>
          <w:sz w:val="24"/>
          <w:szCs w:val="24"/>
          <w:lang w:val="en-US"/>
        </w:rPr>
        <w:t>(Lagorse et al., 2009)</w:t>
      </w:r>
      <w:r w:rsidR="00523C95" w:rsidRPr="006A6783">
        <w:rPr>
          <w:rFonts w:ascii="Times New Roman" w:hAnsi="Times New Roman" w:cs="Times New Roman"/>
          <w:sz w:val="24"/>
          <w:szCs w:val="24"/>
        </w:rPr>
        <w:fldChar w:fldCharType="end"/>
      </w:r>
      <w:r w:rsidRPr="006A6783">
        <w:rPr>
          <w:rFonts w:ascii="Times New Roman" w:hAnsi="Times New Roman" w:cs="Times New Roman"/>
          <w:sz w:val="24"/>
          <w:szCs w:val="24"/>
        </w:rPr>
        <w:t xml:space="preserve">. Whilst the issue of </w:t>
      </w:r>
      <w:r w:rsidR="00523C95" w:rsidRPr="006A6783">
        <w:rPr>
          <w:rFonts w:ascii="Times New Roman" w:hAnsi="Times New Roman" w:cs="Times New Roman"/>
          <w:sz w:val="24"/>
          <w:szCs w:val="24"/>
        </w:rPr>
        <w:t>long-term</w:t>
      </w:r>
      <w:r w:rsidRPr="006A6783">
        <w:rPr>
          <w:rFonts w:ascii="Times New Roman" w:hAnsi="Times New Roman" w:cs="Times New Roman"/>
          <w:sz w:val="24"/>
          <w:szCs w:val="24"/>
        </w:rPr>
        <w:t xml:space="preserve"> reliability and performance is </w:t>
      </w:r>
      <w:r w:rsidR="00453B4C" w:rsidRPr="006A6783">
        <w:rPr>
          <w:rFonts w:ascii="Times New Roman" w:hAnsi="Times New Roman" w:cs="Times New Roman"/>
          <w:sz w:val="24"/>
          <w:szCs w:val="24"/>
        </w:rPr>
        <w:t xml:space="preserve">an </w:t>
      </w:r>
      <w:r w:rsidRPr="006A6783">
        <w:rPr>
          <w:rFonts w:ascii="Times New Roman" w:hAnsi="Times New Roman" w:cs="Times New Roman"/>
          <w:sz w:val="24"/>
          <w:szCs w:val="24"/>
        </w:rPr>
        <w:t xml:space="preserve">issue for all PV installations (e.g. premature battery failure and rapid PV degradation) [refs], the majority of studies </w:t>
      </w:r>
      <w:ins w:id="45" w:author="Elena Gaura" w:date="2020-06-01T18:04:00Z">
        <w:r w:rsidR="0031005F">
          <w:rPr>
            <w:rFonts w:ascii="Times New Roman" w:hAnsi="Times New Roman" w:cs="Times New Roman"/>
            <w:sz w:val="24"/>
            <w:szCs w:val="24"/>
          </w:rPr>
          <w:t xml:space="preserve">in the literature </w:t>
        </w:r>
      </w:ins>
      <w:r w:rsidRPr="006A6783">
        <w:rPr>
          <w:rFonts w:ascii="Times New Roman" w:hAnsi="Times New Roman" w:cs="Times New Roman"/>
          <w:sz w:val="24"/>
          <w:szCs w:val="24"/>
        </w:rPr>
        <w:t>have focused on decentralised micro-grids or solar home systems</w:t>
      </w:r>
      <w:r w:rsidR="00523C95" w:rsidRPr="006A6783">
        <w:rPr>
          <w:rFonts w:ascii="Times New Roman" w:hAnsi="Times New Roman" w:cs="Times New Roman"/>
          <w:sz w:val="24"/>
          <w:szCs w:val="24"/>
        </w:rPr>
        <w:t xml:space="preserve"> [refs]</w:t>
      </w:r>
      <w:r w:rsidRPr="006A6783">
        <w:rPr>
          <w:rFonts w:ascii="Times New Roman" w:hAnsi="Times New Roman" w:cs="Times New Roman"/>
          <w:sz w:val="24"/>
          <w:szCs w:val="24"/>
        </w:rPr>
        <w:t xml:space="preserve">, rather than solar streetlights. </w:t>
      </w:r>
      <w:commentRangeStart w:id="46"/>
      <w:r w:rsidRPr="006A6783">
        <w:rPr>
          <w:rFonts w:ascii="Times New Roman" w:hAnsi="Times New Roman" w:cs="Times New Roman"/>
          <w:sz w:val="24"/>
          <w:szCs w:val="24"/>
        </w:rPr>
        <w:t>Th</w:t>
      </w:r>
      <w:ins w:id="47" w:author="Elena Gaura" w:date="2020-06-01T18:05:00Z">
        <w:r w:rsidR="0031005F">
          <w:rPr>
            <w:rFonts w:ascii="Times New Roman" w:hAnsi="Times New Roman" w:cs="Times New Roman"/>
            <w:sz w:val="24"/>
            <w:szCs w:val="24"/>
          </w:rPr>
          <w:t>e</w:t>
        </w:r>
      </w:ins>
      <w:del w:id="48" w:author="Elena Gaura" w:date="2020-06-01T18:04:00Z">
        <w:r w:rsidRPr="006A6783" w:rsidDel="0031005F">
          <w:rPr>
            <w:rFonts w:ascii="Times New Roman" w:hAnsi="Times New Roman" w:cs="Times New Roman"/>
            <w:sz w:val="24"/>
            <w:szCs w:val="24"/>
          </w:rPr>
          <w:delText>is</w:delText>
        </w:r>
      </w:del>
      <w:r w:rsidRPr="006A6783">
        <w:rPr>
          <w:rFonts w:ascii="Times New Roman" w:hAnsi="Times New Roman" w:cs="Times New Roman"/>
          <w:sz w:val="24"/>
          <w:szCs w:val="24"/>
        </w:rPr>
        <w:t xml:space="preserve"> </w:t>
      </w:r>
      <w:del w:id="49" w:author="Elena Gaura" w:date="2020-06-01T18:05:00Z">
        <w:r w:rsidRPr="006A6783" w:rsidDel="0031005F">
          <w:rPr>
            <w:rFonts w:ascii="Times New Roman" w:hAnsi="Times New Roman" w:cs="Times New Roman"/>
            <w:sz w:val="24"/>
            <w:szCs w:val="24"/>
          </w:rPr>
          <w:delText>study</w:delText>
        </w:r>
      </w:del>
      <w:ins w:id="50" w:author="Elena Gaura" w:date="2020-06-01T18:05:00Z">
        <w:r w:rsidR="0031005F">
          <w:rPr>
            <w:rFonts w:ascii="Times New Roman" w:hAnsi="Times New Roman" w:cs="Times New Roman"/>
            <w:sz w:val="24"/>
            <w:szCs w:val="24"/>
          </w:rPr>
          <w:t>research here</w:t>
        </w:r>
        <w:commentRangeEnd w:id="46"/>
        <w:r w:rsidR="0031005F">
          <w:rPr>
            <w:rStyle w:val="CommentReference"/>
            <w:rFonts w:ascii="Calibri" w:eastAsia="Calibri" w:hAnsi="Calibri" w:cs="Calibri"/>
            <w:lang w:eastAsia="en-GB"/>
          </w:rPr>
          <w:commentReference w:id="46"/>
        </w:r>
      </w:ins>
      <w:r w:rsidRPr="006A6783">
        <w:rPr>
          <w:rFonts w:ascii="Times New Roman" w:hAnsi="Times New Roman" w:cs="Times New Roman"/>
          <w:sz w:val="24"/>
          <w:szCs w:val="24"/>
        </w:rPr>
        <w:t xml:space="preserve">, therefore, </w:t>
      </w:r>
      <w:r w:rsidR="00523C95" w:rsidRPr="006A6783">
        <w:rPr>
          <w:rFonts w:ascii="Times New Roman" w:hAnsi="Times New Roman" w:cs="Times New Roman"/>
          <w:sz w:val="24"/>
          <w:szCs w:val="24"/>
        </w:rPr>
        <w:t>set out</w:t>
      </w:r>
      <w:r w:rsidRPr="006A6783">
        <w:rPr>
          <w:rFonts w:ascii="Times New Roman" w:hAnsi="Times New Roman" w:cs="Times New Roman"/>
          <w:sz w:val="24"/>
          <w:szCs w:val="24"/>
        </w:rPr>
        <w:t xml:space="preserve"> to answer the following</w:t>
      </w:r>
      <w:r w:rsidR="00453B4C" w:rsidRPr="006A6783">
        <w:rPr>
          <w:rFonts w:ascii="Times New Roman" w:hAnsi="Times New Roman" w:cs="Times New Roman"/>
          <w:sz w:val="24"/>
          <w:szCs w:val="24"/>
        </w:rPr>
        <w:t xml:space="preserve"> research</w:t>
      </w:r>
      <w:r w:rsidRPr="006A6783">
        <w:rPr>
          <w:rFonts w:ascii="Times New Roman" w:hAnsi="Times New Roman" w:cs="Times New Roman"/>
          <w:sz w:val="24"/>
          <w:szCs w:val="24"/>
        </w:rPr>
        <w:t xml:space="preserve"> questions:</w:t>
      </w:r>
    </w:p>
    <w:p w14:paraId="6BBEC9BD" w14:textId="146F8C21" w:rsidR="00960E2D" w:rsidRPr="006A6783" w:rsidRDefault="00960E2D" w:rsidP="00960E2D">
      <w:pPr>
        <w:rPr>
          <w:rFonts w:ascii="Times New Roman" w:hAnsi="Times New Roman" w:cs="Times New Roman"/>
          <w:sz w:val="24"/>
          <w:szCs w:val="24"/>
        </w:rPr>
      </w:pPr>
      <w:r w:rsidRPr="006A6783">
        <w:rPr>
          <w:rFonts w:ascii="Times New Roman" w:hAnsi="Times New Roman" w:cs="Times New Roman"/>
          <w:color w:val="000000"/>
          <w:sz w:val="24"/>
          <w:szCs w:val="24"/>
        </w:rPr>
        <w:t xml:space="preserve">Q1: </w:t>
      </w:r>
      <w:r w:rsidRPr="006A6783">
        <w:rPr>
          <w:rFonts w:ascii="Times New Roman" w:hAnsi="Times New Roman" w:cs="Times New Roman"/>
          <w:sz w:val="24"/>
          <w:szCs w:val="24"/>
        </w:rPr>
        <w:t>What can be learnt from deploying solar streetlights in displaced settlement</w:t>
      </w:r>
      <w:r w:rsidR="00523C95" w:rsidRPr="006A6783">
        <w:rPr>
          <w:rFonts w:ascii="Times New Roman" w:hAnsi="Times New Roman" w:cs="Times New Roman"/>
          <w:sz w:val="24"/>
          <w:szCs w:val="24"/>
        </w:rPr>
        <w:t>s</w:t>
      </w:r>
      <w:r w:rsidRPr="006A6783">
        <w:rPr>
          <w:rFonts w:ascii="Times New Roman" w:hAnsi="Times New Roman" w:cs="Times New Roman"/>
          <w:sz w:val="24"/>
          <w:szCs w:val="24"/>
        </w:rPr>
        <w:t xml:space="preserve"> that will </w:t>
      </w:r>
      <w:del w:id="51" w:author="Elena Gaura" w:date="2020-06-01T18:06:00Z">
        <w:r w:rsidRPr="006A6783" w:rsidDel="0031005F">
          <w:rPr>
            <w:rFonts w:ascii="Times New Roman" w:hAnsi="Times New Roman" w:cs="Times New Roman"/>
            <w:sz w:val="24"/>
            <w:szCs w:val="24"/>
          </w:rPr>
          <w:delText xml:space="preserve">make </w:delText>
        </w:r>
      </w:del>
      <w:ins w:id="52" w:author="Elena Gaura" w:date="2020-06-01T18:06:00Z">
        <w:r w:rsidR="0031005F">
          <w:rPr>
            <w:rFonts w:ascii="Times New Roman" w:hAnsi="Times New Roman" w:cs="Times New Roman"/>
            <w:sz w:val="24"/>
            <w:szCs w:val="24"/>
          </w:rPr>
          <w:t xml:space="preserve">enhance the technical success of </w:t>
        </w:r>
      </w:ins>
      <w:r w:rsidRPr="006A6783">
        <w:rPr>
          <w:rFonts w:ascii="Times New Roman" w:hAnsi="Times New Roman" w:cs="Times New Roman"/>
          <w:sz w:val="24"/>
          <w:szCs w:val="24"/>
        </w:rPr>
        <w:t xml:space="preserve">future interventions </w:t>
      </w:r>
      <w:del w:id="53" w:author="Elena Gaura" w:date="2020-06-01T18:06:00Z">
        <w:r w:rsidRPr="006A6783" w:rsidDel="0031005F">
          <w:rPr>
            <w:rFonts w:ascii="Times New Roman" w:hAnsi="Times New Roman" w:cs="Times New Roman"/>
            <w:sz w:val="24"/>
            <w:szCs w:val="24"/>
          </w:rPr>
          <w:delText>more technically successful</w:delText>
        </w:r>
      </w:del>
      <w:ins w:id="54" w:author="Elena Gaura" w:date="2020-06-01T18:05:00Z">
        <w:r w:rsidR="0031005F">
          <w:rPr>
            <w:rFonts w:ascii="Times New Roman" w:hAnsi="Times New Roman" w:cs="Times New Roman"/>
            <w:sz w:val="24"/>
            <w:szCs w:val="24"/>
          </w:rPr>
          <w:t>in protracted settings</w:t>
        </w:r>
      </w:ins>
      <w:r w:rsidRPr="006A6783">
        <w:rPr>
          <w:rFonts w:ascii="Times New Roman" w:hAnsi="Times New Roman" w:cs="Times New Roman"/>
          <w:sz w:val="24"/>
          <w:szCs w:val="24"/>
        </w:rPr>
        <w:t>?</w:t>
      </w:r>
    </w:p>
    <w:p w14:paraId="114E5458" w14:textId="0D0D04B3" w:rsidR="00960E2D" w:rsidRPr="006A6783" w:rsidRDefault="00960E2D" w:rsidP="00960E2D">
      <w:pPr>
        <w:rPr>
          <w:rFonts w:ascii="Times New Roman" w:hAnsi="Times New Roman" w:cs="Times New Roman"/>
          <w:sz w:val="24"/>
          <w:szCs w:val="24"/>
        </w:rPr>
      </w:pPr>
      <w:r w:rsidRPr="006A6783">
        <w:rPr>
          <w:rFonts w:ascii="Times New Roman" w:hAnsi="Times New Roman" w:cs="Times New Roman"/>
          <w:color w:val="000000"/>
          <w:sz w:val="24"/>
          <w:szCs w:val="24"/>
        </w:rPr>
        <w:t xml:space="preserve">Q2: </w:t>
      </w:r>
      <w:r w:rsidRPr="006A6783">
        <w:rPr>
          <w:rFonts w:ascii="Times New Roman" w:hAnsi="Times New Roman" w:cs="Times New Roman"/>
          <w:sz w:val="24"/>
          <w:szCs w:val="24"/>
        </w:rPr>
        <w:t xml:space="preserve">Can solar streetlight performance be improved by providing communities with access to surplus energy at the lights and does demand </w:t>
      </w:r>
      <w:del w:id="55" w:author="Elena Gaura" w:date="2020-06-01T18:07:00Z">
        <w:r w:rsidRPr="006A6783" w:rsidDel="0031005F">
          <w:rPr>
            <w:rFonts w:ascii="Times New Roman" w:hAnsi="Times New Roman" w:cs="Times New Roman"/>
            <w:sz w:val="24"/>
            <w:szCs w:val="24"/>
          </w:rPr>
          <w:delText xml:space="preserve">exceed </w:delText>
        </w:r>
      </w:del>
      <w:ins w:id="56" w:author="Elena Gaura" w:date="2020-06-01T18:07:00Z">
        <w:r w:rsidR="0031005F">
          <w:rPr>
            <w:rFonts w:ascii="Times New Roman" w:hAnsi="Times New Roman" w:cs="Times New Roman"/>
            <w:sz w:val="24"/>
            <w:szCs w:val="24"/>
          </w:rPr>
          <w:t>balance</w:t>
        </w:r>
        <w:r w:rsidR="0031005F" w:rsidRPr="006A6783">
          <w:rPr>
            <w:rFonts w:ascii="Times New Roman" w:hAnsi="Times New Roman" w:cs="Times New Roman"/>
            <w:sz w:val="24"/>
            <w:szCs w:val="24"/>
          </w:rPr>
          <w:t xml:space="preserve"> </w:t>
        </w:r>
      </w:ins>
      <w:r w:rsidRPr="006A6783">
        <w:rPr>
          <w:rFonts w:ascii="Times New Roman" w:hAnsi="Times New Roman" w:cs="Times New Roman"/>
          <w:sz w:val="24"/>
          <w:szCs w:val="24"/>
        </w:rPr>
        <w:t>supply?</w:t>
      </w:r>
    </w:p>
    <w:p w14:paraId="5C7370DC" w14:textId="5728A9D7" w:rsidR="00960E2D" w:rsidRPr="006A6783" w:rsidRDefault="00960E2D" w:rsidP="00960E2D">
      <w:pPr>
        <w:spacing w:after="0"/>
        <w:textAlignment w:val="baseline"/>
        <w:rPr>
          <w:rFonts w:ascii="Times New Roman" w:hAnsi="Times New Roman" w:cs="Times New Roman"/>
          <w:color w:val="000000"/>
          <w:sz w:val="24"/>
          <w:szCs w:val="24"/>
        </w:rPr>
      </w:pPr>
      <w:r w:rsidRPr="006A6783">
        <w:rPr>
          <w:rFonts w:ascii="Times New Roman" w:hAnsi="Times New Roman" w:cs="Times New Roman"/>
          <w:color w:val="000000"/>
          <w:sz w:val="24"/>
          <w:szCs w:val="24"/>
        </w:rPr>
        <w:t xml:space="preserve">Q3: </w:t>
      </w:r>
      <w:commentRangeStart w:id="57"/>
      <w:r w:rsidRPr="006A6783">
        <w:rPr>
          <w:rFonts w:ascii="Times New Roman" w:hAnsi="Times New Roman" w:cs="Times New Roman"/>
          <w:color w:val="000000"/>
          <w:sz w:val="24"/>
          <w:szCs w:val="24"/>
        </w:rPr>
        <w:t xml:space="preserve">How accurate were the assumptions made to design and size the solar streetlight? </w:t>
      </w:r>
      <w:commentRangeEnd w:id="57"/>
      <w:r w:rsidR="0031005F">
        <w:rPr>
          <w:rStyle w:val="CommentReference"/>
          <w:rFonts w:ascii="Calibri" w:eastAsia="Calibri" w:hAnsi="Calibri" w:cs="Calibri"/>
          <w:lang w:eastAsia="en-GB"/>
        </w:rPr>
        <w:commentReference w:id="57"/>
      </w:r>
      <w:r w:rsidRPr="006A6783">
        <w:rPr>
          <w:rFonts w:ascii="Times New Roman" w:hAnsi="Times New Roman" w:cs="Times New Roman"/>
          <w:i/>
          <w:color w:val="000000"/>
          <w:sz w:val="24"/>
          <w:szCs w:val="24"/>
        </w:rPr>
        <w:t>(</w:t>
      </w:r>
      <w:r w:rsidRPr="006A6783">
        <w:rPr>
          <w:rFonts w:ascii="Times New Roman" w:hAnsi="Times New Roman" w:cs="Times New Roman"/>
          <w:i/>
          <w:sz w:val="24"/>
          <w:szCs w:val="24"/>
        </w:rPr>
        <w:t>Do we want a similar question to the other solar paper 5?)</w:t>
      </w:r>
    </w:p>
    <w:p w14:paraId="0E834179" w14:textId="77777777" w:rsidR="00960E2D" w:rsidRPr="006A6783" w:rsidRDefault="00960E2D" w:rsidP="00960E2D">
      <w:pPr>
        <w:rPr>
          <w:rFonts w:ascii="Times New Roman" w:hAnsi="Times New Roman" w:cs="Times New Roman"/>
          <w:i/>
          <w:sz w:val="24"/>
          <w:szCs w:val="24"/>
        </w:rPr>
      </w:pPr>
    </w:p>
    <w:p w14:paraId="235C5052" w14:textId="4309F11F" w:rsidR="00D02294" w:rsidRPr="006A6783" w:rsidRDefault="00683181" w:rsidP="00D02294">
      <w:pPr>
        <w:rPr>
          <w:rFonts w:ascii="Times New Roman" w:hAnsi="Times New Roman" w:cs="Times New Roman"/>
          <w:color w:val="000000" w:themeColor="text1"/>
          <w:sz w:val="24"/>
          <w:szCs w:val="24"/>
        </w:rPr>
      </w:pPr>
      <w:r w:rsidRPr="006A6783">
        <w:rPr>
          <w:rFonts w:ascii="Times New Roman" w:hAnsi="Times New Roman" w:cs="Times New Roman"/>
          <w:sz w:val="24"/>
          <w:szCs w:val="24"/>
        </w:rPr>
        <w:lastRenderedPageBreak/>
        <w:t xml:space="preserve">Research on the performance of solar streetlights in remote settings is limited, </w:t>
      </w:r>
      <w:del w:id="58" w:author="Elena Gaura" w:date="2020-06-01T18:09:00Z">
        <w:r w:rsidRPr="006A6783" w:rsidDel="006C1AC4">
          <w:rPr>
            <w:rFonts w:ascii="Times New Roman" w:hAnsi="Times New Roman" w:cs="Times New Roman"/>
            <w:sz w:val="24"/>
            <w:szCs w:val="24"/>
          </w:rPr>
          <w:delText xml:space="preserve">but </w:delText>
        </w:r>
      </w:del>
      <w:ins w:id="59" w:author="Elena Gaura" w:date="2020-06-01T18:09:00Z">
        <w:r w:rsidR="006C1AC4">
          <w:rPr>
            <w:rFonts w:ascii="Times New Roman" w:hAnsi="Times New Roman" w:cs="Times New Roman"/>
            <w:sz w:val="24"/>
            <w:szCs w:val="24"/>
          </w:rPr>
          <w:t>however</w:t>
        </w:r>
        <w:r w:rsidR="006C1AC4" w:rsidRPr="006A6783">
          <w:rPr>
            <w:rFonts w:ascii="Times New Roman" w:hAnsi="Times New Roman" w:cs="Times New Roman"/>
            <w:sz w:val="24"/>
            <w:szCs w:val="24"/>
          </w:rPr>
          <w:t xml:space="preserve"> </w:t>
        </w:r>
      </w:ins>
      <w:r w:rsidRPr="006A6783">
        <w:rPr>
          <w:rFonts w:ascii="Times New Roman" w:hAnsi="Times New Roman" w:cs="Times New Roman"/>
          <w:sz w:val="24"/>
          <w:szCs w:val="24"/>
        </w:rPr>
        <w:t xml:space="preserve">several authors </w:t>
      </w:r>
      <w:r w:rsidR="00422594" w:rsidRPr="006A6783">
        <w:rPr>
          <w:rFonts w:ascii="Times New Roman" w:hAnsi="Times New Roman" w:cs="Times New Roman"/>
          <w:sz w:val="24"/>
          <w:szCs w:val="24"/>
        </w:rPr>
        <w:t xml:space="preserve">have identified that there are </w:t>
      </w:r>
      <w:r w:rsidRPr="006A6783">
        <w:rPr>
          <w:rFonts w:ascii="Times New Roman" w:hAnsi="Times New Roman" w:cs="Times New Roman"/>
          <w:sz w:val="24"/>
          <w:szCs w:val="24"/>
        </w:rPr>
        <w:t>significant</w:t>
      </w:r>
      <w:r w:rsidR="00422594" w:rsidRPr="006A6783">
        <w:rPr>
          <w:rFonts w:ascii="Times New Roman" w:hAnsi="Times New Roman" w:cs="Times New Roman"/>
          <w:sz w:val="24"/>
          <w:szCs w:val="24"/>
        </w:rPr>
        <w:t xml:space="preserve"> challenges that require further investigation. </w:t>
      </w:r>
      <w:commentRangeStart w:id="60"/>
      <w:r w:rsidR="00D02294" w:rsidRPr="006A6783">
        <w:rPr>
          <w:rFonts w:ascii="Times New Roman" w:hAnsi="Times New Roman" w:cs="Times New Roman"/>
          <w:sz w:val="24"/>
          <w:szCs w:val="24"/>
        </w:rPr>
        <w:t>In Nigeria</w:t>
      </w:r>
      <w:commentRangeEnd w:id="60"/>
      <w:r w:rsidR="006C1AC4">
        <w:rPr>
          <w:rStyle w:val="CommentReference"/>
          <w:rFonts w:ascii="Calibri" w:eastAsia="Calibri" w:hAnsi="Calibri" w:cs="Calibri"/>
          <w:lang w:eastAsia="en-GB"/>
        </w:rPr>
        <w:commentReference w:id="60"/>
      </w:r>
      <w:r w:rsidR="00D02294" w:rsidRPr="006A6783">
        <w:rPr>
          <w:rFonts w:ascii="Times New Roman" w:hAnsi="Times New Roman" w:cs="Times New Roman"/>
          <w:sz w:val="24"/>
          <w:szCs w:val="24"/>
        </w:rPr>
        <w:t>, the performance ratio</w:t>
      </w:r>
      <w:r w:rsidR="00422594" w:rsidRPr="006A6783">
        <w:rPr>
          <w:rFonts w:ascii="Times New Roman" w:hAnsi="Times New Roman" w:cs="Times New Roman"/>
          <w:sz w:val="24"/>
          <w:szCs w:val="24"/>
        </w:rPr>
        <w:t xml:space="preserve"> (PR), which provides an indication of a solar system’s utilisation, </w:t>
      </w:r>
      <w:r w:rsidR="00D02294" w:rsidRPr="006A6783">
        <w:rPr>
          <w:rFonts w:ascii="Times New Roman" w:hAnsi="Times New Roman" w:cs="Times New Roman"/>
          <w:sz w:val="24"/>
          <w:szCs w:val="24"/>
        </w:rPr>
        <w:t>ranged from 70-89% over 3 years</w:t>
      </w:r>
      <w:r w:rsidR="00422594" w:rsidRPr="006A6783">
        <w:rPr>
          <w:rFonts w:ascii="Times New Roman" w:hAnsi="Times New Roman" w:cs="Times New Roman"/>
          <w:sz w:val="24"/>
          <w:szCs w:val="24"/>
        </w:rPr>
        <w:t xml:space="preserve"> when examining </w:t>
      </w:r>
      <w:commentRangeStart w:id="61"/>
      <w:r w:rsidR="00422594" w:rsidRPr="006A6783">
        <w:rPr>
          <w:rFonts w:ascii="Times New Roman" w:hAnsi="Times New Roman" w:cs="Times New Roman"/>
          <w:sz w:val="24"/>
          <w:szCs w:val="24"/>
        </w:rPr>
        <w:t>36 solar streetlights</w:t>
      </w:r>
      <w:commentRangeEnd w:id="61"/>
      <w:r w:rsidR="006C1AC4">
        <w:rPr>
          <w:rStyle w:val="CommentReference"/>
          <w:rFonts w:ascii="Calibri" w:eastAsia="Calibri" w:hAnsi="Calibri" w:cs="Calibri"/>
          <w:lang w:eastAsia="en-GB"/>
        </w:rPr>
        <w:commentReference w:id="61"/>
      </w:r>
      <w:r w:rsidR="00D02294" w:rsidRPr="006A6783">
        <w:rPr>
          <w:rFonts w:ascii="Times New Roman" w:hAnsi="Times New Roman" w:cs="Times New Roman"/>
          <w:sz w:val="24"/>
          <w:szCs w:val="24"/>
        </w:rPr>
        <w:t>. The same authors studied the reliability</w:t>
      </w:r>
      <w:r w:rsidR="00422594" w:rsidRPr="006A6783">
        <w:rPr>
          <w:rFonts w:ascii="Times New Roman" w:hAnsi="Times New Roman" w:cs="Times New Roman"/>
          <w:sz w:val="24"/>
          <w:szCs w:val="24"/>
        </w:rPr>
        <w:t xml:space="preserve"> of these lights, findings</w:t>
      </w:r>
      <w:r w:rsidR="00D02294" w:rsidRPr="006A6783">
        <w:rPr>
          <w:rFonts w:ascii="Times New Roman" w:hAnsi="Times New Roman" w:cs="Times New Roman"/>
          <w:sz w:val="24"/>
          <w:szCs w:val="24"/>
        </w:rPr>
        <w:t xml:space="preserve"> that only 68% worked at the outset of installation due to faulty batteries and charge controllers, poor cabling </w:t>
      </w:r>
      <w:r w:rsidR="00D02294" w:rsidRPr="006A6783">
        <w:rPr>
          <w:rFonts w:ascii="Times New Roman" w:hAnsi="Times New Roman" w:cs="Times New Roman"/>
          <w:color w:val="000000" w:themeColor="text1"/>
          <w:sz w:val="24"/>
          <w:szCs w:val="24"/>
        </w:rPr>
        <w:t xml:space="preserve">and LED </w:t>
      </w:r>
      <w:commentRangeStart w:id="62"/>
      <w:r w:rsidR="00D02294" w:rsidRPr="006A6783">
        <w:rPr>
          <w:rFonts w:ascii="Times New Roman" w:hAnsi="Times New Roman" w:cs="Times New Roman"/>
          <w:color w:val="000000" w:themeColor="text1"/>
          <w:sz w:val="24"/>
          <w:szCs w:val="24"/>
        </w:rPr>
        <w:t xml:space="preserve">light issues </w:t>
      </w:r>
      <w:r w:rsidR="00D02294" w:rsidRPr="006A6783">
        <w:rPr>
          <w:rFonts w:ascii="Times New Roman" w:hAnsi="Times New Roman" w:cs="Times New Roman"/>
          <w:color w:val="000000" w:themeColor="text1"/>
          <w:sz w:val="24"/>
          <w:szCs w:val="24"/>
        </w:rPr>
        <w:fldChar w:fldCharType="begin"/>
      </w:r>
      <w:r w:rsidR="00D02294" w:rsidRPr="006A6783">
        <w:rPr>
          <w:rFonts w:ascii="Times New Roman" w:hAnsi="Times New Roman" w:cs="Times New Roman"/>
          <w:color w:val="000000" w:themeColor="text1"/>
          <w:sz w:val="24"/>
          <w:szCs w:val="24"/>
        </w:rPr>
        <w:instrText>ADDIN RW.CITE{{912 Fashina,AdebayoA 2017}}</w:instrText>
      </w:r>
      <w:r w:rsidR="00D02294" w:rsidRPr="006A6783">
        <w:rPr>
          <w:rFonts w:ascii="Times New Roman" w:hAnsi="Times New Roman" w:cs="Times New Roman"/>
          <w:color w:val="000000" w:themeColor="text1"/>
          <w:sz w:val="24"/>
          <w:szCs w:val="24"/>
        </w:rPr>
        <w:fldChar w:fldCharType="separate"/>
      </w:r>
      <w:r w:rsidR="00D02294" w:rsidRPr="006A6783">
        <w:rPr>
          <w:rFonts w:ascii="Times New Roman" w:hAnsi="Times New Roman" w:cs="Times New Roman"/>
          <w:bCs/>
          <w:color w:val="000000" w:themeColor="text1"/>
          <w:sz w:val="24"/>
          <w:szCs w:val="24"/>
          <w:lang w:val="en-US"/>
        </w:rPr>
        <w:t>(Fashina et al., 2017)</w:t>
      </w:r>
      <w:r w:rsidR="00D02294" w:rsidRPr="006A6783">
        <w:rPr>
          <w:rFonts w:ascii="Times New Roman" w:hAnsi="Times New Roman" w:cs="Times New Roman"/>
          <w:color w:val="000000" w:themeColor="text1"/>
          <w:sz w:val="24"/>
          <w:szCs w:val="24"/>
        </w:rPr>
        <w:fldChar w:fldCharType="end"/>
      </w:r>
      <w:commentRangeEnd w:id="62"/>
      <w:r w:rsidR="00A16E31">
        <w:rPr>
          <w:rStyle w:val="CommentReference"/>
          <w:rFonts w:ascii="Calibri" w:eastAsia="Calibri" w:hAnsi="Calibri" w:cs="Calibri"/>
          <w:lang w:eastAsia="en-GB"/>
        </w:rPr>
        <w:commentReference w:id="62"/>
      </w:r>
      <w:r w:rsidR="00D02294" w:rsidRPr="006A6783">
        <w:rPr>
          <w:rFonts w:ascii="Times New Roman" w:hAnsi="Times New Roman" w:cs="Times New Roman"/>
          <w:color w:val="000000" w:themeColor="text1"/>
          <w:sz w:val="24"/>
          <w:szCs w:val="24"/>
        </w:rPr>
        <w:t xml:space="preserve">. </w:t>
      </w:r>
      <w:commentRangeStart w:id="63"/>
      <w:r w:rsidR="003E0D62" w:rsidRPr="006A6783">
        <w:rPr>
          <w:rFonts w:ascii="Times New Roman" w:hAnsi="Times New Roman" w:cs="Times New Roman"/>
          <w:color w:val="000000" w:themeColor="text1"/>
          <w:sz w:val="24"/>
          <w:szCs w:val="24"/>
        </w:rPr>
        <w:t>D</w:t>
      </w:r>
      <w:r w:rsidRPr="006A6783">
        <w:rPr>
          <w:rFonts w:ascii="Times New Roman" w:hAnsi="Times New Roman" w:cs="Times New Roman"/>
          <w:color w:val="000000" w:themeColor="text1"/>
          <w:sz w:val="24"/>
          <w:szCs w:val="24"/>
        </w:rPr>
        <w:t>ust</w:t>
      </w:r>
      <w:r w:rsidR="003E0D62" w:rsidRPr="006A6783">
        <w:rPr>
          <w:rFonts w:ascii="Times New Roman" w:hAnsi="Times New Roman" w:cs="Times New Roman"/>
          <w:color w:val="000000" w:themeColor="text1"/>
          <w:sz w:val="24"/>
          <w:szCs w:val="24"/>
        </w:rPr>
        <w:t xml:space="preserve"> </w:t>
      </w:r>
      <w:commentRangeEnd w:id="63"/>
      <w:r w:rsidR="00A16E31">
        <w:rPr>
          <w:rStyle w:val="CommentReference"/>
          <w:rFonts w:ascii="Calibri" w:eastAsia="Calibri" w:hAnsi="Calibri" w:cs="Calibri"/>
          <w:lang w:eastAsia="en-GB"/>
        </w:rPr>
        <w:commentReference w:id="63"/>
      </w:r>
      <w:r w:rsidR="003E0D62" w:rsidRPr="006A6783">
        <w:rPr>
          <w:rFonts w:ascii="Times New Roman" w:hAnsi="Times New Roman" w:cs="Times New Roman"/>
          <w:color w:val="000000" w:themeColor="text1"/>
          <w:sz w:val="24"/>
          <w:szCs w:val="24"/>
        </w:rPr>
        <w:t>has been a major issue for solar streetlights in the Sahel region</w:t>
      </w:r>
      <w:r w:rsidR="00635DD9" w:rsidRPr="006A6783">
        <w:rPr>
          <w:rFonts w:ascii="Times New Roman" w:hAnsi="Times New Roman" w:cs="Times New Roman"/>
          <w:color w:val="000000" w:themeColor="text1"/>
          <w:sz w:val="24"/>
          <w:szCs w:val="24"/>
        </w:rPr>
        <w:t xml:space="preserve"> </w:t>
      </w:r>
      <w:r w:rsidR="00635DD9" w:rsidRPr="006A6783">
        <w:rPr>
          <w:rFonts w:ascii="Times New Roman" w:hAnsi="Times New Roman" w:cs="Times New Roman"/>
          <w:color w:val="000000" w:themeColor="text1"/>
          <w:sz w:val="24"/>
          <w:szCs w:val="24"/>
        </w:rPr>
        <w:fldChar w:fldCharType="begin"/>
      </w:r>
      <w:r w:rsidR="00635DD9" w:rsidRPr="006A6783">
        <w:rPr>
          <w:rFonts w:ascii="Times New Roman" w:hAnsi="Times New Roman" w:cs="Times New Roman"/>
          <w:color w:val="000000" w:themeColor="text1"/>
          <w:sz w:val="24"/>
          <w:szCs w:val="24"/>
        </w:rPr>
        <w:instrText>ADDIN RW.CITE{{934 Kama,Abdoulaye 2017}}</w:instrText>
      </w:r>
      <w:r w:rsidR="00635DD9" w:rsidRPr="006A6783">
        <w:rPr>
          <w:rFonts w:ascii="Times New Roman" w:hAnsi="Times New Roman" w:cs="Times New Roman"/>
          <w:color w:val="000000" w:themeColor="text1"/>
          <w:sz w:val="24"/>
          <w:szCs w:val="24"/>
        </w:rPr>
        <w:fldChar w:fldCharType="separate"/>
      </w:r>
      <w:r w:rsidR="00635DD9" w:rsidRPr="006A6783">
        <w:rPr>
          <w:rFonts w:ascii="Times New Roman" w:hAnsi="Times New Roman" w:cs="Times New Roman"/>
          <w:color w:val="000000" w:themeColor="text1"/>
          <w:sz w:val="24"/>
          <w:szCs w:val="24"/>
        </w:rPr>
        <w:t>(Kama et al., 2017)</w:t>
      </w:r>
      <w:r w:rsidR="00635DD9" w:rsidRPr="006A6783">
        <w:rPr>
          <w:rFonts w:ascii="Times New Roman" w:hAnsi="Times New Roman" w:cs="Times New Roman"/>
          <w:color w:val="000000" w:themeColor="text1"/>
          <w:sz w:val="24"/>
          <w:szCs w:val="24"/>
        </w:rPr>
        <w:fldChar w:fldCharType="end"/>
      </w:r>
      <w:r w:rsidR="00453B4C" w:rsidRPr="006A6783">
        <w:rPr>
          <w:rFonts w:ascii="Times New Roman" w:hAnsi="Times New Roman" w:cs="Times New Roman"/>
          <w:color w:val="000000" w:themeColor="text1"/>
          <w:sz w:val="24"/>
          <w:szCs w:val="24"/>
        </w:rPr>
        <w:t xml:space="preserve">, </w:t>
      </w:r>
      <w:r w:rsidR="00523C95" w:rsidRPr="006A6783">
        <w:rPr>
          <w:rFonts w:ascii="Times New Roman" w:hAnsi="Times New Roman" w:cs="Times New Roman"/>
          <w:color w:val="000000" w:themeColor="text1"/>
          <w:sz w:val="24"/>
          <w:szCs w:val="24"/>
        </w:rPr>
        <w:t>highlighting</w:t>
      </w:r>
      <w:r w:rsidR="00453B4C" w:rsidRPr="006A6783">
        <w:rPr>
          <w:rFonts w:ascii="Times New Roman" w:hAnsi="Times New Roman" w:cs="Times New Roman"/>
          <w:color w:val="000000" w:themeColor="text1"/>
          <w:sz w:val="24"/>
          <w:szCs w:val="24"/>
        </w:rPr>
        <w:t xml:space="preserve"> a lack of basic maintenance</w:t>
      </w:r>
      <w:r w:rsidR="003E0D62" w:rsidRPr="006A6783">
        <w:rPr>
          <w:rFonts w:ascii="Times New Roman" w:hAnsi="Times New Roman" w:cs="Times New Roman"/>
          <w:color w:val="000000" w:themeColor="text1"/>
          <w:sz w:val="24"/>
          <w:szCs w:val="24"/>
        </w:rPr>
        <w:t>.</w:t>
      </w:r>
      <w:r w:rsidR="00215A34" w:rsidRPr="006A6783">
        <w:rPr>
          <w:rFonts w:ascii="Times New Roman" w:hAnsi="Times New Roman" w:cs="Times New Roman"/>
          <w:color w:val="000000" w:themeColor="text1"/>
          <w:sz w:val="24"/>
          <w:szCs w:val="24"/>
        </w:rPr>
        <w:t xml:space="preserve"> In</w:t>
      </w:r>
      <w:r w:rsidR="00CB7ADC" w:rsidRPr="006A6783">
        <w:rPr>
          <w:rFonts w:ascii="Times New Roman" w:hAnsi="Times New Roman" w:cs="Times New Roman"/>
          <w:color w:val="000000" w:themeColor="text1"/>
          <w:sz w:val="24"/>
          <w:szCs w:val="24"/>
        </w:rPr>
        <w:t xml:space="preserve"> Mandi and </w:t>
      </w:r>
      <w:proofErr w:type="spellStart"/>
      <w:r w:rsidR="00CB7ADC" w:rsidRPr="006A6783">
        <w:rPr>
          <w:rFonts w:ascii="Times New Roman" w:hAnsi="Times New Roman" w:cs="Times New Roman"/>
          <w:color w:val="000000" w:themeColor="text1"/>
          <w:sz w:val="24"/>
          <w:szCs w:val="24"/>
        </w:rPr>
        <w:t>Kamand</w:t>
      </w:r>
      <w:proofErr w:type="spellEnd"/>
      <w:r w:rsidR="00CB7ADC" w:rsidRPr="006A6783">
        <w:rPr>
          <w:rFonts w:ascii="Times New Roman" w:hAnsi="Times New Roman" w:cs="Times New Roman"/>
          <w:color w:val="000000" w:themeColor="text1"/>
          <w:sz w:val="24"/>
          <w:szCs w:val="24"/>
        </w:rPr>
        <w:t>, India</w:t>
      </w:r>
      <w:r w:rsidR="00215A34" w:rsidRPr="006A6783">
        <w:rPr>
          <w:rFonts w:ascii="Times New Roman" w:hAnsi="Times New Roman" w:cs="Times New Roman"/>
          <w:color w:val="000000" w:themeColor="text1"/>
          <w:sz w:val="24"/>
          <w:szCs w:val="24"/>
        </w:rPr>
        <w:t>,</w:t>
      </w:r>
      <w:r w:rsidR="00D65136" w:rsidRPr="006A6783">
        <w:rPr>
          <w:rFonts w:ascii="Times New Roman" w:hAnsi="Times New Roman" w:cs="Times New Roman"/>
          <w:color w:val="000000" w:themeColor="text1"/>
          <w:sz w:val="24"/>
          <w:szCs w:val="24"/>
        </w:rPr>
        <w:t xml:space="preserve"> </w:t>
      </w:r>
      <w:r w:rsidR="00215A34" w:rsidRPr="006A6783">
        <w:rPr>
          <w:rFonts w:ascii="Times New Roman" w:hAnsi="Times New Roman" w:cs="Times New Roman"/>
          <w:color w:val="000000" w:themeColor="text1"/>
          <w:sz w:val="24"/>
          <w:szCs w:val="24"/>
        </w:rPr>
        <w:t>solar streetlights were reported to suffer from frequent power cuts</w:t>
      </w:r>
      <w:r w:rsidR="00D65136" w:rsidRPr="006A6783">
        <w:rPr>
          <w:rFonts w:ascii="Times New Roman" w:hAnsi="Times New Roman" w:cs="Times New Roman"/>
          <w:color w:val="000000" w:themeColor="text1"/>
          <w:sz w:val="24"/>
          <w:szCs w:val="24"/>
        </w:rPr>
        <w:t xml:space="preserve"> with the majority failing within 1-2 years. </w:t>
      </w:r>
      <w:commentRangeStart w:id="64"/>
      <w:r w:rsidR="00453B4C" w:rsidRPr="006A6783">
        <w:rPr>
          <w:rFonts w:ascii="Times New Roman" w:hAnsi="Times New Roman" w:cs="Times New Roman"/>
          <w:color w:val="000000" w:themeColor="text1"/>
          <w:sz w:val="24"/>
          <w:szCs w:val="24"/>
        </w:rPr>
        <w:t>The c</w:t>
      </w:r>
      <w:r w:rsidR="00D65136" w:rsidRPr="006A6783">
        <w:rPr>
          <w:rFonts w:ascii="Times New Roman" w:hAnsi="Times New Roman" w:cs="Times New Roman"/>
          <w:color w:val="000000" w:themeColor="text1"/>
          <w:sz w:val="24"/>
          <w:szCs w:val="24"/>
        </w:rPr>
        <w:t xml:space="preserve">ommunities </w:t>
      </w:r>
      <w:r w:rsidR="00453B4C" w:rsidRPr="006A6783">
        <w:rPr>
          <w:rFonts w:ascii="Times New Roman" w:hAnsi="Times New Roman" w:cs="Times New Roman"/>
          <w:color w:val="000000" w:themeColor="text1"/>
          <w:sz w:val="24"/>
          <w:szCs w:val="24"/>
        </w:rPr>
        <w:t>reported that the</w:t>
      </w:r>
      <w:r w:rsidR="00D65136" w:rsidRPr="006A6783">
        <w:rPr>
          <w:rFonts w:ascii="Times New Roman" w:hAnsi="Times New Roman" w:cs="Times New Roman"/>
          <w:color w:val="000000" w:themeColor="text1"/>
          <w:sz w:val="24"/>
          <w:szCs w:val="24"/>
        </w:rPr>
        <w:t xml:space="preserve"> light</w:t>
      </w:r>
      <w:r w:rsidR="00453B4C" w:rsidRPr="006A6783">
        <w:rPr>
          <w:rFonts w:ascii="Times New Roman" w:hAnsi="Times New Roman" w:cs="Times New Roman"/>
          <w:color w:val="000000" w:themeColor="text1"/>
          <w:sz w:val="24"/>
          <w:szCs w:val="24"/>
        </w:rPr>
        <w:t>s</w:t>
      </w:r>
      <w:r w:rsidR="00D65136" w:rsidRPr="006A6783">
        <w:rPr>
          <w:rFonts w:ascii="Times New Roman" w:hAnsi="Times New Roman" w:cs="Times New Roman"/>
          <w:color w:val="000000" w:themeColor="text1"/>
          <w:sz w:val="24"/>
          <w:szCs w:val="24"/>
        </w:rPr>
        <w:t xml:space="preserve"> were</w:t>
      </w:r>
      <w:r w:rsidR="00215A34" w:rsidRPr="006A6783">
        <w:rPr>
          <w:rFonts w:ascii="Times New Roman" w:hAnsi="Times New Roman" w:cs="Times New Roman"/>
          <w:color w:val="000000" w:themeColor="text1"/>
          <w:sz w:val="24"/>
          <w:szCs w:val="24"/>
        </w:rPr>
        <w:t xml:space="preserve"> never officially maintained </w:t>
      </w:r>
      <w:r w:rsidR="00453B4C" w:rsidRPr="006A6783">
        <w:rPr>
          <w:rFonts w:ascii="Times New Roman" w:hAnsi="Times New Roman" w:cs="Times New Roman"/>
          <w:color w:val="000000" w:themeColor="text1"/>
          <w:sz w:val="24"/>
          <w:szCs w:val="24"/>
        </w:rPr>
        <w:t>by the</w:t>
      </w:r>
      <w:r w:rsidR="00215A34" w:rsidRPr="006A6783">
        <w:rPr>
          <w:rFonts w:ascii="Times New Roman" w:hAnsi="Times New Roman" w:cs="Times New Roman"/>
          <w:color w:val="000000" w:themeColor="text1"/>
          <w:sz w:val="24"/>
          <w:szCs w:val="24"/>
        </w:rPr>
        <w:t xml:space="preserve"> </w:t>
      </w:r>
      <w:r w:rsidR="00453B4C" w:rsidRPr="006A6783">
        <w:rPr>
          <w:rFonts w:ascii="Times New Roman" w:hAnsi="Times New Roman" w:cs="Times New Roman"/>
          <w:color w:val="000000" w:themeColor="text1"/>
          <w:sz w:val="24"/>
          <w:szCs w:val="24"/>
        </w:rPr>
        <w:t xml:space="preserve">relevant municipal authorities </w:t>
      </w:r>
      <w:r w:rsidR="00453B4C" w:rsidRPr="006A6783">
        <w:rPr>
          <w:rFonts w:ascii="Times New Roman" w:hAnsi="Times New Roman" w:cs="Times New Roman"/>
          <w:color w:val="000000" w:themeColor="text1"/>
          <w:sz w:val="24"/>
          <w:szCs w:val="24"/>
        </w:rPr>
        <w:fldChar w:fldCharType="begin"/>
      </w:r>
      <w:r w:rsidR="00453B4C" w:rsidRPr="006A6783">
        <w:rPr>
          <w:rFonts w:ascii="Times New Roman" w:hAnsi="Times New Roman" w:cs="Times New Roman"/>
          <w:color w:val="000000" w:themeColor="text1"/>
          <w:sz w:val="24"/>
          <w:szCs w:val="24"/>
        </w:rPr>
        <w:instrText>ADDIN RW.CITE{{936 McMorran,BenjaminJohn 2016}}</w:instrText>
      </w:r>
      <w:r w:rsidR="00453B4C" w:rsidRPr="006A6783">
        <w:rPr>
          <w:rFonts w:ascii="Times New Roman" w:hAnsi="Times New Roman" w:cs="Times New Roman"/>
          <w:color w:val="000000" w:themeColor="text1"/>
          <w:sz w:val="24"/>
          <w:szCs w:val="24"/>
        </w:rPr>
        <w:fldChar w:fldCharType="separate"/>
      </w:r>
      <w:r w:rsidR="00453B4C" w:rsidRPr="006A6783">
        <w:rPr>
          <w:rFonts w:ascii="Times New Roman" w:hAnsi="Times New Roman" w:cs="Times New Roman"/>
          <w:color w:val="000000" w:themeColor="text1"/>
          <w:sz w:val="24"/>
          <w:szCs w:val="24"/>
        </w:rPr>
        <w:t>(McMorran et al., 2016)</w:t>
      </w:r>
      <w:r w:rsidR="00453B4C" w:rsidRPr="006A6783">
        <w:rPr>
          <w:rFonts w:ascii="Times New Roman" w:hAnsi="Times New Roman" w:cs="Times New Roman"/>
          <w:color w:val="000000" w:themeColor="text1"/>
          <w:sz w:val="24"/>
          <w:szCs w:val="24"/>
        </w:rPr>
        <w:fldChar w:fldCharType="end"/>
      </w:r>
      <w:r w:rsidR="00215A34" w:rsidRPr="006A6783">
        <w:rPr>
          <w:rFonts w:ascii="Times New Roman" w:hAnsi="Times New Roman" w:cs="Times New Roman"/>
          <w:color w:val="000000" w:themeColor="text1"/>
          <w:sz w:val="24"/>
          <w:szCs w:val="24"/>
        </w:rPr>
        <w:t>.</w:t>
      </w:r>
      <w:commentRangeEnd w:id="64"/>
      <w:r w:rsidR="00A16E31">
        <w:rPr>
          <w:rStyle w:val="CommentReference"/>
          <w:rFonts w:ascii="Calibri" w:eastAsia="Calibri" w:hAnsi="Calibri" w:cs="Calibri"/>
          <w:lang w:eastAsia="en-GB"/>
        </w:rPr>
        <w:commentReference w:id="64"/>
      </w:r>
    </w:p>
    <w:p w14:paraId="35C895AF" w14:textId="77777777" w:rsidR="007B482B" w:rsidRDefault="00E80EAD" w:rsidP="007233E1">
      <w:pPr>
        <w:rPr>
          <w:ins w:id="65" w:author="Elena Gaura" w:date="2020-06-01T18:14:00Z"/>
          <w:rFonts w:ascii="Times New Roman" w:hAnsi="Times New Roman" w:cs="Times New Roman"/>
          <w:sz w:val="24"/>
          <w:szCs w:val="24"/>
        </w:rPr>
      </w:pPr>
      <w:r w:rsidRPr="006A6783">
        <w:rPr>
          <w:rFonts w:ascii="Times New Roman" w:hAnsi="Times New Roman" w:cs="Times New Roman"/>
          <w:sz w:val="24"/>
          <w:szCs w:val="24"/>
        </w:rPr>
        <w:t>Due to diurnal and seasonal irradiance variations, t</w:t>
      </w:r>
      <w:r w:rsidR="007233E1" w:rsidRPr="006A6783">
        <w:rPr>
          <w:rFonts w:ascii="Times New Roman" w:hAnsi="Times New Roman" w:cs="Times New Roman"/>
          <w:sz w:val="24"/>
          <w:szCs w:val="24"/>
        </w:rPr>
        <w:t xml:space="preserve">he </w:t>
      </w:r>
      <w:r w:rsidR="007D4D57" w:rsidRPr="006A6783">
        <w:rPr>
          <w:rFonts w:ascii="Times New Roman" w:hAnsi="Times New Roman" w:cs="Times New Roman"/>
          <w:sz w:val="24"/>
          <w:szCs w:val="24"/>
        </w:rPr>
        <w:t>capture losses</w:t>
      </w:r>
      <w:r w:rsidR="007233E1" w:rsidRPr="006A6783">
        <w:rPr>
          <w:rFonts w:ascii="Times New Roman" w:hAnsi="Times New Roman" w:cs="Times New Roman"/>
          <w:sz w:val="24"/>
          <w:szCs w:val="24"/>
        </w:rPr>
        <w:t xml:space="preserve"> </w:t>
      </w:r>
      <w:r w:rsidR="007D4D57" w:rsidRPr="006A6783">
        <w:rPr>
          <w:rFonts w:ascii="Times New Roman" w:hAnsi="Times New Roman" w:cs="Times New Roman"/>
          <w:sz w:val="24"/>
          <w:szCs w:val="24"/>
        </w:rPr>
        <w:t>in</w:t>
      </w:r>
      <w:r w:rsidR="007233E1" w:rsidRPr="006A6783">
        <w:rPr>
          <w:rFonts w:ascii="Times New Roman" w:hAnsi="Times New Roman" w:cs="Times New Roman"/>
          <w:sz w:val="24"/>
          <w:szCs w:val="24"/>
        </w:rPr>
        <w:t xml:space="preserve"> </w:t>
      </w:r>
      <w:r w:rsidR="007D4D57" w:rsidRPr="006A6783">
        <w:rPr>
          <w:rFonts w:ascii="Times New Roman" w:hAnsi="Times New Roman" w:cs="Times New Roman"/>
          <w:sz w:val="24"/>
          <w:szCs w:val="24"/>
        </w:rPr>
        <w:t>decentralised</w:t>
      </w:r>
      <w:r w:rsidR="007233E1" w:rsidRPr="006A6783">
        <w:rPr>
          <w:rFonts w:ascii="Times New Roman" w:hAnsi="Times New Roman" w:cs="Times New Roman"/>
          <w:sz w:val="24"/>
          <w:szCs w:val="24"/>
        </w:rPr>
        <w:t xml:space="preserve"> solar s</w:t>
      </w:r>
      <w:r w:rsidRPr="006A6783">
        <w:rPr>
          <w:rFonts w:ascii="Times New Roman" w:hAnsi="Times New Roman" w:cs="Times New Roman"/>
          <w:sz w:val="24"/>
          <w:szCs w:val="24"/>
        </w:rPr>
        <w:t>treetlight</w:t>
      </w:r>
      <w:r w:rsidR="007D4D57" w:rsidRPr="006A6783">
        <w:rPr>
          <w:rFonts w:ascii="Times New Roman" w:hAnsi="Times New Roman" w:cs="Times New Roman"/>
          <w:sz w:val="24"/>
          <w:szCs w:val="24"/>
        </w:rPr>
        <w:t>s</w:t>
      </w:r>
      <w:r w:rsidR="007233E1" w:rsidRPr="006A6783">
        <w:rPr>
          <w:rFonts w:ascii="Times New Roman" w:hAnsi="Times New Roman" w:cs="Times New Roman"/>
          <w:sz w:val="24"/>
          <w:szCs w:val="24"/>
        </w:rPr>
        <w:t xml:space="preserve"> </w:t>
      </w:r>
      <w:r w:rsidR="007D4D57" w:rsidRPr="006A6783">
        <w:rPr>
          <w:rFonts w:ascii="Times New Roman" w:hAnsi="Times New Roman" w:cs="Times New Roman"/>
          <w:sz w:val="24"/>
          <w:szCs w:val="24"/>
        </w:rPr>
        <w:t>are</w:t>
      </w:r>
      <w:r w:rsidR="00F8601E" w:rsidRPr="006A6783">
        <w:rPr>
          <w:rFonts w:ascii="Times New Roman" w:hAnsi="Times New Roman" w:cs="Times New Roman"/>
          <w:sz w:val="24"/>
          <w:szCs w:val="24"/>
        </w:rPr>
        <w:t xml:space="preserve"> expected to range between 5-</w:t>
      </w:r>
      <w:r w:rsidR="007233E1" w:rsidRPr="006A6783">
        <w:rPr>
          <w:rFonts w:ascii="Times New Roman" w:hAnsi="Times New Roman" w:cs="Times New Roman"/>
          <w:sz w:val="24"/>
          <w:szCs w:val="24"/>
        </w:rPr>
        <w:t>30%</w:t>
      </w:r>
      <w:r w:rsidR="007D4D57" w:rsidRPr="006A6783">
        <w:rPr>
          <w:rFonts w:ascii="Times New Roman" w:hAnsi="Times New Roman" w:cs="Times New Roman"/>
          <w:sz w:val="24"/>
          <w:szCs w:val="24"/>
        </w:rPr>
        <w:t xml:space="preserve"> [ref]</w:t>
      </w:r>
      <w:r w:rsidR="007233E1" w:rsidRPr="006A6783">
        <w:rPr>
          <w:rFonts w:ascii="Times New Roman" w:hAnsi="Times New Roman" w:cs="Times New Roman"/>
          <w:sz w:val="24"/>
          <w:szCs w:val="24"/>
        </w:rPr>
        <w:t xml:space="preserve">. </w:t>
      </w:r>
      <w:proofErr w:type="spellStart"/>
      <w:r w:rsidR="007233E1" w:rsidRPr="006A6783">
        <w:rPr>
          <w:rFonts w:ascii="Times New Roman" w:hAnsi="Times New Roman" w:cs="Times New Roman"/>
          <w:sz w:val="24"/>
          <w:szCs w:val="24"/>
        </w:rPr>
        <w:t>Panguloori</w:t>
      </w:r>
      <w:proofErr w:type="spellEnd"/>
      <w:r w:rsidR="004B3C8B" w:rsidRPr="006A6783">
        <w:rPr>
          <w:rFonts w:ascii="Times New Roman" w:hAnsi="Times New Roman" w:cs="Times New Roman"/>
          <w:sz w:val="24"/>
          <w:szCs w:val="24"/>
        </w:rPr>
        <w:t xml:space="preserve"> et al.</w:t>
      </w:r>
      <w:r w:rsidR="007233E1" w:rsidRPr="006A6783">
        <w:rPr>
          <w:rFonts w:ascii="Times New Roman" w:hAnsi="Times New Roman" w:cs="Times New Roman"/>
          <w:sz w:val="24"/>
          <w:szCs w:val="24"/>
        </w:rPr>
        <w:t xml:space="preserve"> </w:t>
      </w:r>
      <w:r w:rsidR="007233E1" w:rsidRPr="006A6783">
        <w:rPr>
          <w:rFonts w:ascii="Times New Roman" w:hAnsi="Times New Roman" w:cs="Times New Roman"/>
          <w:sz w:val="24"/>
          <w:szCs w:val="24"/>
        </w:rPr>
        <w:fldChar w:fldCharType="begin"/>
      </w:r>
      <w:r w:rsidR="007D4D57" w:rsidRPr="006A6783">
        <w:rPr>
          <w:rFonts w:ascii="Times New Roman" w:hAnsi="Times New Roman" w:cs="Times New Roman"/>
          <w:sz w:val="24"/>
          <w:szCs w:val="24"/>
        </w:rPr>
        <w:instrText>ADDIN RW.CITE{{910 Panguloori,RakeshBabu 2013 /a}}</w:instrText>
      </w:r>
      <w:r w:rsidR="007233E1" w:rsidRPr="006A6783">
        <w:rPr>
          <w:rFonts w:ascii="Times New Roman" w:hAnsi="Times New Roman" w:cs="Times New Roman"/>
          <w:sz w:val="24"/>
          <w:szCs w:val="24"/>
        </w:rPr>
        <w:fldChar w:fldCharType="separate"/>
      </w:r>
      <w:r w:rsidR="007D4D57" w:rsidRPr="006A6783">
        <w:rPr>
          <w:rFonts w:ascii="Times New Roman" w:hAnsi="Times New Roman" w:cs="Times New Roman"/>
          <w:bCs/>
          <w:sz w:val="24"/>
          <w:szCs w:val="24"/>
          <w:lang w:val="en-US"/>
        </w:rPr>
        <w:t>(2013)</w:t>
      </w:r>
      <w:r w:rsidR="007233E1" w:rsidRPr="006A6783">
        <w:rPr>
          <w:rFonts w:ascii="Times New Roman" w:hAnsi="Times New Roman" w:cs="Times New Roman"/>
          <w:sz w:val="24"/>
          <w:szCs w:val="24"/>
        </w:rPr>
        <w:fldChar w:fldCharType="end"/>
      </w:r>
      <w:r w:rsidR="007233E1" w:rsidRPr="006A6783">
        <w:rPr>
          <w:rFonts w:ascii="Times New Roman" w:hAnsi="Times New Roman" w:cs="Times New Roman"/>
          <w:sz w:val="24"/>
          <w:szCs w:val="24"/>
        </w:rPr>
        <w:t xml:space="preserve"> suggest</w:t>
      </w:r>
      <w:r w:rsidR="007D4D57" w:rsidRPr="006A6783">
        <w:rPr>
          <w:rFonts w:ascii="Times New Roman" w:hAnsi="Times New Roman" w:cs="Times New Roman"/>
          <w:sz w:val="24"/>
          <w:szCs w:val="24"/>
        </w:rPr>
        <w:t>ed</w:t>
      </w:r>
      <w:r w:rsidR="007233E1" w:rsidRPr="006A6783">
        <w:rPr>
          <w:rFonts w:ascii="Times New Roman" w:hAnsi="Times New Roman" w:cs="Times New Roman"/>
          <w:sz w:val="24"/>
          <w:szCs w:val="24"/>
        </w:rPr>
        <w:t xml:space="preserve"> that this surplus is not enough </w:t>
      </w:r>
      <w:commentRangeStart w:id="66"/>
      <w:r w:rsidR="007233E1" w:rsidRPr="006A6783">
        <w:rPr>
          <w:rFonts w:ascii="Times New Roman" w:hAnsi="Times New Roman" w:cs="Times New Roman"/>
          <w:sz w:val="24"/>
          <w:szCs w:val="24"/>
        </w:rPr>
        <w:t>to meet local energy needs</w:t>
      </w:r>
      <w:commentRangeEnd w:id="66"/>
      <w:r w:rsidR="001C4AF0">
        <w:rPr>
          <w:rStyle w:val="CommentReference"/>
          <w:rFonts w:ascii="Calibri" w:eastAsia="Calibri" w:hAnsi="Calibri" w:cs="Calibri"/>
          <w:lang w:eastAsia="en-GB"/>
        </w:rPr>
        <w:commentReference w:id="66"/>
      </w:r>
      <w:r w:rsidR="007233E1" w:rsidRPr="006A6783">
        <w:rPr>
          <w:rFonts w:ascii="Times New Roman" w:hAnsi="Times New Roman" w:cs="Times New Roman"/>
          <w:sz w:val="24"/>
          <w:szCs w:val="24"/>
        </w:rPr>
        <w:t xml:space="preserve">, </w:t>
      </w:r>
      <w:del w:id="67" w:author="Elena Gaura" w:date="2020-06-01T18:14:00Z">
        <w:r w:rsidR="007233E1" w:rsidRPr="006A6783" w:rsidDel="007B482B">
          <w:rPr>
            <w:rFonts w:ascii="Times New Roman" w:hAnsi="Times New Roman" w:cs="Times New Roman"/>
            <w:sz w:val="24"/>
            <w:szCs w:val="24"/>
          </w:rPr>
          <w:delText xml:space="preserve">so </w:delText>
        </w:r>
      </w:del>
      <w:ins w:id="68" w:author="Elena Gaura" w:date="2020-06-01T18:14:00Z">
        <w:r w:rsidR="007B482B">
          <w:rPr>
            <w:rFonts w:ascii="Times New Roman" w:hAnsi="Times New Roman" w:cs="Times New Roman"/>
            <w:sz w:val="24"/>
            <w:szCs w:val="24"/>
          </w:rPr>
          <w:t>thus the authors</w:t>
        </w:r>
        <w:r w:rsidR="007B482B" w:rsidRPr="006A6783">
          <w:rPr>
            <w:rFonts w:ascii="Times New Roman" w:hAnsi="Times New Roman" w:cs="Times New Roman"/>
            <w:sz w:val="24"/>
            <w:szCs w:val="24"/>
          </w:rPr>
          <w:t xml:space="preserve"> </w:t>
        </w:r>
      </w:ins>
      <w:r w:rsidR="007233E1" w:rsidRPr="006A6783">
        <w:rPr>
          <w:rFonts w:ascii="Times New Roman" w:hAnsi="Times New Roman" w:cs="Times New Roman"/>
          <w:sz w:val="24"/>
          <w:szCs w:val="24"/>
        </w:rPr>
        <w:t>investigate</w:t>
      </w:r>
      <w:r w:rsidR="00453B4C" w:rsidRPr="006A6783">
        <w:rPr>
          <w:rFonts w:ascii="Times New Roman" w:hAnsi="Times New Roman" w:cs="Times New Roman"/>
          <w:sz w:val="24"/>
          <w:szCs w:val="24"/>
        </w:rPr>
        <w:t>d</w:t>
      </w:r>
      <w:r w:rsidR="007233E1" w:rsidRPr="006A6783">
        <w:rPr>
          <w:rFonts w:ascii="Times New Roman" w:hAnsi="Times New Roman" w:cs="Times New Roman"/>
          <w:sz w:val="24"/>
          <w:szCs w:val="24"/>
        </w:rPr>
        <w:t xml:space="preserve"> </w:t>
      </w:r>
      <w:r w:rsidR="00453B4C" w:rsidRPr="006A6783">
        <w:rPr>
          <w:rFonts w:ascii="Times New Roman" w:hAnsi="Times New Roman" w:cs="Times New Roman"/>
          <w:sz w:val="24"/>
          <w:szCs w:val="24"/>
        </w:rPr>
        <w:t xml:space="preserve">the </w:t>
      </w:r>
      <w:r w:rsidR="007233E1" w:rsidRPr="006A6783">
        <w:rPr>
          <w:rFonts w:ascii="Times New Roman" w:hAnsi="Times New Roman" w:cs="Times New Roman"/>
          <w:sz w:val="24"/>
          <w:szCs w:val="24"/>
        </w:rPr>
        <w:t xml:space="preserve">potential efficiency gains that can be achieved by </w:t>
      </w:r>
      <w:r w:rsidR="004B3C8B" w:rsidRPr="006A6783">
        <w:rPr>
          <w:rFonts w:ascii="Times New Roman" w:hAnsi="Times New Roman" w:cs="Times New Roman"/>
          <w:sz w:val="24"/>
          <w:szCs w:val="24"/>
        </w:rPr>
        <w:t>connecting</w:t>
      </w:r>
      <w:r w:rsidR="007233E1" w:rsidRPr="006A6783">
        <w:rPr>
          <w:rFonts w:ascii="Times New Roman" w:hAnsi="Times New Roman" w:cs="Times New Roman"/>
          <w:sz w:val="24"/>
          <w:szCs w:val="24"/>
        </w:rPr>
        <w:t xml:space="preserve"> </w:t>
      </w:r>
      <w:r w:rsidR="007D4D57" w:rsidRPr="006A6783">
        <w:rPr>
          <w:rFonts w:ascii="Times New Roman" w:hAnsi="Times New Roman" w:cs="Times New Roman"/>
          <w:sz w:val="24"/>
          <w:szCs w:val="24"/>
        </w:rPr>
        <w:t>street</w:t>
      </w:r>
      <w:r w:rsidR="007233E1" w:rsidRPr="006A6783">
        <w:rPr>
          <w:rFonts w:ascii="Times New Roman" w:hAnsi="Times New Roman" w:cs="Times New Roman"/>
          <w:sz w:val="24"/>
          <w:szCs w:val="24"/>
        </w:rPr>
        <w:t>lights to a centralised station</w:t>
      </w:r>
      <w:r w:rsidR="00523C95" w:rsidRPr="006A6783">
        <w:rPr>
          <w:rFonts w:ascii="Times New Roman" w:hAnsi="Times New Roman" w:cs="Times New Roman"/>
          <w:sz w:val="24"/>
          <w:szCs w:val="24"/>
        </w:rPr>
        <w:t>,</w:t>
      </w:r>
      <w:r w:rsidR="007233E1" w:rsidRPr="006A6783">
        <w:rPr>
          <w:rFonts w:ascii="Times New Roman" w:hAnsi="Times New Roman" w:cs="Times New Roman"/>
          <w:sz w:val="24"/>
          <w:szCs w:val="24"/>
        </w:rPr>
        <w:t xml:space="preserve"> </w:t>
      </w:r>
      <w:r w:rsidR="004B3C8B" w:rsidRPr="006A6783">
        <w:rPr>
          <w:rFonts w:ascii="Times New Roman" w:hAnsi="Times New Roman" w:cs="Times New Roman"/>
          <w:sz w:val="24"/>
          <w:szCs w:val="24"/>
        </w:rPr>
        <w:t>with</w:t>
      </w:r>
      <w:r w:rsidR="007233E1" w:rsidRPr="006A6783">
        <w:rPr>
          <w:rFonts w:ascii="Times New Roman" w:hAnsi="Times New Roman" w:cs="Times New Roman"/>
          <w:sz w:val="24"/>
          <w:szCs w:val="24"/>
        </w:rPr>
        <w:t xml:space="preserve"> surplus energy distributed </w:t>
      </w:r>
      <w:r w:rsidR="004B3C8B" w:rsidRPr="006A6783">
        <w:rPr>
          <w:rFonts w:ascii="Times New Roman" w:hAnsi="Times New Roman" w:cs="Times New Roman"/>
          <w:sz w:val="24"/>
          <w:szCs w:val="24"/>
        </w:rPr>
        <w:t xml:space="preserve">for </w:t>
      </w:r>
      <w:r w:rsidR="007233E1" w:rsidRPr="006A6783">
        <w:rPr>
          <w:rFonts w:ascii="Times New Roman" w:hAnsi="Times New Roman" w:cs="Times New Roman"/>
          <w:sz w:val="24"/>
          <w:szCs w:val="24"/>
        </w:rPr>
        <w:t>power to rural commu</w:t>
      </w:r>
      <w:r w:rsidR="007D4D57" w:rsidRPr="006A6783">
        <w:rPr>
          <w:rFonts w:ascii="Times New Roman" w:hAnsi="Times New Roman" w:cs="Times New Roman"/>
          <w:sz w:val="24"/>
          <w:szCs w:val="24"/>
        </w:rPr>
        <w:t>nities in remote areas of India</w:t>
      </w:r>
      <w:r w:rsidR="007233E1" w:rsidRPr="006A6783">
        <w:rPr>
          <w:rFonts w:ascii="Times New Roman" w:hAnsi="Times New Roman" w:cs="Times New Roman"/>
          <w:sz w:val="24"/>
          <w:szCs w:val="24"/>
        </w:rPr>
        <w:t xml:space="preserve"> </w:t>
      </w:r>
      <w:r w:rsidR="004B3C8B" w:rsidRPr="006A6783">
        <w:rPr>
          <w:rFonts w:ascii="Times New Roman" w:hAnsi="Times New Roman" w:cs="Times New Roman"/>
          <w:sz w:val="24"/>
          <w:szCs w:val="24"/>
        </w:rPr>
        <w:t>(findings..</w:t>
      </w:r>
      <w:r w:rsidR="00523C95" w:rsidRPr="006A6783">
        <w:rPr>
          <w:rFonts w:ascii="Times New Roman" w:hAnsi="Times New Roman" w:cs="Times New Roman"/>
          <w:sz w:val="24"/>
          <w:szCs w:val="24"/>
        </w:rPr>
        <w:t>?</w:t>
      </w:r>
      <w:r w:rsidR="004B3C8B" w:rsidRPr="006A6783">
        <w:rPr>
          <w:rFonts w:ascii="Times New Roman" w:hAnsi="Times New Roman" w:cs="Times New Roman"/>
          <w:sz w:val="24"/>
          <w:szCs w:val="24"/>
        </w:rPr>
        <w:t>)</w:t>
      </w:r>
      <w:r w:rsidR="007D4D57" w:rsidRPr="006A6783">
        <w:rPr>
          <w:rFonts w:ascii="Times New Roman" w:hAnsi="Times New Roman" w:cs="Times New Roman"/>
          <w:sz w:val="24"/>
          <w:szCs w:val="24"/>
        </w:rPr>
        <w:t>.</w:t>
      </w:r>
    </w:p>
    <w:p w14:paraId="6A54AA9B" w14:textId="6D6DD0C9" w:rsidR="007233E1" w:rsidRPr="006A6783" w:rsidRDefault="00D02294" w:rsidP="007233E1">
      <w:pPr>
        <w:rPr>
          <w:rFonts w:ascii="Times New Roman" w:hAnsi="Times New Roman" w:cs="Times New Roman"/>
          <w:sz w:val="24"/>
          <w:szCs w:val="24"/>
        </w:rPr>
      </w:pPr>
      <w:del w:id="69" w:author="Elena Gaura" w:date="2020-06-01T18:14:00Z">
        <w:r w:rsidRPr="006A6783" w:rsidDel="007B482B">
          <w:rPr>
            <w:rFonts w:ascii="Times New Roman" w:hAnsi="Times New Roman" w:cs="Times New Roman"/>
            <w:sz w:val="24"/>
            <w:szCs w:val="24"/>
          </w:rPr>
          <w:delText xml:space="preserve"> </w:delText>
        </w:r>
      </w:del>
      <w:r w:rsidR="004B3C8B" w:rsidRPr="006A6783">
        <w:rPr>
          <w:rFonts w:ascii="Times New Roman" w:hAnsi="Times New Roman" w:cs="Times New Roman"/>
          <w:sz w:val="24"/>
          <w:szCs w:val="24"/>
        </w:rPr>
        <w:t>T</w:t>
      </w:r>
      <w:r w:rsidR="007233E1" w:rsidRPr="006A6783">
        <w:rPr>
          <w:rFonts w:ascii="Times New Roman" w:hAnsi="Times New Roman" w:cs="Times New Roman"/>
          <w:sz w:val="24"/>
          <w:szCs w:val="24"/>
        </w:rPr>
        <w:t xml:space="preserve">he energy demands in refugee camps are expected to be low with the majority of refugees </w:t>
      </w:r>
      <w:del w:id="70" w:author="Elena Gaura" w:date="2020-06-01T18:15:00Z">
        <w:r w:rsidR="007233E1" w:rsidRPr="006A6783" w:rsidDel="007B482B">
          <w:rPr>
            <w:rFonts w:ascii="Times New Roman" w:hAnsi="Times New Roman" w:cs="Times New Roman"/>
            <w:sz w:val="24"/>
            <w:szCs w:val="24"/>
          </w:rPr>
          <w:delText xml:space="preserve">only </w:delText>
        </w:r>
      </w:del>
      <w:ins w:id="71" w:author="Elena Gaura" w:date="2020-06-01T18:15:00Z">
        <w:r w:rsidR="007B482B">
          <w:rPr>
            <w:rFonts w:ascii="Times New Roman" w:hAnsi="Times New Roman" w:cs="Times New Roman"/>
            <w:sz w:val="24"/>
            <w:szCs w:val="24"/>
          </w:rPr>
          <w:t>owning few</w:t>
        </w:r>
        <w:r w:rsidR="007B482B" w:rsidRPr="006A6783">
          <w:rPr>
            <w:rFonts w:ascii="Times New Roman" w:hAnsi="Times New Roman" w:cs="Times New Roman"/>
            <w:sz w:val="24"/>
            <w:szCs w:val="24"/>
          </w:rPr>
          <w:t xml:space="preserve"> </w:t>
        </w:r>
      </w:ins>
      <w:r w:rsidR="007233E1" w:rsidRPr="006A6783">
        <w:rPr>
          <w:rFonts w:ascii="Times New Roman" w:hAnsi="Times New Roman" w:cs="Times New Roman"/>
          <w:sz w:val="24"/>
          <w:szCs w:val="24"/>
        </w:rPr>
        <w:t>electronic device</w:t>
      </w:r>
      <w:r w:rsidR="004B3C8B" w:rsidRPr="006A6783">
        <w:rPr>
          <w:rFonts w:ascii="Times New Roman" w:hAnsi="Times New Roman" w:cs="Times New Roman"/>
          <w:sz w:val="24"/>
          <w:szCs w:val="24"/>
        </w:rPr>
        <w:t>s</w:t>
      </w:r>
      <w:ins w:id="72" w:author="Elena Gaura" w:date="2020-06-01T18:15:00Z">
        <w:r w:rsidR="007B482B">
          <w:rPr>
            <w:rFonts w:ascii="Times New Roman" w:hAnsi="Times New Roman" w:cs="Times New Roman"/>
            <w:sz w:val="24"/>
            <w:szCs w:val="24"/>
          </w:rPr>
          <w:t xml:space="preserve"> - </w:t>
        </w:r>
        <w:commentRangeStart w:id="73"/>
        <w:proofErr w:type="spellStart"/>
        <w:r w:rsidR="007B482B">
          <w:rPr>
            <w:rFonts w:ascii="Times New Roman" w:hAnsi="Times New Roman" w:cs="Times New Roman"/>
            <w:sz w:val="24"/>
            <w:szCs w:val="24"/>
          </w:rPr>
          <w:t>predominatly</w:t>
        </w:r>
      </w:ins>
      <w:r w:rsidR="007233E1" w:rsidRPr="006A6783">
        <w:rPr>
          <w:rFonts w:ascii="Times New Roman" w:hAnsi="Times New Roman" w:cs="Times New Roman"/>
          <w:sz w:val="24"/>
          <w:szCs w:val="24"/>
        </w:rPr>
        <w:t xml:space="preserve"> </w:t>
      </w:r>
      <w:del w:id="74" w:author="Elena Gaura" w:date="2020-06-01T18:15:00Z">
        <w:r w:rsidR="007233E1" w:rsidRPr="006A6783" w:rsidDel="007B482B">
          <w:rPr>
            <w:rFonts w:ascii="Times New Roman" w:hAnsi="Times New Roman" w:cs="Times New Roman"/>
            <w:sz w:val="24"/>
            <w:szCs w:val="24"/>
          </w:rPr>
          <w:delText>b</w:delText>
        </w:r>
        <w:proofErr w:type="spellEnd"/>
        <w:r w:rsidR="007233E1" w:rsidRPr="006A6783" w:rsidDel="007B482B">
          <w:rPr>
            <w:rFonts w:ascii="Times New Roman" w:hAnsi="Times New Roman" w:cs="Times New Roman"/>
            <w:sz w:val="24"/>
            <w:szCs w:val="24"/>
          </w:rPr>
          <w:delText>eing a</w:delText>
        </w:r>
      </w:del>
      <w:r w:rsidR="007233E1" w:rsidRPr="006A6783">
        <w:rPr>
          <w:rFonts w:ascii="Times New Roman" w:hAnsi="Times New Roman" w:cs="Times New Roman"/>
          <w:sz w:val="24"/>
          <w:szCs w:val="24"/>
        </w:rPr>
        <w:t xml:space="preserve"> mobile phone</w:t>
      </w:r>
      <w:ins w:id="75" w:author="Elena Gaura" w:date="2020-06-01T18:15:00Z">
        <w:r w:rsidR="007B482B">
          <w:rPr>
            <w:rFonts w:ascii="Times New Roman" w:hAnsi="Times New Roman" w:cs="Times New Roman"/>
            <w:sz w:val="24"/>
            <w:szCs w:val="24"/>
          </w:rPr>
          <w:t>s</w:t>
        </w:r>
      </w:ins>
      <w:r w:rsidR="007233E1" w:rsidRPr="006A6783">
        <w:rPr>
          <w:rFonts w:ascii="Times New Roman" w:hAnsi="Times New Roman" w:cs="Times New Roman"/>
          <w:sz w:val="24"/>
          <w:szCs w:val="24"/>
        </w:rPr>
        <w:t>.</w:t>
      </w:r>
      <w:r w:rsidR="00FC2DCA" w:rsidRPr="006A6783">
        <w:rPr>
          <w:rFonts w:ascii="Times New Roman" w:hAnsi="Times New Roman" w:cs="Times New Roman"/>
          <w:sz w:val="24"/>
          <w:szCs w:val="24"/>
        </w:rPr>
        <w:t xml:space="preserve"> </w:t>
      </w:r>
      <w:commentRangeEnd w:id="73"/>
      <w:r w:rsidR="007B482B">
        <w:rPr>
          <w:rStyle w:val="CommentReference"/>
          <w:rFonts w:ascii="Calibri" w:eastAsia="Calibri" w:hAnsi="Calibri" w:cs="Calibri"/>
          <w:lang w:eastAsia="en-GB"/>
        </w:rPr>
        <w:commentReference w:id="73"/>
      </w:r>
      <w:commentRangeStart w:id="76"/>
      <w:commentRangeStart w:id="77"/>
      <w:del w:id="78" w:author="Elena Gaura" w:date="2020-06-01T18:18:00Z">
        <w:r w:rsidR="00FC2DCA" w:rsidRPr="006A6783" w:rsidDel="007B482B">
          <w:rPr>
            <w:rFonts w:ascii="Times New Roman" w:hAnsi="Times New Roman" w:cs="Times New Roman"/>
            <w:sz w:val="24"/>
            <w:szCs w:val="24"/>
          </w:rPr>
          <w:delText xml:space="preserve">Other </w:delText>
        </w:r>
      </w:del>
      <w:ins w:id="79" w:author="Elena Gaura" w:date="2020-06-01T18:18:00Z">
        <w:r w:rsidR="007B482B">
          <w:rPr>
            <w:rFonts w:ascii="Times New Roman" w:hAnsi="Times New Roman" w:cs="Times New Roman"/>
            <w:sz w:val="24"/>
            <w:szCs w:val="24"/>
          </w:rPr>
          <w:t>Several</w:t>
        </w:r>
        <w:r w:rsidR="007B482B" w:rsidRPr="006A6783">
          <w:rPr>
            <w:rFonts w:ascii="Times New Roman" w:hAnsi="Times New Roman" w:cs="Times New Roman"/>
            <w:sz w:val="24"/>
            <w:szCs w:val="24"/>
          </w:rPr>
          <w:t xml:space="preserve"> </w:t>
        </w:r>
      </w:ins>
      <w:r w:rsidR="00FC2DCA" w:rsidRPr="006A6783">
        <w:rPr>
          <w:rFonts w:ascii="Times New Roman" w:hAnsi="Times New Roman" w:cs="Times New Roman"/>
          <w:sz w:val="24"/>
          <w:szCs w:val="24"/>
        </w:rPr>
        <w:t xml:space="preserve">authors have also highlighted the potential benefit of </w:t>
      </w:r>
      <w:del w:id="80" w:author="Elena Gaura" w:date="2020-06-01T18:17:00Z">
        <w:r w:rsidR="00FC2DCA" w:rsidRPr="006A6783" w:rsidDel="007B482B">
          <w:rPr>
            <w:rFonts w:ascii="Times New Roman" w:hAnsi="Times New Roman" w:cs="Times New Roman"/>
            <w:sz w:val="24"/>
            <w:szCs w:val="24"/>
          </w:rPr>
          <w:delText xml:space="preserve">the </w:delText>
        </w:r>
      </w:del>
      <w:ins w:id="81" w:author="Elena Gaura" w:date="2020-06-01T18:17:00Z">
        <w:r w:rsidR="007B482B">
          <w:rPr>
            <w:rFonts w:ascii="Times New Roman" w:hAnsi="Times New Roman" w:cs="Times New Roman"/>
            <w:sz w:val="24"/>
            <w:szCs w:val="24"/>
          </w:rPr>
          <w:t>even</w:t>
        </w:r>
        <w:r w:rsidR="007B482B" w:rsidRPr="006A6783">
          <w:rPr>
            <w:rFonts w:ascii="Times New Roman" w:hAnsi="Times New Roman" w:cs="Times New Roman"/>
            <w:sz w:val="24"/>
            <w:szCs w:val="24"/>
          </w:rPr>
          <w:t xml:space="preserve"> </w:t>
        </w:r>
      </w:ins>
      <w:r w:rsidR="00FC2DCA" w:rsidRPr="006A6783">
        <w:rPr>
          <w:rFonts w:ascii="Times New Roman" w:hAnsi="Times New Roman" w:cs="Times New Roman"/>
          <w:sz w:val="24"/>
          <w:szCs w:val="24"/>
        </w:rPr>
        <w:t xml:space="preserve">small </w:t>
      </w:r>
      <w:r w:rsidR="00F86AD1" w:rsidRPr="006A6783">
        <w:rPr>
          <w:rFonts w:ascii="Times New Roman" w:hAnsi="Times New Roman" w:cs="Times New Roman"/>
          <w:sz w:val="24"/>
          <w:szCs w:val="24"/>
        </w:rPr>
        <w:t>quantities</w:t>
      </w:r>
      <w:r w:rsidR="00FC2DCA" w:rsidRPr="006A6783">
        <w:rPr>
          <w:rFonts w:ascii="Times New Roman" w:hAnsi="Times New Roman" w:cs="Times New Roman"/>
          <w:sz w:val="24"/>
          <w:szCs w:val="24"/>
        </w:rPr>
        <w:t xml:space="preserve"> of electricity available from solar streetlights installed in remote location</w:t>
      </w:r>
      <w:r w:rsidR="004B3C8B" w:rsidRPr="006A6783">
        <w:rPr>
          <w:rFonts w:ascii="Times New Roman" w:hAnsi="Times New Roman" w:cs="Times New Roman"/>
          <w:sz w:val="24"/>
          <w:szCs w:val="24"/>
        </w:rPr>
        <w:t>s</w:t>
      </w:r>
      <w:r w:rsidR="00FC2DCA" w:rsidRPr="006A6783">
        <w:rPr>
          <w:rFonts w:ascii="Times New Roman" w:hAnsi="Times New Roman" w:cs="Times New Roman"/>
          <w:sz w:val="24"/>
          <w:szCs w:val="24"/>
        </w:rPr>
        <w:t>.</w:t>
      </w:r>
      <w:commentRangeEnd w:id="76"/>
      <w:r w:rsidR="007B482B">
        <w:rPr>
          <w:rStyle w:val="CommentReference"/>
          <w:rFonts w:ascii="Calibri" w:eastAsia="Calibri" w:hAnsi="Calibri" w:cs="Calibri"/>
          <w:lang w:eastAsia="en-GB"/>
        </w:rPr>
        <w:commentReference w:id="76"/>
      </w:r>
      <w:commentRangeEnd w:id="77"/>
      <w:r w:rsidR="007B482B">
        <w:rPr>
          <w:rStyle w:val="CommentReference"/>
          <w:rFonts w:ascii="Calibri" w:eastAsia="Calibri" w:hAnsi="Calibri" w:cs="Calibri"/>
          <w:lang w:eastAsia="en-GB"/>
        </w:rPr>
        <w:commentReference w:id="77"/>
      </w:r>
      <w:r w:rsidR="00FC2DCA" w:rsidRPr="006A6783">
        <w:rPr>
          <w:rFonts w:ascii="Times New Roman" w:hAnsi="Times New Roman" w:cs="Times New Roman"/>
          <w:sz w:val="24"/>
          <w:szCs w:val="24"/>
        </w:rPr>
        <w:t xml:space="preserve"> Lig</w:t>
      </w:r>
      <w:r w:rsidR="00453B4C" w:rsidRPr="006A6783">
        <w:rPr>
          <w:rFonts w:ascii="Times New Roman" w:hAnsi="Times New Roman" w:cs="Times New Roman"/>
          <w:sz w:val="24"/>
          <w:szCs w:val="24"/>
        </w:rPr>
        <w:t xml:space="preserve">hting </w:t>
      </w:r>
      <w:r w:rsidR="00FC2DCA" w:rsidRPr="006A6783">
        <w:rPr>
          <w:rFonts w:ascii="Times New Roman" w:hAnsi="Times New Roman" w:cs="Times New Roman"/>
          <w:sz w:val="24"/>
          <w:szCs w:val="24"/>
        </w:rPr>
        <w:t xml:space="preserve">in </w:t>
      </w:r>
      <w:r w:rsidR="00453B4C" w:rsidRPr="006A6783">
        <w:rPr>
          <w:rFonts w:ascii="Times New Roman" w:hAnsi="Times New Roman" w:cs="Times New Roman"/>
          <w:sz w:val="24"/>
          <w:szCs w:val="24"/>
        </w:rPr>
        <w:t>remote poor areas can improve</w:t>
      </w:r>
      <w:r w:rsidR="00FC2DCA" w:rsidRPr="006A6783">
        <w:rPr>
          <w:rFonts w:ascii="Times New Roman" w:hAnsi="Times New Roman" w:cs="Times New Roman"/>
          <w:sz w:val="24"/>
          <w:szCs w:val="24"/>
        </w:rPr>
        <w:t xml:space="preserve"> safety, particularly for women, and enable attendance at </w:t>
      </w:r>
      <w:r w:rsidR="00F86AD1" w:rsidRPr="006A6783">
        <w:rPr>
          <w:rFonts w:ascii="Times New Roman" w:hAnsi="Times New Roman" w:cs="Times New Roman"/>
          <w:sz w:val="24"/>
          <w:szCs w:val="24"/>
        </w:rPr>
        <w:t>community</w:t>
      </w:r>
      <w:r w:rsidR="00FC2DCA" w:rsidRPr="006A6783">
        <w:rPr>
          <w:rFonts w:ascii="Times New Roman" w:hAnsi="Times New Roman" w:cs="Times New Roman"/>
          <w:sz w:val="24"/>
          <w:szCs w:val="24"/>
        </w:rPr>
        <w:t xml:space="preserve"> activities, whilst the </w:t>
      </w:r>
      <w:del w:id="82" w:author="Elena Gaura" w:date="2020-06-01T18:17:00Z">
        <w:r w:rsidR="00FC2DCA" w:rsidRPr="006A6783" w:rsidDel="007B482B">
          <w:rPr>
            <w:rFonts w:ascii="Times New Roman" w:hAnsi="Times New Roman" w:cs="Times New Roman"/>
            <w:sz w:val="24"/>
            <w:szCs w:val="24"/>
          </w:rPr>
          <w:delText xml:space="preserve">low </w:delText>
        </w:r>
      </w:del>
      <w:ins w:id="83" w:author="Elena Gaura" w:date="2020-06-01T18:17:00Z">
        <w:r w:rsidR="007B482B">
          <w:rPr>
            <w:rFonts w:ascii="Times New Roman" w:hAnsi="Times New Roman" w:cs="Times New Roman"/>
            <w:sz w:val="24"/>
            <w:szCs w:val="24"/>
          </w:rPr>
          <w:t>excess</w:t>
        </w:r>
        <w:r w:rsidR="007B482B" w:rsidRPr="006A6783">
          <w:rPr>
            <w:rFonts w:ascii="Times New Roman" w:hAnsi="Times New Roman" w:cs="Times New Roman"/>
            <w:sz w:val="24"/>
            <w:szCs w:val="24"/>
          </w:rPr>
          <w:t xml:space="preserve"> </w:t>
        </w:r>
      </w:ins>
      <w:r w:rsidR="00FC2DCA" w:rsidRPr="006A6783">
        <w:rPr>
          <w:rFonts w:ascii="Times New Roman" w:hAnsi="Times New Roman" w:cs="Times New Roman"/>
          <w:sz w:val="24"/>
          <w:szCs w:val="24"/>
        </w:rPr>
        <w:t xml:space="preserve">energy available could be used for radios, phones and </w:t>
      </w:r>
      <w:r w:rsidR="004B3C8B" w:rsidRPr="006A6783">
        <w:rPr>
          <w:rFonts w:ascii="Times New Roman" w:hAnsi="Times New Roman" w:cs="Times New Roman"/>
          <w:sz w:val="24"/>
          <w:szCs w:val="24"/>
        </w:rPr>
        <w:t>TV, which would aid in connecting</w:t>
      </w:r>
      <w:r w:rsidR="00FC2DCA" w:rsidRPr="006A6783">
        <w:rPr>
          <w:rFonts w:ascii="Times New Roman" w:hAnsi="Times New Roman" w:cs="Times New Roman"/>
          <w:sz w:val="24"/>
          <w:szCs w:val="24"/>
        </w:rPr>
        <w:t xml:space="preserve"> these locations to the outside world. However, simple solar home systems often </w:t>
      </w:r>
      <w:r w:rsidR="00F86AD1" w:rsidRPr="006A6783">
        <w:rPr>
          <w:rFonts w:ascii="Times New Roman" w:hAnsi="Times New Roman" w:cs="Times New Roman"/>
          <w:sz w:val="24"/>
          <w:szCs w:val="24"/>
        </w:rPr>
        <w:t>require</w:t>
      </w:r>
      <w:r w:rsidR="00FC2DCA" w:rsidRPr="006A6783">
        <w:rPr>
          <w:rFonts w:ascii="Times New Roman" w:hAnsi="Times New Roman" w:cs="Times New Roman"/>
          <w:sz w:val="24"/>
          <w:szCs w:val="24"/>
        </w:rPr>
        <w:t xml:space="preserve"> DC appliances that are not easily available </w:t>
      </w:r>
      <w:r w:rsidR="00FC2DCA" w:rsidRPr="006A6783">
        <w:rPr>
          <w:rFonts w:ascii="Times New Roman" w:hAnsi="Times New Roman" w:cs="Times New Roman"/>
          <w:sz w:val="24"/>
          <w:szCs w:val="24"/>
        </w:rPr>
        <w:fldChar w:fldCharType="begin"/>
      </w:r>
      <w:r w:rsidR="00FC2DCA" w:rsidRPr="006A6783">
        <w:rPr>
          <w:rFonts w:ascii="Times New Roman" w:hAnsi="Times New Roman" w:cs="Times New Roman"/>
          <w:sz w:val="24"/>
          <w:szCs w:val="24"/>
        </w:rPr>
        <w:instrText>ADDIN RW.CITE{{911 Millinger,M. 2012}}</w:instrText>
      </w:r>
      <w:r w:rsidR="00FC2DCA" w:rsidRPr="006A6783">
        <w:rPr>
          <w:rFonts w:ascii="Times New Roman" w:hAnsi="Times New Roman" w:cs="Times New Roman"/>
          <w:sz w:val="24"/>
          <w:szCs w:val="24"/>
        </w:rPr>
        <w:fldChar w:fldCharType="separate"/>
      </w:r>
      <w:r w:rsidR="00FC2DCA" w:rsidRPr="006A6783">
        <w:rPr>
          <w:rFonts w:ascii="Times New Roman" w:hAnsi="Times New Roman" w:cs="Times New Roman"/>
          <w:bCs/>
          <w:sz w:val="24"/>
          <w:szCs w:val="24"/>
          <w:lang w:val="en-US"/>
        </w:rPr>
        <w:t>(Millinger et al., 2012)</w:t>
      </w:r>
      <w:r w:rsidR="00FC2DCA" w:rsidRPr="006A6783">
        <w:rPr>
          <w:rFonts w:ascii="Times New Roman" w:hAnsi="Times New Roman" w:cs="Times New Roman"/>
          <w:sz w:val="24"/>
          <w:szCs w:val="24"/>
        </w:rPr>
        <w:fldChar w:fldCharType="end"/>
      </w:r>
      <w:r w:rsidR="00FC2DCA" w:rsidRPr="006A6783">
        <w:rPr>
          <w:rFonts w:ascii="Times New Roman" w:hAnsi="Times New Roman" w:cs="Times New Roman"/>
          <w:sz w:val="24"/>
          <w:szCs w:val="24"/>
        </w:rPr>
        <w:t>.</w:t>
      </w:r>
      <w:r w:rsidR="002A7A0E" w:rsidRPr="006A6783">
        <w:rPr>
          <w:rFonts w:ascii="Times New Roman" w:hAnsi="Times New Roman" w:cs="Times New Roman"/>
          <w:sz w:val="24"/>
          <w:szCs w:val="24"/>
        </w:rPr>
        <w:t xml:space="preserve"> </w:t>
      </w:r>
      <w:r w:rsidR="007233E1" w:rsidRPr="006A6783">
        <w:rPr>
          <w:rFonts w:ascii="Times New Roman" w:hAnsi="Times New Roman" w:cs="Times New Roman"/>
          <w:sz w:val="24"/>
          <w:szCs w:val="24"/>
        </w:rPr>
        <w:t>A</w:t>
      </w:r>
      <w:r w:rsidR="004B3C8B" w:rsidRPr="006A6783">
        <w:rPr>
          <w:rFonts w:ascii="Times New Roman" w:hAnsi="Times New Roman" w:cs="Times New Roman"/>
          <w:sz w:val="24"/>
          <w:szCs w:val="24"/>
        </w:rPr>
        <w:t>n</w:t>
      </w:r>
      <w:r w:rsidR="007233E1" w:rsidRPr="006A6783">
        <w:rPr>
          <w:rFonts w:ascii="Times New Roman" w:hAnsi="Times New Roman" w:cs="Times New Roman"/>
          <w:sz w:val="24"/>
          <w:szCs w:val="24"/>
        </w:rPr>
        <w:t xml:space="preserve"> intervention by Digicel was attempted in Haiti were solar streetlights were fitted with sockets for phone and battery charging </w:t>
      </w:r>
      <w:r w:rsidR="007233E1" w:rsidRPr="006A6783">
        <w:rPr>
          <w:rFonts w:ascii="Times New Roman" w:hAnsi="Times New Roman" w:cs="Times New Roman"/>
          <w:sz w:val="24"/>
          <w:szCs w:val="24"/>
        </w:rPr>
        <w:fldChar w:fldCharType="begin"/>
      </w:r>
      <w:r w:rsidR="007233E1" w:rsidRPr="006A6783">
        <w:rPr>
          <w:rFonts w:ascii="Times New Roman" w:hAnsi="Times New Roman" w:cs="Times New Roman"/>
          <w:sz w:val="24"/>
          <w:szCs w:val="24"/>
        </w:rPr>
        <w:instrText>ADDIN RW.CITE{{862 Bellanca,Raffaella 2014}}</w:instrText>
      </w:r>
      <w:r w:rsidR="007233E1" w:rsidRPr="006A6783">
        <w:rPr>
          <w:rFonts w:ascii="Times New Roman" w:hAnsi="Times New Roman" w:cs="Times New Roman"/>
          <w:sz w:val="24"/>
          <w:szCs w:val="24"/>
        </w:rPr>
        <w:fldChar w:fldCharType="separate"/>
      </w:r>
      <w:r w:rsidR="007233E1" w:rsidRPr="006A6783">
        <w:rPr>
          <w:rFonts w:ascii="Times New Roman" w:hAnsi="Times New Roman" w:cs="Times New Roman"/>
          <w:sz w:val="24"/>
          <w:szCs w:val="24"/>
        </w:rPr>
        <w:t>(Bellanca, 2014)</w:t>
      </w:r>
      <w:r w:rsidR="007233E1" w:rsidRPr="006A6783">
        <w:rPr>
          <w:rFonts w:ascii="Times New Roman" w:hAnsi="Times New Roman" w:cs="Times New Roman"/>
          <w:sz w:val="24"/>
          <w:szCs w:val="24"/>
        </w:rPr>
        <w:fldChar w:fldCharType="end"/>
      </w:r>
      <w:r w:rsidR="007233E1" w:rsidRPr="006A6783">
        <w:rPr>
          <w:rFonts w:ascii="Times New Roman" w:hAnsi="Times New Roman" w:cs="Times New Roman"/>
          <w:sz w:val="24"/>
          <w:szCs w:val="24"/>
        </w:rPr>
        <w:t>. However, the motivation was to increase customer usage of phones and service packages. The charging stations were initially free to use, but when the charging stations had no operator, clients preferred to pay to charge their phones somewhere else where they could be kept safe. Subsequent systems were installed by phone kiosks and run by entrepreneurs with profits of around 100-150 USD/month; around 400 stations were established by Digicel in Haiti.</w:t>
      </w:r>
    </w:p>
    <w:p w14:paraId="76A3EE7B" w14:textId="28EF973F" w:rsidR="004A56D8" w:rsidRPr="006A6783" w:rsidRDefault="00E65999" w:rsidP="00D2465B">
      <w:pPr>
        <w:rPr>
          <w:rFonts w:ascii="Times New Roman" w:hAnsi="Times New Roman" w:cs="Times New Roman"/>
          <w:sz w:val="24"/>
          <w:szCs w:val="24"/>
        </w:rPr>
      </w:pPr>
      <w:r w:rsidRPr="006A6783">
        <w:rPr>
          <w:rFonts w:ascii="Times New Roman" w:hAnsi="Times New Roman" w:cs="Times New Roman"/>
          <w:sz w:val="24"/>
          <w:szCs w:val="24"/>
        </w:rPr>
        <w:t>A</w:t>
      </w:r>
      <w:r w:rsidR="003D5D4C" w:rsidRPr="006A6783">
        <w:rPr>
          <w:rFonts w:ascii="Times New Roman" w:hAnsi="Times New Roman" w:cs="Times New Roman"/>
          <w:sz w:val="24"/>
          <w:szCs w:val="24"/>
        </w:rPr>
        <w:t xml:space="preserve">s </w:t>
      </w:r>
      <w:r w:rsidRPr="006A6783">
        <w:rPr>
          <w:rFonts w:ascii="Times New Roman" w:hAnsi="Times New Roman" w:cs="Times New Roman"/>
          <w:sz w:val="24"/>
          <w:szCs w:val="24"/>
        </w:rPr>
        <w:t>standalone</w:t>
      </w:r>
      <w:r w:rsidR="003D5D4C" w:rsidRPr="006A6783">
        <w:rPr>
          <w:rFonts w:ascii="Times New Roman" w:hAnsi="Times New Roman" w:cs="Times New Roman"/>
          <w:sz w:val="24"/>
          <w:szCs w:val="24"/>
        </w:rPr>
        <w:t xml:space="preserve"> PV</w:t>
      </w:r>
      <w:r w:rsidR="00547F5F" w:rsidRPr="006A6783">
        <w:rPr>
          <w:rFonts w:ascii="Times New Roman" w:hAnsi="Times New Roman" w:cs="Times New Roman"/>
          <w:sz w:val="24"/>
          <w:szCs w:val="24"/>
        </w:rPr>
        <w:t xml:space="preserve">-battery solar streetlights </w:t>
      </w:r>
      <w:r w:rsidRPr="006A6783">
        <w:rPr>
          <w:rFonts w:ascii="Times New Roman" w:hAnsi="Times New Roman" w:cs="Times New Roman"/>
          <w:sz w:val="24"/>
          <w:szCs w:val="24"/>
        </w:rPr>
        <w:t>will not</w:t>
      </w:r>
      <w:r w:rsidR="00547F5F" w:rsidRPr="006A6783">
        <w:rPr>
          <w:rFonts w:ascii="Times New Roman" w:hAnsi="Times New Roman" w:cs="Times New Roman"/>
          <w:sz w:val="24"/>
          <w:szCs w:val="24"/>
        </w:rPr>
        <w:t xml:space="preserve"> receive a r</w:t>
      </w:r>
      <w:r w:rsidR="003D5D4C" w:rsidRPr="006A6783">
        <w:rPr>
          <w:rFonts w:ascii="Times New Roman" w:hAnsi="Times New Roman" w:cs="Times New Roman"/>
          <w:sz w:val="24"/>
          <w:szCs w:val="24"/>
        </w:rPr>
        <w:t>eliable</w:t>
      </w:r>
      <w:r w:rsidR="00547F5F" w:rsidRPr="006A6783">
        <w:rPr>
          <w:rFonts w:ascii="Times New Roman" w:hAnsi="Times New Roman" w:cs="Times New Roman"/>
          <w:sz w:val="24"/>
          <w:szCs w:val="24"/>
        </w:rPr>
        <w:t xml:space="preserve"> source of solar energy</w:t>
      </w:r>
      <w:r w:rsidR="003D5D4C" w:rsidRPr="006A6783">
        <w:rPr>
          <w:rFonts w:ascii="Times New Roman" w:hAnsi="Times New Roman" w:cs="Times New Roman"/>
          <w:sz w:val="24"/>
          <w:szCs w:val="24"/>
        </w:rPr>
        <w:t xml:space="preserve"> all year round</w:t>
      </w:r>
      <w:r w:rsidR="00547F5F" w:rsidRPr="006A6783">
        <w:rPr>
          <w:rFonts w:ascii="Times New Roman" w:hAnsi="Times New Roman" w:cs="Times New Roman"/>
          <w:sz w:val="24"/>
          <w:szCs w:val="24"/>
        </w:rPr>
        <w:t>,</w:t>
      </w:r>
      <w:r w:rsidRPr="006A6783">
        <w:rPr>
          <w:rFonts w:ascii="Times New Roman" w:hAnsi="Times New Roman" w:cs="Times New Roman"/>
          <w:sz w:val="24"/>
          <w:szCs w:val="24"/>
        </w:rPr>
        <w:t xml:space="preserve"> </w:t>
      </w:r>
      <w:del w:id="84" w:author="Elena Gaura" w:date="2020-06-01T18:19:00Z">
        <w:r w:rsidRPr="006A6783" w:rsidDel="007B482B">
          <w:rPr>
            <w:rFonts w:ascii="Times New Roman" w:hAnsi="Times New Roman" w:cs="Times New Roman"/>
            <w:sz w:val="24"/>
            <w:szCs w:val="24"/>
          </w:rPr>
          <w:delText xml:space="preserve">the </w:delText>
        </w:r>
      </w:del>
      <w:r w:rsidRPr="006A6783">
        <w:rPr>
          <w:rFonts w:ascii="Times New Roman" w:hAnsi="Times New Roman" w:cs="Times New Roman"/>
          <w:sz w:val="24"/>
          <w:szCs w:val="24"/>
        </w:rPr>
        <w:t xml:space="preserve">appropriate sizing and selection of components is needed to minimise potential capacity shortages. </w:t>
      </w:r>
      <w:proofErr w:type="spellStart"/>
      <w:r w:rsidR="006A6783" w:rsidRPr="006A6783">
        <w:rPr>
          <w:rFonts w:ascii="Times New Roman" w:hAnsi="Times New Roman" w:cs="Times New Roman"/>
          <w:sz w:val="24"/>
          <w:szCs w:val="24"/>
        </w:rPr>
        <w:t>Oladeji</w:t>
      </w:r>
      <w:proofErr w:type="spellEnd"/>
      <w:r w:rsidR="006A6783" w:rsidRPr="006A6783">
        <w:rPr>
          <w:rFonts w:ascii="Times New Roman" w:hAnsi="Times New Roman" w:cs="Times New Roman"/>
          <w:sz w:val="24"/>
          <w:szCs w:val="24"/>
        </w:rPr>
        <w:t xml:space="preserve"> et al. </w:t>
      </w:r>
      <w:r w:rsidRPr="006A6783">
        <w:rPr>
          <w:rFonts w:ascii="Times New Roman" w:hAnsi="Times New Roman" w:cs="Times New Roman"/>
          <w:sz w:val="24"/>
          <w:szCs w:val="24"/>
        </w:rPr>
        <w:fldChar w:fldCharType="begin"/>
      </w:r>
      <w:r w:rsidR="006A6783" w:rsidRPr="006A6783">
        <w:rPr>
          <w:rFonts w:ascii="Times New Roman" w:hAnsi="Times New Roman" w:cs="Times New Roman"/>
          <w:sz w:val="24"/>
          <w:szCs w:val="24"/>
        </w:rPr>
        <w:instrText>ADDIN RW.CITE{{937 OLADEJI,AS 2015 /a}}</w:instrText>
      </w:r>
      <w:r w:rsidRPr="006A6783">
        <w:rPr>
          <w:rFonts w:ascii="Times New Roman" w:hAnsi="Times New Roman" w:cs="Times New Roman"/>
          <w:sz w:val="24"/>
          <w:szCs w:val="24"/>
        </w:rPr>
        <w:fldChar w:fldCharType="separate"/>
      </w:r>
      <w:r w:rsidR="006A6783" w:rsidRPr="006A6783">
        <w:rPr>
          <w:rFonts w:ascii="Times New Roman" w:hAnsi="Times New Roman" w:cs="Times New Roman"/>
          <w:sz w:val="24"/>
          <w:szCs w:val="24"/>
        </w:rPr>
        <w:t>(2015)</w:t>
      </w:r>
      <w:r w:rsidRPr="006A6783">
        <w:rPr>
          <w:rFonts w:ascii="Times New Roman" w:hAnsi="Times New Roman" w:cs="Times New Roman"/>
          <w:sz w:val="24"/>
          <w:szCs w:val="24"/>
        </w:rPr>
        <w:fldChar w:fldCharType="end"/>
      </w:r>
      <w:r w:rsidRPr="006A6783">
        <w:rPr>
          <w:rFonts w:ascii="Times New Roman" w:hAnsi="Times New Roman" w:cs="Times New Roman"/>
          <w:sz w:val="24"/>
          <w:szCs w:val="24"/>
        </w:rPr>
        <w:t xml:space="preserve"> demonstrate</w:t>
      </w:r>
      <w:r w:rsidR="00D47CF4" w:rsidRPr="006A6783">
        <w:rPr>
          <w:rFonts w:ascii="Times New Roman" w:hAnsi="Times New Roman" w:cs="Times New Roman"/>
          <w:sz w:val="24"/>
          <w:szCs w:val="24"/>
        </w:rPr>
        <w:t>d</w:t>
      </w:r>
      <w:r w:rsidRPr="006A6783">
        <w:rPr>
          <w:rFonts w:ascii="Times New Roman" w:hAnsi="Times New Roman" w:cs="Times New Roman"/>
          <w:sz w:val="24"/>
          <w:szCs w:val="24"/>
        </w:rPr>
        <w:t xml:space="preserve"> the process of designing a solar streetlight for Ilorin, Nigeria, supported by simulation</w:t>
      </w:r>
      <w:r w:rsidR="006A6783" w:rsidRPr="006A6783">
        <w:rPr>
          <w:rFonts w:ascii="Times New Roman" w:hAnsi="Times New Roman" w:cs="Times New Roman"/>
          <w:sz w:val="24"/>
          <w:szCs w:val="24"/>
        </w:rPr>
        <w:t>s</w:t>
      </w:r>
      <w:r w:rsidRPr="006A6783">
        <w:rPr>
          <w:rFonts w:ascii="Times New Roman" w:hAnsi="Times New Roman" w:cs="Times New Roman"/>
          <w:sz w:val="24"/>
          <w:szCs w:val="24"/>
        </w:rPr>
        <w:t xml:space="preserve"> using HOMER. A number of </w:t>
      </w:r>
      <w:r w:rsidR="00547F5F" w:rsidRPr="006A6783">
        <w:rPr>
          <w:rFonts w:ascii="Times New Roman" w:hAnsi="Times New Roman" w:cs="Times New Roman"/>
          <w:sz w:val="24"/>
          <w:szCs w:val="24"/>
        </w:rPr>
        <w:t>a</w:t>
      </w:r>
      <w:r w:rsidR="004A56D8" w:rsidRPr="006A6783">
        <w:rPr>
          <w:rFonts w:ascii="Times New Roman" w:hAnsi="Times New Roman" w:cs="Times New Roman"/>
          <w:sz w:val="24"/>
          <w:szCs w:val="24"/>
        </w:rPr>
        <w:t xml:space="preserve">lternative </w:t>
      </w:r>
      <w:r w:rsidR="002A7A0E" w:rsidRPr="006A6783">
        <w:rPr>
          <w:rFonts w:ascii="Times New Roman" w:hAnsi="Times New Roman" w:cs="Times New Roman"/>
          <w:sz w:val="24"/>
          <w:szCs w:val="24"/>
        </w:rPr>
        <w:t>design</w:t>
      </w:r>
      <w:r w:rsidR="00547F5F" w:rsidRPr="006A6783">
        <w:rPr>
          <w:rFonts w:ascii="Times New Roman" w:hAnsi="Times New Roman" w:cs="Times New Roman"/>
          <w:sz w:val="24"/>
          <w:szCs w:val="24"/>
        </w:rPr>
        <w:t>s</w:t>
      </w:r>
      <w:r w:rsidR="004A56D8" w:rsidRPr="006A6783">
        <w:rPr>
          <w:rFonts w:ascii="Times New Roman" w:hAnsi="Times New Roman" w:cs="Times New Roman"/>
          <w:sz w:val="24"/>
          <w:szCs w:val="24"/>
        </w:rPr>
        <w:t xml:space="preserve"> </w:t>
      </w:r>
      <w:r w:rsidR="00547F5F" w:rsidRPr="006A6783">
        <w:rPr>
          <w:rFonts w:ascii="Times New Roman" w:hAnsi="Times New Roman" w:cs="Times New Roman"/>
          <w:sz w:val="24"/>
          <w:szCs w:val="24"/>
        </w:rPr>
        <w:t xml:space="preserve">have </w:t>
      </w:r>
      <w:r w:rsidRPr="006A6783">
        <w:rPr>
          <w:rFonts w:ascii="Times New Roman" w:hAnsi="Times New Roman" w:cs="Times New Roman"/>
          <w:sz w:val="24"/>
          <w:szCs w:val="24"/>
        </w:rPr>
        <w:t xml:space="preserve">also been investigated </w:t>
      </w:r>
      <w:r w:rsidR="004A56D8" w:rsidRPr="006A6783">
        <w:rPr>
          <w:rFonts w:ascii="Times New Roman" w:hAnsi="Times New Roman" w:cs="Times New Roman"/>
          <w:sz w:val="24"/>
          <w:szCs w:val="24"/>
        </w:rPr>
        <w:t xml:space="preserve">by </w:t>
      </w:r>
      <w:r w:rsidRPr="006A6783">
        <w:rPr>
          <w:rFonts w:ascii="Times New Roman" w:hAnsi="Times New Roman" w:cs="Times New Roman"/>
          <w:sz w:val="24"/>
          <w:szCs w:val="24"/>
        </w:rPr>
        <w:t xml:space="preserve">other </w:t>
      </w:r>
      <w:r w:rsidR="004A56D8" w:rsidRPr="006A6783">
        <w:rPr>
          <w:rFonts w:ascii="Times New Roman" w:hAnsi="Times New Roman" w:cs="Times New Roman"/>
          <w:sz w:val="24"/>
          <w:szCs w:val="24"/>
        </w:rPr>
        <w:t>authors</w:t>
      </w:r>
      <w:r w:rsidRPr="006A6783">
        <w:rPr>
          <w:rFonts w:ascii="Times New Roman" w:hAnsi="Times New Roman" w:cs="Times New Roman"/>
          <w:sz w:val="24"/>
          <w:szCs w:val="24"/>
        </w:rPr>
        <w:t xml:space="preserve"> to </w:t>
      </w:r>
      <w:r w:rsidR="00221A34" w:rsidRPr="006A6783">
        <w:rPr>
          <w:rFonts w:ascii="Times New Roman" w:hAnsi="Times New Roman" w:cs="Times New Roman"/>
          <w:sz w:val="24"/>
          <w:szCs w:val="24"/>
        </w:rPr>
        <w:t xml:space="preserve">improve reliability and </w:t>
      </w:r>
      <w:r w:rsidRPr="006A6783">
        <w:rPr>
          <w:rFonts w:ascii="Times New Roman" w:hAnsi="Times New Roman" w:cs="Times New Roman"/>
          <w:sz w:val="24"/>
          <w:szCs w:val="24"/>
        </w:rPr>
        <w:t xml:space="preserve">reduce storage requirements </w:t>
      </w:r>
      <w:r w:rsidR="00221A34" w:rsidRPr="006A6783">
        <w:rPr>
          <w:rFonts w:ascii="Times New Roman" w:hAnsi="Times New Roman" w:cs="Times New Roman"/>
          <w:sz w:val="24"/>
          <w:szCs w:val="24"/>
        </w:rPr>
        <w:t>and costs</w:t>
      </w:r>
      <w:r w:rsidR="00547F5F" w:rsidRPr="006A6783">
        <w:rPr>
          <w:rFonts w:ascii="Times New Roman" w:hAnsi="Times New Roman" w:cs="Times New Roman"/>
          <w:sz w:val="24"/>
          <w:szCs w:val="24"/>
        </w:rPr>
        <w:t>.</w:t>
      </w:r>
      <w:r w:rsidR="002A7A0E" w:rsidRPr="006A6783">
        <w:rPr>
          <w:rFonts w:ascii="Times New Roman" w:hAnsi="Times New Roman" w:cs="Times New Roman"/>
          <w:sz w:val="24"/>
          <w:szCs w:val="24"/>
        </w:rPr>
        <w:t xml:space="preserve"> </w:t>
      </w:r>
      <w:proofErr w:type="spellStart"/>
      <w:r w:rsidR="006A6783" w:rsidRPr="006A6783">
        <w:rPr>
          <w:rFonts w:ascii="Times New Roman" w:hAnsi="Times New Roman" w:cs="Times New Roman"/>
          <w:sz w:val="24"/>
          <w:szCs w:val="24"/>
        </w:rPr>
        <w:t>Nyemba</w:t>
      </w:r>
      <w:proofErr w:type="spellEnd"/>
      <w:r w:rsidR="006A6783" w:rsidRPr="006A6783">
        <w:rPr>
          <w:rFonts w:ascii="Times New Roman" w:hAnsi="Times New Roman" w:cs="Times New Roman"/>
          <w:sz w:val="24"/>
          <w:szCs w:val="24"/>
        </w:rPr>
        <w:t xml:space="preserve"> et al. </w:t>
      </w:r>
      <w:r w:rsidR="004A56D8" w:rsidRPr="006A6783">
        <w:rPr>
          <w:rFonts w:ascii="Times New Roman" w:hAnsi="Times New Roman" w:cs="Times New Roman"/>
          <w:sz w:val="24"/>
          <w:szCs w:val="24"/>
        </w:rPr>
        <w:fldChar w:fldCharType="begin"/>
      </w:r>
      <w:r w:rsidR="006A6783" w:rsidRPr="006A6783">
        <w:rPr>
          <w:rFonts w:ascii="Times New Roman" w:hAnsi="Times New Roman" w:cs="Times New Roman"/>
          <w:sz w:val="24"/>
          <w:szCs w:val="24"/>
        </w:rPr>
        <w:instrText>ADDIN RW.CITE{{933 Nyemba,WilsonR 2019 /a}}</w:instrText>
      </w:r>
      <w:r w:rsidR="004A56D8" w:rsidRPr="006A6783">
        <w:rPr>
          <w:rFonts w:ascii="Times New Roman" w:hAnsi="Times New Roman" w:cs="Times New Roman"/>
          <w:sz w:val="24"/>
          <w:szCs w:val="24"/>
        </w:rPr>
        <w:fldChar w:fldCharType="separate"/>
      </w:r>
      <w:r w:rsidR="006A6783" w:rsidRPr="006A6783">
        <w:rPr>
          <w:rFonts w:ascii="Times New Roman" w:hAnsi="Times New Roman" w:cs="Times New Roman"/>
          <w:sz w:val="24"/>
          <w:szCs w:val="24"/>
        </w:rPr>
        <w:t>(2019)</w:t>
      </w:r>
      <w:r w:rsidR="004A56D8" w:rsidRPr="006A6783">
        <w:rPr>
          <w:rFonts w:ascii="Times New Roman" w:hAnsi="Times New Roman" w:cs="Times New Roman"/>
          <w:sz w:val="24"/>
          <w:szCs w:val="24"/>
        </w:rPr>
        <w:fldChar w:fldCharType="end"/>
      </w:r>
      <w:r w:rsidR="004A56D8" w:rsidRPr="006A6783">
        <w:rPr>
          <w:rFonts w:ascii="Times New Roman" w:hAnsi="Times New Roman" w:cs="Times New Roman"/>
          <w:sz w:val="24"/>
          <w:szCs w:val="24"/>
        </w:rPr>
        <w:t xml:space="preserve"> outlined </w:t>
      </w:r>
      <w:r w:rsidR="00547F5F" w:rsidRPr="006A6783">
        <w:rPr>
          <w:rFonts w:ascii="Times New Roman" w:hAnsi="Times New Roman" w:cs="Times New Roman"/>
          <w:sz w:val="24"/>
          <w:szCs w:val="24"/>
        </w:rPr>
        <w:t xml:space="preserve">a </w:t>
      </w:r>
      <w:r w:rsidR="004A56D8" w:rsidRPr="006A6783">
        <w:rPr>
          <w:rFonts w:ascii="Times New Roman" w:hAnsi="Times New Roman" w:cs="Times New Roman"/>
          <w:sz w:val="24"/>
          <w:szCs w:val="24"/>
        </w:rPr>
        <w:t>wind-PV solar streetlight design</w:t>
      </w:r>
      <w:r w:rsidR="00547F5F" w:rsidRPr="006A6783">
        <w:rPr>
          <w:rFonts w:ascii="Times New Roman" w:hAnsi="Times New Roman" w:cs="Times New Roman"/>
          <w:sz w:val="24"/>
          <w:szCs w:val="24"/>
        </w:rPr>
        <w:t xml:space="preserve"> for Zimbabwe</w:t>
      </w:r>
      <w:r w:rsidR="00221A34" w:rsidRPr="006A6783">
        <w:rPr>
          <w:rFonts w:ascii="Times New Roman" w:hAnsi="Times New Roman" w:cs="Times New Roman"/>
          <w:sz w:val="24"/>
          <w:szCs w:val="24"/>
        </w:rPr>
        <w:t xml:space="preserve">, suggesting battery </w:t>
      </w:r>
      <w:r w:rsidR="006A6783" w:rsidRPr="006A6783">
        <w:rPr>
          <w:rFonts w:ascii="Times New Roman" w:hAnsi="Times New Roman" w:cs="Times New Roman"/>
          <w:sz w:val="24"/>
          <w:szCs w:val="24"/>
        </w:rPr>
        <w:t>capacity</w:t>
      </w:r>
      <w:r w:rsidR="00221A34" w:rsidRPr="006A6783">
        <w:rPr>
          <w:rFonts w:ascii="Times New Roman" w:hAnsi="Times New Roman" w:cs="Times New Roman"/>
          <w:sz w:val="24"/>
          <w:szCs w:val="24"/>
        </w:rPr>
        <w:t xml:space="preserve"> could be reduced by 40%</w:t>
      </w:r>
      <w:r w:rsidR="004A56D8" w:rsidRPr="006A6783">
        <w:rPr>
          <w:rFonts w:ascii="Times New Roman" w:hAnsi="Times New Roman" w:cs="Times New Roman"/>
          <w:sz w:val="24"/>
          <w:szCs w:val="24"/>
        </w:rPr>
        <w:t xml:space="preserve"> and </w:t>
      </w:r>
      <w:r w:rsidR="004A56D8" w:rsidRPr="006A6783">
        <w:rPr>
          <w:rFonts w:ascii="Times New Roman" w:hAnsi="Times New Roman" w:cs="Times New Roman"/>
          <w:sz w:val="24"/>
          <w:szCs w:val="24"/>
        </w:rPr>
        <w:fldChar w:fldCharType="begin"/>
      </w:r>
      <w:r w:rsidR="004A56D8" w:rsidRPr="006A6783">
        <w:rPr>
          <w:rFonts w:ascii="Times New Roman" w:hAnsi="Times New Roman" w:cs="Times New Roman"/>
          <w:sz w:val="24"/>
          <w:szCs w:val="24"/>
        </w:rPr>
        <w:instrText>ADDIN RW.CITE{{927 Lagorse,Jeremy 2009}}</w:instrText>
      </w:r>
      <w:r w:rsidR="004A56D8" w:rsidRPr="006A6783">
        <w:rPr>
          <w:rFonts w:ascii="Times New Roman" w:hAnsi="Times New Roman" w:cs="Times New Roman"/>
          <w:sz w:val="24"/>
          <w:szCs w:val="24"/>
        </w:rPr>
        <w:fldChar w:fldCharType="separate"/>
      </w:r>
      <w:r w:rsidR="004A56D8" w:rsidRPr="006A6783">
        <w:rPr>
          <w:rFonts w:ascii="Times New Roman" w:hAnsi="Times New Roman" w:cs="Times New Roman"/>
          <w:bCs/>
          <w:sz w:val="24"/>
          <w:szCs w:val="24"/>
          <w:lang w:val="en-US"/>
        </w:rPr>
        <w:t>(Lagorse et al., 2009)</w:t>
      </w:r>
      <w:r w:rsidR="004A56D8" w:rsidRPr="006A6783">
        <w:rPr>
          <w:rFonts w:ascii="Times New Roman" w:hAnsi="Times New Roman" w:cs="Times New Roman"/>
          <w:sz w:val="24"/>
          <w:szCs w:val="24"/>
        </w:rPr>
        <w:fldChar w:fldCharType="end"/>
      </w:r>
      <w:r w:rsidR="003D5D4C" w:rsidRPr="006A6783">
        <w:rPr>
          <w:rFonts w:ascii="Times New Roman" w:hAnsi="Times New Roman" w:cs="Times New Roman"/>
          <w:sz w:val="24"/>
          <w:szCs w:val="24"/>
        </w:rPr>
        <w:t xml:space="preserve"> </w:t>
      </w:r>
      <w:r w:rsidR="004A56D8" w:rsidRPr="006A6783">
        <w:rPr>
          <w:rFonts w:ascii="Times New Roman" w:hAnsi="Times New Roman" w:cs="Times New Roman"/>
          <w:sz w:val="24"/>
          <w:szCs w:val="24"/>
        </w:rPr>
        <w:t>optimise</w:t>
      </w:r>
      <w:r w:rsidR="003D5D4C" w:rsidRPr="006A6783">
        <w:rPr>
          <w:rFonts w:ascii="Times New Roman" w:hAnsi="Times New Roman" w:cs="Times New Roman"/>
          <w:sz w:val="24"/>
          <w:szCs w:val="24"/>
        </w:rPr>
        <w:t>d</w:t>
      </w:r>
      <w:r w:rsidR="004A56D8" w:rsidRPr="006A6783">
        <w:rPr>
          <w:rFonts w:ascii="Times New Roman" w:hAnsi="Times New Roman" w:cs="Times New Roman"/>
          <w:sz w:val="24"/>
          <w:szCs w:val="24"/>
        </w:rPr>
        <w:t xml:space="preserve"> </w:t>
      </w:r>
      <w:r w:rsidR="00547F5F" w:rsidRPr="006A6783">
        <w:rPr>
          <w:rFonts w:ascii="Times New Roman" w:hAnsi="Times New Roman" w:cs="Times New Roman"/>
          <w:sz w:val="24"/>
          <w:szCs w:val="24"/>
        </w:rPr>
        <w:t xml:space="preserve">a </w:t>
      </w:r>
      <w:r w:rsidR="004A56D8" w:rsidRPr="006A6783">
        <w:rPr>
          <w:rFonts w:ascii="Times New Roman" w:hAnsi="Times New Roman" w:cs="Times New Roman"/>
          <w:sz w:val="24"/>
          <w:szCs w:val="24"/>
        </w:rPr>
        <w:t>hybrid fuel cell-PV design</w:t>
      </w:r>
      <w:r w:rsidR="003D5D4C" w:rsidRPr="006A6783">
        <w:rPr>
          <w:rFonts w:ascii="Times New Roman" w:hAnsi="Times New Roman" w:cs="Times New Roman"/>
          <w:sz w:val="24"/>
          <w:szCs w:val="24"/>
        </w:rPr>
        <w:t xml:space="preserve"> using genetic and simplex algorithms.</w:t>
      </w:r>
      <w:r w:rsidR="00D47CF4" w:rsidRPr="006A6783">
        <w:rPr>
          <w:rFonts w:ascii="Times New Roman" w:hAnsi="Times New Roman" w:cs="Times New Roman"/>
          <w:sz w:val="24"/>
          <w:szCs w:val="24"/>
        </w:rPr>
        <w:t xml:space="preserve"> However, these </w:t>
      </w:r>
      <w:r w:rsidR="006A6783" w:rsidRPr="006A6783">
        <w:rPr>
          <w:rFonts w:ascii="Times New Roman" w:hAnsi="Times New Roman" w:cs="Times New Roman"/>
          <w:sz w:val="24"/>
          <w:szCs w:val="24"/>
        </w:rPr>
        <w:t>systems</w:t>
      </w:r>
      <w:r w:rsidR="00D47CF4" w:rsidRPr="006A6783">
        <w:rPr>
          <w:rFonts w:ascii="Times New Roman" w:hAnsi="Times New Roman" w:cs="Times New Roman"/>
          <w:sz w:val="24"/>
          <w:szCs w:val="24"/>
        </w:rPr>
        <w:t xml:space="preserve"> were not implemented and monitored to see if the simulated gains in performance </w:t>
      </w:r>
      <w:r w:rsidR="006A6783" w:rsidRPr="006A6783">
        <w:rPr>
          <w:rFonts w:ascii="Times New Roman" w:hAnsi="Times New Roman" w:cs="Times New Roman"/>
          <w:sz w:val="24"/>
          <w:szCs w:val="24"/>
        </w:rPr>
        <w:t>could</w:t>
      </w:r>
      <w:r w:rsidR="00D47CF4" w:rsidRPr="006A6783">
        <w:rPr>
          <w:rFonts w:ascii="Times New Roman" w:hAnsi="Times New Roman" w:cs="Times New Roman"/>
          <w:sz w:val="24"/>
          <w:szCs w:val="24"/>
        </w:rPr>
        <w:t xml:space="preserve"> actually</w:t>
      </w:r>
      <w:r w:rsidR="006A6783" w:rsidRPr="006A6783">
        <w:rPr>
          <w:rFonts w:ascii="Times New Roman" w:hAnsi="Times New Roman" w:cs="Times New Roman"/>
          <w:sz w:val="24"/>
          <w:szCs w:val="24"/>
        </w:rPr>
        <w:t xml:space="preserve"> be</w:t>
      </w:r>
      <w:r w:rsidR="00D47CF4" w:rsidRPr="006A6783">
        <w:rPr>
          <w:rFonts w:ascii="Times New Roman" w:hAnsi="Times New Roman" w:cs="Times New Roman"/>
          <w:sz w:val="24"/>
          <w:szCs w:val="24"/>
        </w:rPr>
        <w:t xml:space="preserve"> realised in practice.</w:t>
      </w:r>
    </w:p>
    <w:p w14:paraId="73BE62EC" w14:textId="305A7C7D" w:rsidR="00D47CF4" w:rsidRPr="006A6783" w:rsidRDefault="00D47CF4" w:rsidP="00D47CF4">
      <w:pPr>
        <w:rPr>
          <w:rFonts w:ascii="Times New Roman" w:hAnsi="Times New Roman" w:cs="Times New Roman"/>
          <w:sz w:val="24"/>
          <w:szCs w:val="24"/>
        </w:rPr>
      </w:pPr>
      <w:r w:rsidRPr="006A6783">
        <w:rPr>
          <w:rFonts w:ascii="Times New Roman" w:hAnsi="Times New Roman" w:cs="Times New Roman"/>
          <w:sz w:val="24"/>
          <w:szCs w:val="24"/>
        </w:rPr>
        <w:lastRenderedPageBreak/>
        <w:t xml:space="preserve">The aim of </w:t>
      </w:r>
      <w:del w:id="85" w:author="Elena Gaura" w:date="2020-06-01T18:20:00Z">
        <w:r w:rsidRPr="006A6783" w:rsidDel="007B482B">
          <w:rPr>
            <w:rFonts w:ascii="Times New Roman" w:hAnsi="Times New Roman" w:cs="Times New Roman"/>
            <w:sz w:val="24"/>
            <w:szCs w:val="24"/>
          </w:rPr>
          <w:delText>this project</w:delText>
        </w:r>
      </w:del>
      <w:ins w:id="86" w:author="Elena Gaura" w:date="2020-06-01T18:20:00Z">
        <w:r w:rsidR="007B482B">
          <w:rPr>
            <w:rFonts w:ascii="Times New Roman" w:hAnsi="Times New Roman" w:cs="Times New Roman"/>
            <w:sz w:val="24"/>
            <w:szCs w:val="24"/>
          </w:rPr>
          <w:t>our research was to design, implement and</w:t>
        </w:r>
      </w:ins>
      <w:r w:rsidRPr="006A6783">
        <w:rPr>
          <w:rFonts w:ascii="Times New Roman" w:hAnsi="Times New Roman" w:cs="Times New Roman"/>
          <w:sz w:val="24"/>
          <w:szCs w:val="24"/>
        </w:rPr>
        <w:t xml:space="preserve"> </w:t>
      </w:r>
      <w:del w:id="87" w:author="Elena Gaura" w:date="2020-06-01T18:20:00Z">
        <w:r w:rsidRPr="006A6783" w:rsidDel="007B482B">
          <w:rPr>
            <w:rFonts w:ascii="Times New Roman" w:hAnsi="Times New Roman" w:cs="Times New Roman"/>
            <w:sz w:val="24"/>
            <w:szCs w:val="24"/>
          </w:rPr>
          <w:delText xml:space="preserve">was </w:delText>
        </w:r>
      </w:del>
      <w:r w:rsidRPr="006A6783">
        <w:rPr>
          <w:rFonts w:ascii="Times New Roman" w:hAnsi="Times New Roman" w:cs="Times New Roman"/>
          <w:sz w:val="24"/>
          <w:szCs w:val="24"/>
        </w:rPr>
        <w:t xml:space="preserve">monitor the performance of smart solar streetlight deployed in displaced settlements </w:t>
      </w:r>
      <w:del w:id="88" w:author="Elena Gaura" w:date="2020-06-01T18:20:00Z">
        <w:r w:rsidRPr="006A6783" w:rsidDel="007B482B">
          <w:rPr>
            <w:rFonts w:ascii="Times New Roman" w:hAnsi="Times New Roman" w:cs="Times New Roman"/>
            <w:sz w:val="24"/>
            <w:szCs w:val="24"/>
          </w:rPr>
          <w:delText xml:space="preserve">to </w:delText>
        </w:r>
      </w:del>
      <w:ins w:id="89" w:author="Elena Gaura" w:date="2020-06-01T18:20:00Z">
        <w:r w:rsidR="007B482B">
          <w:rPr>
            <w:rFonts w:ascii="Times New Roman" w:hAnsi="Times New Roman" w:cs="Times New Roman"/>
            <w:sz w:val="24"/>
            <w:szCs w:val="24"/>
          </w:rPr>
          <w:t>that</w:t>
        </w:r>
        <w:r w:rsidR="007B482B" w:rsidRPr="006A6783">
          <w:rPr>
            <w:rFonts w:ascii="Times New Roman" w:hAnsi="Times New Roman" w:cs="Times New Roman"/>
            <w:sz w:val="24"/>
            <w:szCs w:val="24"/>
          </w:rPr>
          <w:t xml:space="preserve"> </w:t>
        </w:r>
      </w:ins>
      <w:r w:rsidRPr="006A6783">
        <w:rPr>
          <w:rFonts w:ascii="Times New Roman" w:hAnsi="Times New Roman" w:cs="Times New Roman"/>
          <w:sz w:val="24"/>
          <w:szCs w:val="24"/>
        </w:rPr>
        <w:t xml:space="preserve">provide additional energy access and to see if anticipated performance was realised in practice. The systems </w:t>
      </w:r>
      <w:del w:id="90" w:author="Elena Gaura" w:date="2020-06-01T18:21:00Z">
        <w:r w:rsidRPr="006A6783" w:rsidDel="007B482B">
          <w:rPr>
            <w:rFonts w:ascii="Times New Roman" w:hAnsi="Times New Roman" w:cs="Times New Roman"/>
            <w:sz w:val="24"/>
            <w:szCs w:val="24"/>
          </w:rPr>
          <w:delText xml:space="preserve">that </w:delText>
        </w:r>
      </w:del>
      <w:r w:rsidRPr="006A6783">
        <w:rPr>
          <w:rFonts w:ascii="Times New Roman" w:hAnsi="Times New Roman" w:cs="Times New Roman"/>
          <w:sz w:val="24"/>
          <w:szCs w:val="24"/>
        </w:rPr>
        <w:t>were design</w:t>
      </w:r>
      <w:ins w:id="91" w:author="Elena Gaura" w:date="2020-06-01T18:21:00Z">
        <w:r w:rsidR="007B482B">
          <w:rPr>
            <w:rFonts w:ascii="Times New Roman" w:hAnsi="Times New Roman" w:cs="Times New Roman"/>
            <w:sz w:val="24"/>
            <w:szCs w:val="24"/>
          </w:rPr>
          <w:t>ed</w:t>
        </w:r>
      </w:ins>
      <w:r w:rsidRPr="006A6783">
        <w:rPr>
          <w:rFonts w:ascii="Times New Roman" w:hAnsi="Times New Roman" w:cs="Times New Roman"/>
          <w:sz w:val="24"/>
          <w:szCs w:val="24"/>
        </w:rPr>
        <w:t xml:space="preserve"> and deployed in two different set</w:t>
      </w:r>
      <w:r w:rsidR="007B6922" w:rsidRPr="006A6783">
        <w:rPr>
          <w:rFonts w:ascii="Times New Roman" w:hAnsi="Times New Roman" w:cs="Times New Roman"/>
          <w:sz w:val="24"/>
          <w:szCs w:val="24"/>
        </w:rPr>
        <w:t xml:space="preserve">tings </w:t>
      </w:r>
      <w:del w:id="92" w:author="Elena Gaura" w:date="2020-06-01T18:21:00Z">
        <w:r w:rsidR="007B6922" w:rsidRPr="006A6783" w:rsidDel="007B482B">
          <w:rPr>
            <w:rFonts w:ascii="Times New Roman" w:hAnsi="Times New Roman" w:cs="Times New Roman"/>
            <w:sz w:val="24"/>
            <w:szCs w:val="24"/>
          </w:rPr>
          <w:delText xml:space="preserve">are </w:delText>
        </w:r>
      </w:del>
      <w:ins w:id="93" w:author="Elena Gaura" w:date="2020-06-01T18:21:00Z">
        <w:r w:rsidR="007B482B">
          <w:rPr>
            <w:rFonts w:ascii="Times New Roman" w:hAnsi="Times New Roman" w:cs="Times New Roman"/>
            <w:sz w:val="24"/>
            <w:szCs w:val="24"/>
          </w:rPr>
          <w:t>as</w:t>
        </w:r>
        <w:r w:rsidR="007B482B" w:rsidRPr="006A6783">
          <w:rPr>
            <w:rFonts w:ascii="Times New Roman" w:hAnsi="Times New Roman" w:cs="Times New Roman"/>
            <w:sz w:val="24"/>
            <w:szCs w:val="24"/>
          </w:rPr>
          <w:t xml:space="preserve"> </w:t>
        </w:r>
      </w:ins>
      <w:r w:rsidR="007B6922" w:rsidRPr="006A6783">
        <w:rPr>
          <w:rFonts w:ascii="Times New Roman" w:hAnsi="Times New Roman" w:cs="Times New Roman"/>
          <w:sz w:val="24"/>
          <w:szCs w:val="24"/>
        </w:rPr>
        <w:t>outlined in section 2, with the data collection and processing techniques used to analyses the systems detailed in section X. The performance analysis results are provided in section 3 and a discussion in response to each research question is provided in section 4.</w:t>
      </w:r>
    </w:p>
    <w:p w14:paraId="1577F974" w14:textId="16290B4D" w:rsidR="00D47CF4" w:rsidRPr="00D47CF4" w:rsidRDefault="00D47CF4" w:rsidP="00D2465B">
      <w:pPr>
        <w:rPr>
          <w:rFonts w:cs="Times New Roman"/>
        </w:rPr>
      </w:pPr>
    </w:p>
    <w:p w14:paraId="0477C239" w14:textId="4A7542C4" w:rsidR="000D22D8" w:rsidRPr="001014B7" w:rsidRDefault="00D0336C" w:rsidP="001014B7">
      <w:pPr>
        <w:pStyle w:val="ListParagraph"/>
        <w:numPr>
          <w:ilvl w:val="0"/>
          <w:numId w:val="31"/>
        </w:numPr>
        <w:rPr>
          <w:b/>
        </w:rPr>
      </w:pPr>
      <w:r w:rsidRPr="001014B7">
        <w:rPr>
          <w:b/>
        </w:rPr>
        <w:t>Method and material</w:t>
      </w:r>
      <w:r w:rsidR="00860DF6" w:rsidRPr="001014B7">
        <w:rPr>
          <w:b/>
        </w:rPr>
        <w:t>s</w:t>
      </w:r>
    </w:p>
    <w:p w14:paraId="57231CCB" w14:textId="77777777" w:rsidR="004755BC" w:rsidRPr="0034226F" w:rsidRDefault="004755BC" w:rsidP="004755BC">
      <w:pPr>
        <w:pStyle w:val="ListParagraph"/>
        <w:rPr>
          <w:b/>
        </w:rPr>
      </w:pPr>
    </w:p>
    <w:p w14:paraId="2D67EE75" w14:textId="5DF82661" w:rsidR="00782301" w:rsidRDefault="00782301" w:rsidP="00782301">
      <w:pPr>
        <w:pStyle w:val="ListParagraph"/>
        <w:numPr>
          <w:ilvl w:val="0"/>
          <w:numId w:val="10"/>
        </w:numPr>
      </w:pPr>
      <w:r>
        <w:t xml:space="preserve">Context of </w:t>
      </w:r>
      <w:r w:rsidR="006A6783">
        <w:t>HEED project</w:t>
      </w:r>
    </w:p>
    <w:p w14:paraId="0733C70A" w14:textId="77777777" w:rsidR="00782301" w:rsidRDefault="00782301" w:rsidP="00782301">
      <w:pPr>
        <w:pStyle w:val="ListParagraph"/>
        <w:numPr>
          <w:ilvl w:val="0"/>
          <w:numId w:val="10"/>
        </w:numPr>
      </w:pPr>
      <w:r>
        <w:t xml:space="preserve">Outline of research, surveys and workshops to arrive at solar system interventions </w:t>
      </w:r>
    </w:p>
    <w:p w14:paraId="68677783" w14:textId="77777777" w:rsidR="00782301" w:rsidRDefault="00782301" w:rsidP="00782301">
      <w:pPr>
        <w:pStyle w:val="ListParagraph"/>
        <w:numPr>
          <w:ilvl w:val="0"/>
          <w:numId w:val="10"/>
        </w:numPr>
      </w:pPr>
      <w:r>
        <w:t>Location of interventions</w:t>
      </w:r>
    </w:p>
    <w:p w14:paraId="6460D539" w14:textId="77777777" w:rsidR="00782301" w:rsidRPr="000A5B34" w:rsidRDefault="00782301" w:rsidP="00782301">
      <w:pPr>
        <w:pStyle w:val="ListParagraph"/>
        <w:numPr>
          <w:ilvl w:val="0"/>
          <w:numId w:val="10"/>
        </w:numPr>
      </w:pPr>
      <w:r w:rsidRPr="000A5B34">
        <w:t>System specifications, components and design.</w:t>
      </w:r>
    </w:p>
    <w:p w14:paraId="71E0D67A" w14:textId="77777777" w:rsidR="00782301" w:rsidRDefault="00782301" w:rsidP="00782301">
      <w:pPr>
        <w:pStyle w:val="ListParagraph"/>
        <w:numPr>
          <w:ilvl w:val="0"/>
          <w:numId w:val="10"/>
        </w:numPr>
      </w:pPr>
      <w:r>
        <w:t>Justify and define how the systems will be monitored</w:t>
      </w:r>
    </w:p>
    <w:p w14:paraId="5991004D" w14:textId="77777777" w:rsidR="00782301" w:rsidRDefault="00782301" w:rsidP="00782301">
      <w:pPr>
        <w:pStyle w:val="ListParagraph"/>
        <w:numPr>
          <w:ilvl w:val="0"/>
          <w:numId w:val="10"/>
        </w:numPr>
      </w:pPr>
      <w:r>
        <w:t>Details on data collection equipment and processing techniques including issues/processing of missing data/yield. Needs careful thought given the poor data we have and depends on RQs.</w:t>
      </w:r>
    </w:p>
    <w:p w14:paraId="2AC57F16" w14:textId="77777777" w:rsidR="00782301" w:rsidRDefault="00782301" w:rsidP="00782301">
      <w:pPr>
        <w:pStyle w:val="ListParagraph"/>
        <w:numPr>
          <w:ilvl w:val="0"/>
          <w:numId w:val="10"/>
        </w:numPr>
      </w:pPr>
      <w:r>
        <w:t>Define and provide rationale for results to be obtained/analysed</w:t>
      </w:r>
    </w:p>
    <w:p w14:paraId="0477C25D" w14:textId="1482D0C2" w:rsidR="00B10327" w:rsidRDefault="00B10327" w:rsidP="000D22D8">
      <w:pPr>
        <w:rPr>
          <w:b/>
        </w:rPr>
      </w:pPr>
    </w:p>
    <w:p w14:paraId="338731CA" w14:textId="45757F59" w:rsidR="00606445" w:rsidRPr="00606445" w:rsidRDefault="00860DF6" w:rsidP="00D77E43">
      <w:pPr>
        <w:pStyle w:val="NormalWeb"/>
        <w:spacing w:after="120" w:afterAutospacing="0" w:line="276" w:lineRule="auto"/>
      </w:pPr>
      <w:r w:rsidRPr="00163BBE">
        <w:t xml:space="preserve">The research </w:t>
      </w:r>
      <w:r>
        <w:t>methods reported here were</w:t>
      </w:r>
      <w:r w:rsidRPr="00163BBE">
        <w:t xml:space="preserve"> </w:t>
      </w:r>
      <w:r w:rsidR="004755BC">
        <w:t xml:space="preserve">carried out </w:t>
      </w:r>
      <w:r>
        <w:t>for</w:t>
      </w:r>
      <w:r w:rsidRPr="00163BBE">
        <w:t xml:space="preserve"> </w:t>
      </w:r>
      <w:r w:rsidRPr="00860DF6">
        <w:t>the Humanita</w:t>
      </w:r>
      <w:r>
        <w:t>rian Engineering and Energy f</w:t>
      </w:r>
      <w:r w:rsidRPr="00860DF6">
        <w:t>or Displacement HEED</w:t>
      </w:r>
      <w:r w:rsidRPr="00163BBE">
        <w:t xml:space="preserve"> research project (EP/P029531/1), in the period 01/0</w:t>
      </w:r>
      <w:ins w:id="94" w:author="Elena Gaura" w:date="2020-06-01T18:24:00Z">
        <w:r w:rsidR="005202D5">
          <w:t>9</w:t>
        </w:r>
      </w:ins>
      <w:del w:id="95" w:author="Elena Gaura" w:date="2020-06-01T18:24:00Z">
        <w:r w:rsidRPr="00163BBE" w:rsidDel="005202D5">
          <w:delText>5</w:delText>
        </w:r>
      </w:del>
      <w:r w:rsidRPr="00163BBE">
        <w:t>/2017-31/0</w:t>
      </w:r>
      <w:ins w:id="96" w:author="Elena Gaura" w:date="2020-06-01T18:24:00Z">
        <w:r w:rsidR="005202D5">
          <w:t>5</w:t>
        </w:r>
      </w:ins>
      <w:del w:id="97" w:author="Elena Gaura" w:date="2020-06-01T18:24:00Z">
        <w:r w:rsidRPr="00163BBE" w:rsidDel="005202D5">
          <w:delText>8</w:delText>
        </w:r>
      </w:del>
      <w:r w:rsidRPr="00163BBE">
        <w:t>/2020. T</w:t>
      </w:r>
      <w:r w:rsidRPr="00163BBE">
        <w:rPr>
          <w:color w:val="000000"/>
        </w:rPr>
        <w:t>he HEED programme aimed to deliver energy access and evidence on humanitarian energy</w:t>
      </w:r>
      <w:r>
        <w:rPr>
          <w:color w:val="000000"/>
        </w:rPr>
        <w:t xml:space="preserve"> </w:t>
      </w:r>
      <w:r w:rsidRPr="00163BBE">
        <w:rPr>
          <w:color w:val="000000"/>
        </w:rPr>
        <w:t>to: understand how available energy devices are used to influence future designs; promote and measure collaborative use of energy for common goals and economic growth; measure improved perception of safety through communal energy devices,</w:t>
      </w:r>
      <w:r>
        <w:rPr>
          <w:color w:val="000000"/>
        </w:rPr>
        <w:t xml:space="preserve"> and</w:t>
      </w:r>
      <w:r w:rsidRPr="00163BBE">
        <w:rPr>
          <w:color w:val="000000"/>
        </w:rPr>
        <w:t xml:space="preserve"> deliver an evidence base on the usage and utility of energy devices to inform energy policy in </w:t>
      </w:r>
      <w:r w:rsidRPr="00606445">
        <w:rPr>
          <w:color w:val="000000"/>
        </w:rPr>
        <w:t>displaced settings.</w:t>
      </w:r>
      <w:r w:rsidRPr="00606445">
        <w:t xml:space="preserve"> </w:t>
      </w:r>
    </w:p>
    <w:p w14:paraId="085643FE" w14:textId="597E43B9" w:rsidR="002A1E6C" w:rsidRPr="00606445" w:rsidRDefault="001B2C73" w:rsidP="00D77E43">
      <w:pPr>
        <w:rPr>
          <w:rFonts w:ascii="Times New Roman" w:hAnsi="Times New Roman" w:cs="Times New Roman"/>
          <w:sz w:val="24"/>
          <w:szCs w:val="24"/>
        </w:rPr>
      </w:pPr>
      <w:r>
        <w:rPr>
          <w:rFonts w:ascii="Times New Roman" w:hAnsi="Times New Roman" w:cs="Times New Roman"/>
          <w:sz w:val="24"/>
          <w:szCs w:val="24"/>
        </w:rPr>
        <w:t xml:space="preserve">To build </w:t>
      </w:r>
      <w:r w:rsidRPr="00606445">
        <w:rPr>
          <w:rFonts w:ascii="Times New Roman" w:hAnsi="Times New Roman" w:cs="Times New Roman"/>
          <w:sz w:val="24"/>
          <w:szCs w:val="24"/>
        </w:rPr>
        <w:t>an evidence base on the value and benefits for humanitarian energy provisions,</w:t>
      </w:r>
      <w:r>
        <w:rPr>
          <w:rFonts w:ascii="Times New Roman" w:hAnsi="Times New Roman" w:cs="Times New Roman"/>
          <w:sz w:val="24"/>
          <w:szCs w:val="24"/>
        </w:rPr>
        <w:t xml:space="preserve"> t</w:t>
      </w:r>
      <w:r w:rsidR="00606445" w:rsidRPr="00606445">
        <w:rPr>
          <w:rFonts w:ascii="Times New Roman" w:hAnsi="Times New Roman" w:cs="Times New Roman"/>
          <w:sz w:val="24"/>
          <w:szCs w:val="24"/>
        </w:rPr>
        <w:t>he HEED project worked with displaced communities in three refugee camps in Rwanda (</w:t>
      </w:r>
      <w:proofErr w:type="spellStart"/>
      <w:r w:rsidR="00606445" w:rsidRPr="00606445">
        <w:rPr>
          <w:rFonts w:ascii="Times New Roman" w:hAnsi="Times New Roman" w:cs="Times New Roman"/>
          <w:sz w:val="24"/>
          <w:szCs w:val="24"/>
        </w:rPr>
        <w:t>Kigeme</w:t>
      </w:r>
      <w:proofErr w:type="spellEnd"/>
      <w:r w:rsidR="00606445" w:rsidRPr="00606445">
        <w:rPr>
          <w:rFonts w:ascii="Times New Roman" w:hAnsi="Times New Roman" w:cs="Times New Roman"/>
          <w:sz w:val="24"/>
          <w:szCs w:val="24"/>
        </w:rPr>
        <w:t xml:space="preserve">, </w:t>
      </w:r>
      <w:proofErr w:type="spellStart"/>
      <w:r w:rsidR="00606445" w:rsidRPr="00606445">
        <w:rPr>
          <w:rFonts w:ascii="Times New Roman" w:hAnsi="Times New Roman" w:cs="Times New Roman"/>
          <w:sz w:val="24"/>
          <w:szCs w:val="24"/>
        </w:rPr>
        <w:t>Nyabiheke</w:t>
      </w:r>
      <w:proofErr w:type="spellEnd"/>
      <w:r w:rsidR="00606445" w:rsidRPr="00606445">
        <w:rPr>
          <w:rFonts w:ascii="Times New Roman" w:hAnsi="Times New Roman" w:cs="Times New Roman"/>
          <w:sz w:val="24"/>
          <w:szCs w:val="24"/>
        </w:rPr>
        <w:t xml:space="preserve">, </w:t>
      </w:r>
      <w:proofErr w:type="spellStart"/>
      <w:r w:rsidR="00606445" w:rsidRPr="00606445">
        <w:rPr>
          <w:rFonts w:ascii="Times New Roman" w:hAnsi="Times New Roman" w:cs="Times New Roman"/>
          <w:sz w:val="24"/>
          <w:szCs w:val="24"/>
        </w:rPr>
        <w:t>Gihembe</w:t>
      </w:r>
      <w:proofErr w:type="spellEnd"/>
      <w:r w:rsidR="00606445" w:rsidRPr="00606445">
        <w:rPr>
          <w:rFonts w:ascii="Times New Roman" w:hAnsi="Times New Roman" w:cs="Times New Roman"/>
          <w:sz w:val="24"/>
          <w:szCs w:val="24"/>
        </w:rPr>
        <w:t xml:space="preserve"> refugee camps) and four temporary settlements in Nepal (</w:t>
      </w:r>
      <w:proofErr w:type="spellStart"/>
      <w:r w:rsidR="00606445" w:rsidRPr="00606445">
        <w:rPr>
          <w:rFonts w:ascii="Times New Roman" w:hAnsi="Times New Roman" w:cs="Times New Roman"/>
          <w:sz w:val="24"/>
          <w:szCs w:val="24"/>
        </w:rPr>
        <w:t>Uttargaya</w:t>
      </w:r>
      <w:proofErr w:type="spellEnd"/>
      <w:r w:rsidR="00606445" w:rsidRPr="00606445">
        <w:rPr>
          <w:rFonts w:ascii="Times New Roman" w:hAnsi="Times New Roman" w:cs="Times New Roman"/>
          <w:sz w:val="24"/>
          <w:szCs w:val="24"/>
        </w:rPr>
        <w:t xml:space="preserve"> and </w:t>
      </w:r>
      <w:proofErr w:type="spellStart"/>
      <w:r w:rsidR="00606445" w:rsidRPr="00606445">
        <w:rPr>
          <w:rFonts w:ascii="Times New Roman" w:hAnsi="Times New Roman" w:cs="Times New Roman"/>
          <w:sz w:val="24"/>
          <w:szCs w:val="24"/>
        </w:rPr>
        <w:t>Bhogate</w:t>
      </w:r>
      <w:proofErr w:type="spellEnd"/>
      <w:r w:rsidR="00606445" w:rsidRPr="00606445">
        <w:rPr>
          <w:rFonts w:ascii="Times New Roman" w:hAnsi="Times New Roman" w:cs="Times New Roman"/>
          <w:sz w:val="24"/>
          <w:szCs w:val="24"/>
        </w:rPr>
        <w:t xml:space="preserve"> Tar in the </w:t>
      </w:r>
      <w:proofErr w:type="spellStart"/>
      <w:r w:rsidR="00606445" w:rsidRPr="00606445">
        <w:rPr>
          <w:rFonts w:ascii="Times New Roman" w:hAnsi="Times New Roman" w:cs="Times New Roman"/>
          <w:sz w:val="24"/>
          <w:szCs w:val="24"/>
        </w:rPr>
        <w:t>Rasuwa</w:t>
      </w:r>
      <w:proofErr w:type="spellEnd"/>
      <w:r w:rsidR="00606445" w:rsidRPr="00606445">
        <w:rPr>
          <w:rFonts w:ascii="Times New Roman" w:hAnsi="Times New Roman" w:cs="Times New Roman"/>
          <w:sz w:val="24"/>
          <w:szCs w:val="24"/>
        </w:rPr>
        <w:t xml:space="preserve"> District, and </w:t>
      </w:r>
      <w:proofErr w:type="spellStart"/>
      <w:r w:rsidR="00606445" w:rsidRPr="00606445">
        <w:rPr>
          <w:rFonts w:ascii="Times New Roman" w:hAnsi="Times New Roman" w:cs="Times New Roman"/>
          <w:sz w:val="24"/>
          <w:szCs w:val="24"/>
        </w:rPr>
        <w:t>Indreni</w:t>
      </w:r>
      <w:proofErr w:type="spellEnd"/>
      <w:r w:rsidR="00606445" w:rsidRPr="00606445">
        <w:rPr>
          <w:rFonts w:ascii="Times New Roman" w:hAnsi="Times New Roman" w:cs="Times New Roman"/>
          <w:sz w:val="24"/>
          <w:szCs w:val="24"/>
        </w:rPr>
        <w:t xml:space="preserve"> </w:t>
      </w:r>
      <w:proofErr w:type="spellStart"/>
      <w:r w:rsidR="00606445" w:rsidRPr="00606445">
        <w:rPr>
          <w:rFonts w:ascii="Times New Roman" w:hAnsi="Times New Roman" w:cs="Times New Roman"/>
          <w:sz w:val="24"/>
          <w:szCs w:val="24"/>
        </w:rPr>
        <w:t>Chaur</w:t>
      </w:r>
      <w:proofErr w:type="spellEnd"/>
      <w:r w:rsidR="00606445" w:rsidRPr="00606445">
        <w:rPr>
          <w:rFonts w:ascii="Times New Roman" w:hAnsi="Times New Roman" w:cs="Times New Roman"/>
          <w:sz w:val="24"/>
          <w:szCs w:val="24"/>
        </w:rPr>
        <w:t xml:space="preserve"> and </w:t>
      </w:r>
      <w:proofErr w:type="spellStart"/>
      <w:r w:rsidR="00606445" w:rsidRPr="00606445">
        <w:rPr>
          <w:rFonts w:ascii="Times New Roman" w:hAnsi="Times New Roman" w:cs="Times New Roman"/>
          <w:sz w:val="24"/>
          <w:szCs w:val="24"/>
        </w:rPr>
        <w:t>Battarin</w:t>
      </w:r>
      <w:proofErr w:type="spellEnd"/>
      <w:r w:rsidR="00606445" w:rsidRPr="00606445">
        <w:rPr>
          <w:rFonts w:ascii="Times New Roman" w:hAnsi="Times New Roman" w:cs="Times New Roman"/>
          <w:sz w:val="24"/>
          <w:szCs w:val="24"/>
        </w:rPr>
        <w:t xml:space="preserve"> the </w:t>
      </w:r>
      <w:proofErr w:type="spellStart"/>
      <w:r w:rsidR="00606445" w:rsidRPr="00606445">
        <w:rPr>
          <w:rFonts w:ascii="Times New Roman" w:hAnsi="Times New Roman" w:cs="Times New Roman"/>
          <w:sz w:val="24"/>
          <w:szCs w:val="24"/>
        </w:rPr>
        <w:t>Nuwakot</w:t>
      </w:r>
      <w:proofErr w:type="spellEnd"/>
      <w:r w:rsidR="00606445" w:rsidRPr="00606445">
        <w:rPr>
          <w:rFonts w:ascii="Times New Roman" w:hAnsi="Times New Roman" w:cs="Times New Roman"/>
          <w:sz w:val="24"/>
          <w:szCs w:val="24"/>
        </w:rPr>
        <w:t xml:space="preserve"> district)</w:t>
      </w:r>
      <w:r>
        <w:rPr>
          <w:rFonts w:ascii="Times New Roman" w:hAnsi="Times New Roman" w:cs="Times New Roman"/>
          <w:sz w:val="24"/>
          <w:szCs w:val="24"/>
        </w:rPr>
        <w:t>.</w:t>
      </w:r>
      <w:r w:rsidR="00606445" w:rsidRPr="00606445">
        <w:rPr>
          <w:rFonts w:ascii="Times New Roman" w:hAnsi="Times New Roman" w:cs="Times New Roman"/>
          <w:sz w:val="24"/>
          <w:szCs w:val="24"/>
        </w:rPr>
        <w:t xml:space="preserve"> </w:t>
      </w:r>
      <w:r>
        <w:rPr>
          <w:rFonts w:ascii="Times New Roman" w:hAnsi="Times New Roman" w:cs="Times New Roman"/>
          <w:sz w:val="24"/>
          <w:szCs w:val="24"/>
        </w:rPr>
        <w:t>To</w:t>
      </w:r>
      <w:r w:rsidRPr="00606445">
        <w:rPr>
          <w:rFonts w:ascii="Times New Roman" w:hAnsi="Times New Roman" w:cs="Times New Roman"/>
          <w:sz w:val="24"/>
          <w:szCs w:val="24"/>
        </w:rPr>
        <w:t xml:space="preserve"> determine </w:t>
      </w:r>
      <w:r>
        <w:rPr>
          <w:rFonts w:ascii="Times New Roman" w:hAnsi="Times New Roman" w:cs="Times New Roman"/>
          <w:sz w:val="24"/>
          <w:szCs w:val="24"/>
        </w:rPr>
        <w:t xml:space="preserve">the </w:t>
      </w:r>
      <w:r w:rsidRPr="00606445">
        <w:rPr>
          <w:rFonts w:ascii="Times New Roman" w:hAnsi="Times New Roman" w:cs="Times New Roman"/>
          <w:sz w:val="24"/>
          <w:szCs w:val="24"/>
        </w:rPr>
        <w:t xml:space="preserve">exact sites </w:t>
      </w:r>
      <w:r>
        <w:rPr>
          <w:rFonts w:ascii="Times New Roman" w:hAnsi="Times New Roman" w:cs="Times New Roman"/>
          <w:sz w:val="24"/>
          <w:szCs w:val="24"/>
        </w:rPr>
        <w:t>for deploying a number of</w:t>
      </w:r>
      <w:r w:rsidRPr="00606445">
        <w:rPr>
          <w:rFonts w:ascii="Times New Roman" w:hAnsi="Times New Roman" w:cs="Times New Roman"/>
          <w:sz w:val="24"/>
          <w:szCs w:val="24"/>
        </w:rPr>
        <w:t xml:space="preserve"> </w:t>
      </w:r>
      <w:r>
        <w:rPr>
          <w:rFonts w:ascii="Times New Roman" w:hAnsi="Times New Roman" w:cs="Times New Roman"/>
          <w:sz w:val="24"/>
          <w:szCs w:val="24"/>
        </w:rPr>
        <w:t xml:space="preserve">monitored energy </w:t>
      </w:r>
      <w:r w:rsidRPr="00606445">
        <w:rPr>
          <w:rFonts w:ascii="Times New Roman" w:hAnsi="Times New Roman" w:cs="Times New Roman"/>
          <w:sz w:val="24"/>
          <w:szCs w:val="24"/>
        </w:rPr>
        <w:t>interventions</w:t>
      </w:r>
      <w:r>
        <w:rPr>
          <w:rFonts w:ascii="Times New Roman" w:hAnsi="Times New Roman" w:cs="Times New Roman"/>
          <w:sz w:val="24"/>
          <w:szCs w:val="24"/>
        </w:rPr>
        <w:t>, s</w:t>
      </w:r>
      <w:r w:rsidR="00606445" w:rsidRPr="00606445">
        <w:rPr>
          <w:rFonts w:ascii="Times New Roman" w:hAnsi="Times New Roman" w:cs="Times New Roman"/>
          <w:sz w:val="24"/>
          <w:szCs w:val="24"/>
        </w:rPr>
        <w:t xml:space="preserve">ite assessments, baseline surveys of current energy practices and community co-design workshops were carried out. </w:t>
      </w:r>
      <w:r>
        <w:rPr>
          <w:rFonts w:ascii="Times New Roman" w:hAnsi="Times New Roman" w:cs="Times New Roman"/>
          <w:sz w:val="24"/>
          <w:szCs w:val="24"/>
        </w:rPr>
        <w:t xml:space="preserve">One of the </w:t>
      </w:r>
      <w:del w:id="98" w:author="Elena Gaura" w:date="2020-06-01T18:26:00Z">
        <w:r w:rsidDel="005202D5">
          <w:rPr>
            <w:rFonts w:ascii="Times New Roman" w:hAnsi="Times New Roman" w:cs="Times New Roman"/>
            <w:sz w:val="24"/>
            <w:szCs w:val="24"/>
          </w:rPr>
          <w:delText xml:space="preserve">proposed </w:delText>
        </w:r>
      </w:del>
      <w:r>
        <w:rPr>
          <w:rFonts w:ascii="Times New Roman" w:hAnsi="Times New Roman" w:cs="Times New Roman"/>
          <w:sz w:val="24"/>
          <w:szCs w:val="24"/>
        </w:rPr>
        <w:t>outcomes from this work was</w:t>
      </w:r>
      <w:r w:rsidR="001014B7">
        <w:rPr>
          <w:rFonts w:ascii="Times New Roman" w:hAnsi="Times New Roman" w:cs="Times New Roman"/>
          <w:sz w:val="24"/>
          <w:szCs w:val="24"/>
        </w:rPr>
        <w:t xml:space="preserve"> </w:t>
      </w:r>
      <w:ins w:id="99" w:author="Elena Gaura" w:date="2020-06-01T18:26:00Z">
        <w:r w:rsidR="005202D5">
          <w:rPr>
            <w:rFonts w:ascii="Times New Roman" w:hAnsi="Times New Roman" w:cs="Times New Roman"/>
            <w:sz w:val="24"/>
            <w:szCs w:val="24"/>
          </w:rPr>
          <w:t xml:space="preserve">the need for </w:t>
        </w:r>
      </w:ins>
      <w:r w:rsidR="001014B7">
        <w:rPr>
          <w:rFonts w:ascii="Times New Roman" w:hAnsi="Times New Roman" w:cs="Times New Roman"/>
          <w:sz w:val="24"/>
          <w:szCs w:val="24"/>
        </w:rPr>
        <w:t xml:space="preserve">smart </w:t>
      </w:r>
      <w:r w:rsidR="002A1E6C" w:rsidRPr="00606445">
        <w:rPr>
          <w:rFonts w:ascii="Times New Roman" w:hAnsi="Times New Roman" w:cs="Times New Roman"/>
          <w:sz w:val="24"/>
          <w:szCs w:val="24"/>
        </w:rPr>
        <w:t>solar streetlights with</w:t>
      </w:r>
      <w:r w:rsidR="004755BC" w:rsidRPr="00606445">
        <w:rPr>
          <w:rFonts w:ascii="Times New Roman" w:hAnsi="Times New Roman" w:cs="Times New Roman"/>
          <w:sz w:val="24"/>
          <w:szCs w:val="24"/>
        </w:rPr>
        <w:t xml:space="preserve"> additional energy access provided by</w:t>
      </w:r>
      <w:r w:rsidR="002A1E6C" w:rsidRPr="00606445">
        <w:rPr>
          <w:rFonts w:ascii="Times New Roman" w:hAnsi="Times New Roman" w:cs="Times New Roman"/>
          <w:sz w:val="24"/>
          <w:szCs w:val="24"/>
        </w:rPr>
        <w:t xml:space="preserve"> ground-level </w:t>
      </w:r>
      <w:r w:rsidR="004755BC" w:rsidRPr="00606445">
        <w:rPr>
          <w:rFonts w:ascii="Times New Roman" w:hAnsi="Times New Roman" w:cs="Times New Roman"/>
          <w:sz w:val="24"/>
          <w:szCs w:val="24"/>
        </w:rPr>
        <w:t xml:space="preserve">AC </w:t>
      </w:r>
      <w:r w:rsidR="002A1E6C" w:rsidRPr="00606445">
        <w:rPr>
          <w:rFonts w:ascii="Times New Roman" w:hAnsi="Times New Roman" w:cs="Times New Roman"/>
          <w:sz w:val="24"/>
          <w:szCs w:val="24"/>
        </w:rPr>
        <w:t xml:space="preserve">sockets. The rationale for the </w:t>
      </w:r>
      <w:del w:id="100" w:author="Elena Gaura" w:date="2020-06-01T18:26:00Z">
        <w:r w:rsidR="002A1E6C" w:rsidRPr="00606445" w:rsidDel="005202D5">
          <w:rPr>
            <w:rFonts w:ascii="Times New Roman" w:hAnsi="Times New Roman" w:cs="Times New Roman"/>
            <w:sz w:val="24"/>
            <w:szCs w:val="24"/>
          </w:rPr>
          <w:delText xml:space="preserve">activity </w:delText>
        </w:r>
      </w:del>
      <w:ins w:id="101" w:author="Elena Gaura" w:date="2020-06-01T18:26:00Z">
        <w:r w:rsidR="005202D5">
          <w:rPr>
            <w:rFonts w:ascii="Times New Roman" w:hAnsi="Times New Roman" w:cs="Times New Roman"/>
            <w:sz w:val="24"/>
            <w:szCs w:val="24"/>
          </w:rPr>
          <w:t>intervention</w:t>
        </w:r>
        <w:r w:rsidR="005202D5" w:rsidRPr="00606445">
          <w:rPr>
            <w:rFonts w:ascii="Times New Roman" w:hAnsi="Times New Roman" w:cs="Times New Roman"/>
            <w:sz w:val="24"/>
            <w:szCs w:val="24"/>
          </w:rPr>
          <w:t xml:space="preserve"> </w:t>
        </w:r>
      </w:ins>
      <w:r w:rsidR="002A1E6C" w:rsidRPr="00606445">
        <w:rPr>
          <w:rFonts w:ascii="Times New Roman" w:hAnsi="Times New Roman" w:cs="Times New Roman"/>
          <w:sz w:val="24"/>
          <w:szCs w:val="24"/>
        </w:rPr>
        <w:t>was:</w:t>
      </w:r>
    </w:p>
    <w:p w14:paraId="707B20D1" w14:textId="23C5EE25" w:rsidR="002A1E6C" w:rsidRPr="00606445" w:rsidRDefault="002A1E6C" w:rsidP="00D77E43">
      <w:pPr>
        <w:pStyle w:val="ListParagraph"/>
        <w:numPr>
          <w:ilvl w:val="0"/>
          <w:numId w:val="28"/>
        </w:numPr>
        <w:spacing w:after="0"/>
        <w:rPr>
          <w:rFonts w:ascii="Times New Roman" w:hAnsi="Times New Roman" w:cs="Times New Roman"/>
          <w:sz w:val="24"/>
          <w:szCs w:val="24"/>
        </w:rPr>
      </w:pPr>
      <w:r w:rsidRPr="00606445">
        <w:rPr>
          <w:rFonts w:ascii="Times New Roman" w:hAnsi="Times New Roman" w:cs="Times New Roman"/>
          <w:sz w:val="24"/>
          <w:szCs w:val="24"/>
        </w:rPr>
        <w:t xml:space="preserve">To enable building an evidence base on value and benefits for </w:t>
      </w:r>
      <w:r w:rsidR="006A6783" w:rsidRPr="00606445">
        <w:rPr>
          <w:rFonts w:ascii="Times New Roman" w:hAnsi="Times New Roman" w:cs="Times New Roman"/>
          <w:sz w:val="24"/>
          <w:szCs w:val="24"/>
        </w:rPr>
        <w:t>streetlights</w:t>
      </w:r>
      <w:r w:rsidRPr="00606445">
        <w:rPr>
          <w:rFonts w:ascii="Times New Roman" w:hAnsi="Times New Roman" w:cs="Times New Roman"/>
          <w:sz w:val="24"/>
          <w:szCs w:val="24"/>
        </w:rPr>
        <w:t xml:space="preserve"> that can influence policy.</w:t>
      </w:r>
    </w:p>
    <w:p w14:paraId="3EA6DEF2" w14:textId="77777777" w:rsidR="002A1E6C" w:rsidRPr="00606445" w:rsidRDefault="002A1E6C" w:rsidP="00D77E43">
      <w:pPr>
        <w:pStyle w:val="ListParagraph"/>
        <w:numPr>
          <w:ilvl w:val="0"/>
          <w:numId w:val="28"/>
        </w:numPr>
        <w:spacing w:after="0"/>
        <w:rPr>
          <w:rFonts w:ascii="Times New Roman" w:hAnsi="Times New Roman" w:cs="Times New Roman"/>
          <w:sz w:val="24"/>
          <w:szCs w:val="24"/>
        </w:rPr>
      </w:pPr>
      <w:r w:rsidRPr="00606445">
        <w:rPr>
          <w:rFonts w:ascii="Times New Roman" w:hAnsi="Times New Roman" w:cs="Times New Roman"/>
          <w:sz w:val="24"/>
          <w:szCs w:val="24"/>
        </w:rPr>
        <w:lastRenderedPageBreak/>
        <w:t>To identify best practice in the construction, location and security measures for long-lived street lighting.</w:t>
      </w:r>
    </w:p>
    <w:p w14:paraId="22C3CED8" w14:textId="77777777" w:rsidR="002A1E6C" w:rsidRPr="00606445" w:rsidRDefault="002A1E6C" w:rsidP="00D77E43">
      <w:pPr>
        <w:pStyle w:val="ListParagraph"/>
        <w:numPr>
          <w:ilvl w:val="0"/>
          <w:numId w:val="28"/>
        </w:numPr>
        <w:spacing w:after="0"/>
        <w:rPr>
          <w:rFonts w:ascii="Times New Roman" w:hAnsi="Times New Roman" w:cs="Times New Roman"/>
          <w:sz w:val="24"/>
          <w:szCs w:val="24"/>
        </w:rPr>
      </w:pPr>
      <w:r w:rsidRPr="00606445">
        <w:rPr>
          <w:rFonts w:ascii="Times New Roman" w:hAnsi="Times New Roman" w:cs="Times New Roman"/>
          <w:sz w:val="24"/>
          <w:szCs w:val="24"/>
        </w:rPr>
        <w:t>To understand how communities would use a shared energy resource when available, auxiliary to the main function of the streetlights (e.g. outdoor sockets for teaching, hair clipping, phone charging).</w:t>
      </w:r>
    </w:p>
    <w:p w14:paraId="4CE301A5" w14:textId="60784C1B" w:rsidR="002A1E6C" w:rsidRPr="001014B7" w:rsidRDefault="002A1E6C" w:rsidP="00D77E43">
      <w:pPr>
        <w:pStyle w:val="ListParagraph"/>
        <w:numPr>
          <w:ilvl w:val="0"/>
          <w:numId w:val="28"/>
        </w:numPr>
        <w:spacing w:after="0"/>
        <w:rPr>
          <w:rFonts w:ascii="Times New Roman" w:hAnsi="Times New Roman" w:cs="Times New Roman"/>
          <w:sz w:val="24"/>
          <w:szCs w:val="24"/>
        </w:rPr>
      </w:pPr>
      <w:r w:rsidRPr="00606445">
        <w:rPr>
          <w:rFonts w:ascii="Times New Roman" w:hAnsi="Times New Roman" w:cs="Times New Roman"/>
          <w:sz w:val="24"/>
          <w:szCs w:val="24"/>
        </w:rPr>
        <w:t xml:space="preserve">To understand how designs of streetlights can be enhanced to facilitate alternative energy delivery at low added cost and sample community readiness for alternative </w:t>
      </w:r>
      <w:r w:rsidRPr="001014B7">
        <w:rPr>
          <w:rFonts w:ascii="Times New Roman" w:hAnsi="Times New Roman" w:cs="Times New Roman"/>
          <w:sz w:val="24"/>
          <w:szCs w:val="24"/>
        </w:rPr>
        <w:t>usage.</w:t>
      </w:r>
    </w:p>
    <w:p w14:paraId="41203461" w14:textId="5DB2CBA6" w:rsidR="002A1E6C" w:rsidRPr="001014B7" w:rsidRDefault="001014B7" w:rsidP="00D77E43">
      <w:pPr>
        <w:pStyle w:val="ListParagraph"/>
        <w:numPr>
          <w:ilvl w:val="0"/>
          <w:numId w:val="28"/>
        </w:numPr>
        <w:spacing w:after="0"/>
        <w:rPr>
          <w:rFonts w:ascii="Times New Roman" w:hAnsi="Times New Roman" w:cs="Times New Roman"/>
          <w:sz w:val="24"/>
          <w:szCs w:val="24"/>
        </w:rPr>
      </w:pPr>
      <w:r w:rsidRPr="001014B7">
        <w:rPr>
          <w:rFonts w:ascii="Times New Roman" w:hAnsi="Times New Roman" w:cs="Times New Roman"/>
          <w:sz w:val="24"/>
          <w:szCs w:val="24"/>
        </w:rPr>
        <w:t>To implement a similar energy intervention in both Rwanda and Nepal to enable the comparison of energy cultures across distinct contexts of protracted settlement and forced displacement</w:t>
      </w:r>
    </w:p>
    <w:p w14:paraId="2F3B8A9A" w14:textId="6EEF9258" w:rsidR="001014B7" w:rsidRDefault="001014B7" w:rsidP="00D77E43">
      <w:pPr>
        <w:pStyle w:val="ListParagraph"/>
        <w:spacing w:after="0"/>
        <w:rPr>
          <w:rFonts w:ascii="Times New Roman" w:hAnsi="Times New Roman" w:cs="Times New Roman"/>
          <w:sz w:val="24"/>
          <w:szCs w:val="24"/>
        </w:rPr>
      </w:pPr>
    </w:p>
    <w:p w14:paraId="4442176D" w14:textId="16DB9499" w:rsidR="007011B1" w:rsidRDefault="000845EF" w:rsidP="00D77E43">
      <w:pPr>
        <w:spacing w:after="0"/>
        <w:rPr>
          <w:rFonts w:ascii="Times New Roman" w:hAnsi="Times New Roman" w:cs="Times New Roman"/>
          <w:sz w:val="24"/>
          <w:szCs w:val="24"/>
        </w:rPr>
      </w:pPr>
      <w:commentRangeStart w:id="102"/>
      <w:r w:rsidRPr="000845EF">
        <w:rPr>
          <w:rFonts w:ascii="Times New Roman" w:hAnsi="Times New Roman" w:cs="Times New Roman"/>
          <w:sz w:val="24"/>
          <w:szCs w:val="24"/>
        </w:rPr>
        <w:t xml:space="preserve">A number </w:t>
      </w:r>
      <w:commentRangeEnd w:id="102"/>
      <w:r w:rsidR="005202D5">
        <w:rPr>
          <w:rStyle w:val="CommentReference"/>
          <w:rFonts w:ascii="Calibri" w:eastAsia="Calibri" w:hAnsi="Calibri" w:cs="Calibri"/>
          <w:lang w:eastAsia="en-GB"/>
        </w:rPr>
        <w:commentReference w:id="102"/>
      </w:r>
      <w:r w:rsidRPr="000845EF">
        <w:rPr>
          <w:rFonts w:ascii="Times New Roman" w:hAnsi="Times New Roman" w:cs="Times New Roman"/>
          <w:sz w:val="24"/>
          <w:szCs w:val="24"/>
        </w:rPr>
        <w:t xml:space="preserve">of assumptions were initially made to produce a set of </w:t>
      </w:r>
      <w:r>
        <w:rPr>
          <w:rFonts w:ascii="Times New Roman" w:hAnsi="Times New Roman" w:cs="Times New Roman"/>
          <w:sz w:val="24"/>
          <w:szCs w:val="24"/>
        </w:rPr>
        <w:t xml:space="preserve">designs and </w:t>
      </w:r>
      <w:r w:rsidRPr="000845EF">
        <w:rPr>
          <w:rFonts w:ascii="Times New Roman" w:hAnsi="Times New Roman" w:cs="Times New Roman"/>
          <w:sz w:val="24"/>
          <w:szCs w:val="24"/>
        </w:rPr>
        <w:t>technical specifications for the smart streetlights. The system needed to provide at least 0.78 kWh</w:t>
      </w:r>
      <w:r>
        <w:rPr>
          <w:rFonts w:ascii="Times New Roman" w:hAnsi="Times New Roman" w:cs="Times New Roman"/>
          <w:sz w:val="24"/>
          <w:szCs w:val="24"/>
        </w:rPr>
        <w:t xml:space="preserve">/d with a peak load of 150 </w:t>
      </w:r>
      <w:r w:rsidRPr="000845EF">
        <w:rPr>
          <w:rFonts w:ascii="Times New Roman" w:hAnsi="Times New Roman" w:cs="Times New Roman"/>
          <w:sz w:val="24"/>
          <w:szCs w:val="24"/>
        </w:rPr>
        <w:t xml:space="preserve">W. This was based on a 60W LED light at full brightness from 6pm – 12 am/half brightness from 12am-6 am, and an auxiliary load of 10 watts throughout the day. For the ground-level socket demand, 0.3 kWh/day with a peak load of 0.14 kW was assumed, </w:t>
      </w:r>
      <w:r w:rsidRPr="000939B5">
        <w:rPr>
          <w:rFonts w:ascii="Times New Roman" w:hAnsi="Times New Roman" w:cs="Times New Roman"/>
          <w:sz w:val="24"/>
          <w:szCs w:val="24"/>
        </w:rPr>
        <w:t xml:space="preserve">with peak demand occurring at midday. </w:t>
      </w:r>
      <w:r w:rsidR="000939B5">
        <w:rPr>
          <w:rFonts w:ascii="Times New Roman" w:hAnsi="Times New Roman" w:cs="Times New Roman"/>
          <w:sz w:val="24"/>
          <w:szCs w:val="24"/>
        </w:rPr>
        <w:t>The software</w:t>
      </w:r>
      <w:del w:id="103" w:author="Elena Gaura" w:date="2020-06-01T18:29:00Z">
        <w:r w:rsidR="000939B5" w:rsidDel="008C42D8">
          <w:rPr>
            <w:rFonts w:ascii="Times New Roman" w:hAnsi="Times New Roman" w:cs="Times New Roman"/>
            <w:sz w:val="24"/>
            <w:szCs w:val="24"/>
          </w:rPr>
          <w:delText>,</w:delText>
        </w:r>
      </w:del>
      <w:r w:rsidR="000939B5">
        <w:rPr>
          <w:rFonts w:ascii="Times New Roman" w:hAnsi="Times New Roman" w:cs="Times New Roman"/>
          <w:sz w:val="24"/>
          <w:szCs w:val="24"/>
        </w:rPr>
        <w:t xml:space="preserve"> </w:t>
      </w:r>
      <w:commentRangeStart w:id="104"/>
      <w:proofErr w:type="spellStart"/>
      <w:r w:rsidR="006A6783">
        <w:rPr>
          <w:rFonts w:ascii="Times New Roman" w:hAnsi="Times New Roman" w:cs="Times New Roman"/>
          <w:sz w:val="24"/>
          <w:szCs w:val="24"/>
        </w:rPr>
        <w:t>HOMER</w:t>
      </w:r>
      <w:r w:rsidR="000939B5" w:rsidRPr="000939B5">
        <w:rPr>
          <w:rFonts w:ascii="Times New Roman" w:hAnsi="Times New Roman" w:cs="Times New Roman"/>
          <w:sz w:val="24"/>
          <w:szCs w:val="24"/>
        </w:rPr>
        <w:t>Pro</w:t>
      </w:r>
      <w:commentRangeEnd w:id="104"/>
      <w:proofErr w:type="spellEnd"/>
      <w:r w:rsidR="008C42D8">
        <w:rPr>
          <w:rStyle w:val="CommentReference"/>
          <w:rFonts w:ascii="Calibri" w:eastAsia="Calibri" w:hAnsi="Calibri" w:cs="Calibri"/>
          <w:lang w:eastAsia="en-GB"/>
        </w:rPr>
        <w:commentReference w:id="104"/>
      </w:r>
      <w:r w:rsidR="00582F62">
        <w:rPr>
          <w:rFonts w:ascii="Times New Roman" w:hAnsi="Times New Roman" w:cs="Times New Roman"/>
          <w:sz w:val="24"/>
          <w:szCs w:val="24"/>
        </w:rPr>
        <w:t xml:space="preserve"> </w:t>
      </w:r>
      <w:r w:rsidR="000939B5" w:rsidRPr="000939B5">
        <w:rPr>
          <w:rFonts w:ascii="Times New Roman" w:hAnsi="Times New Roman" w:cs="Times New Roman"/>
          <w:sz w:val="24"/>
          <w:szCs w:val="24"/>
        </w:rPr>
        <w:t>was used to predict</w:t>
      </w:r>
      <w:del w:id="105" w:author="Elena Gaura" w:date="2020-06-01T18:28:00Z">
        <w:r w:rsidR="000939B5" w:rsidRPr="000939B5" w:rsidDel="008C42D8">
          <w:rPr>
            <w:rFonts w:ascii="Times New Roman" w:hAnsi="Times New Roman" w:cs="Times New Roman"/>
            <w:sz w:val="24"/>
            <w:szCs w:val="24"/>
          </w:rPr>
          <w:delText>e</w:delText>
        </w:r>
      </w:del>
      <w:r w:rsidR="000939B5" w:rsidRPr="000939B5">
        <w:rPr>
          <w:rFonts w:ascii="Times New Roman" w:hAnsi="Times New Roman" w:cs="Times New Roman"/>
          <w:sz w:val="24"/>
          <w:szCs w:val="24"/>
        </w:rPr>
        <w:t xml:space="preserve"> and evaluate the anticipated performance of the </w:t>
      </w:r>
      <w:r w:rsidR="000939B5">
        <w:rPr>
          <w:rFonts w:ascii="Times New Roman" w:hAnsi="Times New Roman" w:cs="Times New Roman"/>
          <w:sz w:val="24"/>
          <w:szCs w:val="24"/>
        </w:rPr>
        <w:t xml:space="preserve">solar </w:t>
      </w:r>
      <w:r w:rsidR="000939B5" w:rsidRPr="000939B5">
        <w:rPr>
          <w:rFonts w:ascii="Times New Roman" w:hAnsi="Times New Roman" w:cs="Times New Roman"/>
          <w:sz w:val="24"/>
          <w:szCs w:val="24"/>
        </w:rPr>
        <w:t>systems</w:t>
      </w:r>
      <w:r w:rsidR="00EC19F7">
        <w:rPr>
          <w:rFonts w:ascii="Times New Roman" w:hAnsi="Times New Roman" w:cs="Times New Roman"/>
          <w:sz w:val="24"/>
          <w:szCs w:val="24"/>
        </w:rPr>
        <w:t xml:space="preserve"> (See Appendix A</w:t>
      </w:r>
      <w:r w:rsidR="007011B1">
        <w:rPr>
          <w:rFonts w:ascii="Times New Roman" w:hAnsi="Times New Roman" w:cs="Times New Roman"/>
          <w:sz w:val="24"/>
          <w:szCs w:val="24"/>
        </w:rPr>
        <w:t xml:space="preserve"> for further details on </w:t>
      </w:r>
      <w:r w:rsidR="006A6783">
        <w:rPr>
          <w:rFonts w:ascii="Times New Roman" w:hAnsi="Times New Roman" w:cs="Times New Roman"/>
          <w:sz w:val="24"/>
          <w:szCs w:val="24"/>
        </w:rPr>
        <w:t>solar s</w:t>
      </w:r>
      <w:r w:rsidR="007011B1">
        <w:rPr>
          <w:rFonts w:ascii="Times New Roman" w:hAnsi="Times New Roman" w:cs="Times New Roman"/>
          <w:sz w:val="24"/>
          <w:szCs w:val="24"/>
        </w:rPr>
        <w:t>treetlight</w:t>
      </w:r>
      <w:r w:rsidR="006A6783">
        <w:rPr>
          <w:rFonts w:ascii="Times New Roman" w:hAnsi="Times New Roman" w:cs="Times New Roman"/>
          <w:sz w:val="24"/>
          <w:szCs w:val="24"/>
        </w:rPr>
        <w:t xml:space="preserve"> design and predicted</w:t>
      </w:r>
      <w:r w:rsidR="007011B1">
        <w:rPr>
          <w:rFonts w:ascii="Times New Roman" w:hAnsi="Times New Roman" w:cs="Times New Roman"/>
          <w:sz w:val="24"/>
          <w:szCs w:val="24"/>
        </w:rPr>
        <w:t xml:space="preserve"> performance</w:t>
      </w:r>
      <w:r w:rsidR="00EC19F7">
        <w:rPr>
          <w:rFonts w:ascii="Times New Roman" w:hAnsi="Times New Roman" w:cs="Times New Roman"/>
          <w:sz w:val="24"/>
          <w:szCs w:val="24"/>
        </w:rPr>
        <w:t>)</w:t>
      </w:r>
      <w:r w:rsidR="000939B5" w:rsidRPr="000939B5">
        <w:rPr>
          <w:rFonts w:ascii="Times New Roman" w:hAnsi="Times New Roman" w:cs="Times New Roman"/>
          <w:sz w:val="24"/>
          <w:szCs w:val="24"/>
        </w:rPr>
        <w:t xml:space="preserve">. </w:t>
      </w:r>
    </w:p>
    <w:p w14:paraId="0D8963BD" w14:textId="77777777" w:rsidR="007011B1" w:rsidRDefault="007011B1" w:rsidP="00D77E43">
      <w:pPr>
        <w:spacing w:after="0"/>
        <w:rPr>
          <w:rFonts w:ascii="Times New Roman" w:hAnsi="Times New Roman" w:cs="Times New Roman"/>
          <w:sz w:val="24"/>
          <w:szCs w:val="24"/>
        </w:rPr>
      </w:pPr>
    </w:p>
    <w:p w14:paraId="28361AA2" w14:textId="4BBB8E72" w:rsidR="000939B5" w:rsidRDefault="000845EF" w:rsidP="00D77E43">
      <w:pPr>
        <w:spacing w:after="0"/>
        <w:rPr>
          <w:rFonts w:ascii="Times New Roman" w:hAnsi="Times New Roman" w:cs="Times New Roman"/>
          <w:sz w:val="24"/>
          <w:szCs w:val="24"/>
        </w:rPr>
      </w:pPr>
      <w:r w:rsidRPr="000939B5">
        <w:rPr>
          <w:rFonts w:ascii="Times New Roman" w:hAnsi="Times New Roman" w:cs="Times New Roman"/>
          <w:sz w:val="24"/>
          <w:szCs w:val="24"/>
        </w:rPr>
        <w:t xml:space="preserve">A call to suppliers was developed for both countries, requesting proposals and quotes from local suppliers to develop and install the systems. </w:t>
      </w:r>
      <w:r w:rsidR="000939B5" w:rsidRPr="000939B5">
        <w:rPr>
          <w:rFonts w:ascii="Times New Roman" w:hAnsi="Times New Roman" w:cs="Times New Roman"/>
          <w:sz w:val="24"/>
          <w:szCs w:val="24"/>
        </w:rPr>
        <w:t>The suppliers were evaluated based on their understanding of the requirements, ability to undertake the work within provided timescales and pricing. The HEED team</w:t>
      </w:r>
      <w:del w:id="106" w:author="Elena Gaura" w:date="2020-06-01T18:29:00Z">
        <w:r w:rsidR="000939B5" w:rsidDel="008C42D8">
          <w:rPr>
            <w:rFonts w:ascii="Times New Roman" w:hAnsi="Times New Roman" w:cs="Times New Roman"/>
            <w:sz w:val="24"/>
            <w:szCs w:val="24"/>
          </w:rPr>
          <w:delText>,</w:delText>
        </w:r>
      </w:del>
      <w:r w:rsidR="000939B5" w:rsidRPr="000939B5">
        <w:rPr>
          <w:rFonts w:ascii="Times New Roman" w:hAnsi="Times New Roman" w:cs="Times New Roman"/>
          <w:sz w:val="24"/>
          <w:szCs w:val="24"/>
        </w:rPr>
        <w:t xml:space="preserve"> selected suppliers</w:t>
      </w:r>
      <w:r w:rsidR="000939B5">
        <w:rPr>
          <w:rFonts w:ascii="Times New Roman" w:hAnsi="Times New Roman" w:cs="Times New Roman"/>
          <w:sz w:val="24"/>
          <w:szCs w:val="24"/>
        </w:rPr>
        <w:t xml:space="preserve"> and </w:t>
      </w:r>
      <w:del w:id="107" w:author="Elena Gaura" w:date="2020-06-01T18:29:00Z">
        <w:r w:rsidR="000939B5" w:rsidDel="008C42D8">
          <w:rPr>
            <w:rFonts w:ascii="Times New Roman" w:hAnsi="Times New Roman" w:cs="Times New Roman"/>
            <w:sz w:val="24"/>
            <w:szCs w:val="24"/>
          </w:rPr>
          <w:delText>community</w:delText>
        </w:r>
        <w:r w:rsidR="000939B5" w:rsidRPr="000939B5" w:rsidDel="008C42D8">
          <w:rPr>
            <w:rFonts w:ascii="Times New Roman" w:hAnsi="Times New Roman" w:cs="Times New Roman"/>
            <w:sz w:val="24"/>
            <w:szCs w:val="24"/>
          </w:rPr>
          <w:delText xml:space="preserve"> then </w:delText>
        </w:r>
      </w:del>
      <w:r w:rsidR="000939B5" w:rsidRPr="000939B5">
        <w:rPr>
          <w:rFonts w:ascii="Times New Roman" w:hAnsi="Times New Roman" w:cs="Times New Roman"/>
          <w:sz w:val="24"/>
          <w:szCs w:val="24"/>
        </w:rPr>
        <w:t xml:space="preserve">worked collaboratively </w:t>
      </w:r>
      <w:del w:id="108" w:author="Elena Gaura" w:date="2020-06-01T18:30:00Z">
        <w:r w:rsidR="000939B5" w:rsidRPr="000939B5" w:rsidDel="008C42D8">
          <w:rPr>
            <w:rFonts w:ascii="Times New Roman" w:hAnsi="Times New Roman" w:cs="Times New Roman"/>
            <w:sz w:val="24"/>
            <w:szCs w:val="24"/>
          </w:rPr>
          <w:delText>togeth</w:delText>
        </w:r>
        <w:r w:rsidR="006A6783" w:rsidDel="008C42D8">
          <w:rPr>
            <w:rFonts w:ascii="Times New Roman" w:hAnsi="Times New Roman" w:cs="Times New Roman"/>
            <w:sz w:val="24"/>
            <w:szCs w:val="24"/>
          </w:rPr>
          <w:delText xml:space="preserve">er </w:delText>
        </w:r>
      </w:del>
      <w:ins w:id="109" w:author="Elena Gaura" w:date="2020-06-01T18:30:00Z">
        <w:r w:rsidR="008C42D8">
          <w:rPr>
            <w:rFonts w:ascii="Times New Roman" w:hAnsi="Times New Roman" w:cs="Times New Roman"/>
            <w:sz w:val="24"/>
            <w:szCs w:val="24"/>
          </w:rPr>
          <w:t>with the communities</w:t>
        </w:r>
        <w:r w:rsidR="008C42D8">
          <w:rPr>
            <w:rFonts w:ascii="Times New Roman" w:hAnsi="Times New Roman" w:cs="Times New Roman"/>
            <w:sz w:val="24"/>
            <w:szCs w:val="24"/>
          </w:rPr>
          <w:t xml:space="preserve"> </w:t>
        </w:r>
      </w:ins>
      <w:r w:rsidR="006A6783">
        <w:rPr>
          <w:rFonts w:ascii="Times New Roman" w:hAnsi="Times New Roman" w:cs="Times New Roman"/>
          <w:sz w:val="24"/>
          <w:szCs w:val="24"/>
        </w:rPr>
        <w:t xml:space="preserve">to refine the design to </w:t>
      </w:r>
      <w:r w:rsidR="000939B5" w:rsidRPr="000939B5">
        <w:rPr>
          <w:rFonts w:ascii="Times New Roman" w:hAnsi="Times New Roman" w:cs="Times New Roman"/>
          <w:sz w:val="24"/>
          <w:szCs w:val="24"/>
        </w:rPr>
        <w:t xml:space="preserve">meet </w:t>
      </w:r>
      <w:del w:id="110" w:author="Elena Gaura" w:date="2020-06-01T18:30:00Z">
        <w:r w:rsidR="000939B5" w:rsidRPr="000939B5" w:rsidDel="008C42D8">
          <w:rPr>
            <w:rFonts w:ascii="Times New Roman" w:hAnsi="Times New Roman" w:cs="Times New Roman"/>
            <w:sz w:val="24"/>
            <w:szCs w:val="24"/>
          </w:rPr>
          <w:delText>the aims of the HEED project</w:delText>
        </w:r>
      </w:del>
      <w:ins w:id="111" w:author="Elena Gaura" w:date="2020-06-01T18:30:00Z">
        <w:r w:rsidR="008C42D8">
          <w:rPr>
            <w:rFonts w:ascii="Times New Roman" w:hAnsi="Times New Roman" w:cs="Times New Roman"/>
            <w:sz w:val="24"/>
            <w:szCs w:val="24"/>
          </w:rPr>
          <w:t>their perceived needs</w:t>
        </w:r>
      </w:ins>
      <w:r w:rsidR="000939B5" w:rsidRPr="000939B5">
        <w:rPr>
          <w:rFonts w:ascii="Times New Roman" w:hAnsi="Times New Roman" w:cs="Times New Roman"/>
          <w:sz w:val="24"/>
          <w:szCs w:val="24"/>
        </w:rPr>
        <w:t xml:space="preserve">. </w:t>
      </w:r>
    </w:p>
    <w:p w14:paraId="4F812398" w14:textId="77777777" w:rsidR="000939B5" w:rsidRDefault="000939B5" w:rsidP="00D77E43">
      <w:pPr>
        <w:spacing w:after="0"/>
        <w:rPr>
          <w:rFonts w:ascii="Times New Roman" w:hAnsi="Times New Roman" w:cs="Times New Roman"/>
          <w:sz w:val="24"/>
          <w:szCs w:val="24"/>
        </w:rPr>
      </w:pPr>
    </w:p>
    <w:p w14:paraId="08D6DDD4" w14:textId="5597B307" w:rsidR="001014B7" w:rsidRDefault="001014B7" w:rsidP="00D77E43">
      <w:pPr>
        <w:spacing w:after="0"/>
        <w:rPr>
          <w:rFonts w:ascii="Times New Roman" w:hAnsi="Times New Roman" w:cs="Times New Roman"/>
          <w:sz w:val="24"/>
          <w:szCs w:val="24"/>
        </w:rPr>
      </w:pPr>
      <w:commentRangeStart w:id="112"/>
      <w:r w:rsidRPr="000939B5">
        <w:rPr>
          <w:rFonts w:ascii="Times New Roman" w:hAnsi="Times New Roman" w:cs="Times New Roman"/>
          <w:sz w:val="24"/>
          <w:szCs w:val="24"/>
        </w:rPr>
        <w:t xml:space="preserve">The two sites chosen for the streetlight intervention are </w:t>
      </w:r>
      <w:r w:rsidR="000939B5">
        <w:rPr>
          <w:rFonts w:ascii="Times New Roman" w:hAnsi="Times New Roman" w:cs="Times New Roman"/>
          <w:sz w:val="24"/>
          <w:szCs w:val="24"/>
        </w:rPr>
        <w:t xml:space="preserve">now </w:t>
      </w:r>
      <w:r w:rsidRPr="000939B5">
        <w:rPr>
          <w:rFonts w:ascii="Times New Roman" w:hAnsi="Times New Roman" w:cs="Times New Roman"/>
          <w:sz w:val="24"/>
          <w:szCs w:val="24"/>
        </w:rPr>
        <w:t>defined, followed by a description of the deployed solar systems. The data collection equipment and processing techniques used are then outlined.</w:t>
      </w:r>
      <w:commentRangeEnd w:id="112"/>
      <w:r w:rsidR="008C42D8">
        <w:rPr>
          <w:rStyle w:val="CommentReference"/>
          <w:rFonts w:ascii="Calibri" w:eastAsia="Calibri" w:hAnsi="Calibri" w:cs="Calibri"/>
          <w:lang w:eastAsia="en-GB"/>
        </w:rPr>
        <w:commentReference w:id="112"/>
      </w:r>
    </w:p>
    <w:p w14:paraId="1AE11490" w14:textId="77777777" w:rsidR="000939B5" w:rsidRPr="000939B5" w:rsidRDefault="000939B5" w:rsidP="00D77E43">
      <w:pPr>
        <w:spacing w:after="0"/>
        <w:rPr>
          <w:rFonts w:ascii="Times New Roman" w:hAnsi="Times New Roman" w:cs="Times New Roman"/>
          <w:sz w:val="24"/>
          <w:szCs w:val="24"/>
        </w:rPr>
      </w:pPr>
    </w:p>
    <w:p w14:paraId="2D5807CB" w14:textId="5E1DA688" w:rsidR="001B1DF7" w:rsidRPr="001014B7" w:rsidRDefault="001014B7" w:rsidP="00D77E43">
      <w:pPr>
        <w:rPr>
          <w:rFonts w:ascii="Times New Roman" w:hAnsi="Times New Roman" w:cs="Times New Roman"/>
          <w:color w:val="000000" w:themeColor="text1"/>
          <w:sz w:val="24"/>
          <w:szCs w:val="24"/>
          <w:lang w:val="en-US"/>
        </w:rPr>
      </w:pPr>
      <w:r>
        <w:rPr>
          <w:rFonts w:ascii="Times New Roman" w:hAnsi="Times New Roman" w:cs="Times New Roman"/>
          <w:b/>
          <w:sz w:val="24"/>
          <w:szCs w:val="24"/>
          <w:lang w:val="en-US"/>
        </w:rPr>
        <w:t>2.2</w:t>
      </w:r>
      <w:r>
        <w:rPr>
          <w:rFonts w:ascii="Times New Roman" w:hAnsi="Times New Roman" w:cs="Times New Roman"/>
          <w:b/>
          <w:sz w:val="24"/>
          <w:szCs w:val="24"/>
          <w:lang w:val="en-US"/>
        </w:rPr>
        <w:tab/>
      </w:r>
      <w:r w:rsidRPr="001014B7">
        <w:rPr>
          <w:rFonts w:ascii="Times New Roman" w:hAnsi="Times New Roman" w:cs="Times New Roman"/>
          <w:b/>
          <w:sz w:val="24"/>
          <w:szCs w:val="24"/>
          <w:lang w:val="en-US"/>
        </w:rPr>
        <w:t>Case study site</w:t>
      </w:r>
      <w:r w:rsidR="0063263F">
        <w:rPr>
          <w:rFonts w:ascii="Times New Roman" w:hAnsi="Times New Roman" w:cs="Times New Roman"/>
          <w:b/>
          <w:sz w:val="24"/>
          <w:szCs w:val="24"/>
          <w:lang w:val="en-US"/>
        </w:rPr>
        <w:t xml:space="preserve"> 1</w:t>
      </w:r>
      <w:r w:rsidR="001B1DF7" w:rsidRPr="001014B7">
        <w:rPr>
          <w:rFonts w:ascii="Times New Roman" w:hAnsi="Times New Roman" w:cs="Times New Roman"/>
          <w:b/>
          <w:sz w:val="24"/>
          <w:szCs w:val="24"/>
          <w:lang w:val="en-US"/>
        </w:rPr>
        <w:t>:</w:t>
      </w:r>
      <w:r w:rsidR="001B1DF7" w:rsidRPr="001014B7">
        <w:rPr>
          <w:rFonts w:ascii="Times New Roman" w:hAnsi="Times New Roman" w:cs="Times New Roman"/>
          <w:sz w:val="24"/>
          <w:szCs w:val="24"/>
          <w:lang w:val="en-US"/>
        </w:rPr>
        <w:t xml:space="preserve"> </w:t>
      </w:r>
      <w:proofErr w:type="spellStart"/>
      <w:r w:rsidR="001B1DF7" w:rsidRPr="001014B7">
        <w:rPr>
          <w:rFonts w:ascii="Times New Roman" w:hAnsi="Times New Roman" w:cs="Times New Roman"/>
          <w:sz w:val="24"/>
          <w:szCs w:val="24"/>
          <w:lang w:val="en-US"/>
        </w:rPr>
        <w:t>Gihembe</w:t>
      </w:r>
      <w:proofErr w:type="spellEnd"/>
      <w:r w:rsidR="001B1DF7" w:rsidRPr="001014B7">
        <w:rPr>
          <w:rFonts w:ascii="Times New Roman" w:hAnsi="Times New Roman" w:cs="Times New Roman"/>
          <w:sz w:val="24"/>
          <w:szCs w:val="24"/>
          <w:lang w:val="en-US"/>
        </w:rPr>
        <w:t xml:space="preserve"> refugee camp, Rwanda</w:t>
      </w:r>
    </w:p>
    <w:p w14:paraId="190D44D6" w14:textId="39D5E3AE" w:rsidR="00A874CD" w:rsidRDefault="00A874CD" w:rsidP="00D77E43">
      <w:pPr>
        <w:rPr>
          <w:rFonts w:ascii="Times New Roman" w:hAnsi="Times New Roman" w:cs="Times New Roman"/>
          <w:sz w:val="24"/>
          <w:szCs w:val="24"/>
        </w:rPr>
      </w:pPr>
      <w:r w:rsidRPr="001014B7">
        <w:rPr>
          <w:rFonts w:ascii="Times New Roman" w:hAnsi="Times New Roman" w:cs="Times New Roman"/>
          <w:sz w:val="24"/>
          <w:szCs w:val="24"/>
        </w:rPr>
        <w:t xml:space="preserve">As of XXXX, Rwanda hosts around 173,000 refugees, 79% of which are resident in six camps around the country. </w:t>
      </w:r>
      <w:proofErr w:type="spellStart"/>
      <w:r w:rsidRPr="001014B7">
        <w:rPr>
          <w:rFonts w:ascii="Times New Roman" w:hAnsi="Times New Roman" w:cs="Times New Roman"/>
          <w:sz w:val="24"/>
          <w:szCs w:val="24"/>
        </w:rPr>
        <w:t>Gihembe</w:t>
      </w:r>
      <w:proofErr w:type="spellEnd"/>
      <w:r w:rsidRPr="001014B7">
        <w:rPr>
          <w:rFonts w:ascii="Times New Roman" w:hAnsi="Times New Roman" w:cs="Times New Roman"/>
          <w:sz w:val="24"/>
          <w:szCs w:val="24"/>
        </w:rPr>
        <w:t xml:space="preserve"> Camp was established in 1997 in </w:t>
      </w:r>
      <w:proofErr w:type="spellStart"/>
      <w:r w:rsidRPr="001014B7">
        <w:rPr>
          <w:rFonts w:ascii="Times New Roman" w:hAnsi="Times New Roman" w:cs="Times New Roman"/>
          <w:sz w:val="24"/>
          <w:szCs w:val="24"/>
        </w:rPr>
        <w:t>Gicumbi</w:t>
      </w:r>
      <w:proofErr w:type="spellEnd"/>
      <w:r w:rsidRPr="001014B7">
        <w:rPr>
          <w:rFonts w:ascii="Times New Roman" w:hAnsi="Times New Roman" w:cs="Times New Roman"/>
          <w:sz w:val="24"/>
          <w:szCs w:val="24"/>
        </w:rPr>
        <w:t xml:space="preserve"> District in Northern Province, and </w:t>
      </w:r>
      <w:r w:rsidR="001014B7">
        <w:rPr>
          <w:rFonts w:ascii="Times New Roman" w:hAnsi="Times New Roman" w:cs="Times New Roman"/>
          <w:sz w:val="24"/>
          <w:szCs w:val="24"/>
        </w:rPr>
        <w:t>in XX</w:t>
      </w:r>
      <w:r w:rsidRPr="001014B7">
        <w:rPr>
          <w:rFonts w:ascii="Times New Roman" w:hAnsi="Times New Roman" w:cs="Times New Roman"/>
          <w:sz w:val="24"/>
          <w:szCs w:val="24"/>
        </w:rPr>
        <w:t xml:space="preserve">X had a population of around 14,500. The government agency responsible for refugee affairs, MIDIMAR (Ministry of Disaster Management and Refugees), administrates and oversees the operation of the camps; whilst the responsibilities of UNHCR (United Nations High Commissioner for Refugees) include ensuring the safety and protection of refugees and providing necessities such as water, sanitation and hygiene (WASH) facilities, shelter, education and access to electricity. </w:t>
      </w:r>
      <w:r w:rsidR="00B76C24" w:rsidRPr="001014B7">
        <w:rPr>
          <w:rFonts w:ascii="Times New Roman" w:hAnsi="Times New Roman" w:cs="Times New Roman"/>
          <w:sz w:val="24"/>
          <w:szCs w:val="24"/>
        </w:rPr>
        <w:t xml:space="preserve">From a survey of over 212 households, </w:t>
      </w:r>
      <w:r w:rsidR="00C54B90" w:rsidRPr="001014B7">
        <w:rPr>
          <w:rFonts w:ascii="Times New Roman" w:hAnsi="Times New Roman" w:cs="Times New Roman"/>
          <w:sz w:val="24"/>
          <w:szCs w:val="24"/>
        </w:rPr>
        <w:t>over 95% had no grid electricity with the majority of the community relying on solar lanterns and candles for lighting (</w:t>
      </w:r>
      <w:r w:rsidR="00C54B90" w:rsidRPr="001014B7">
        <w:rPr>
          <w:rFonts w:ascii="Times New Roman" w:hAnsi="Times New Roman" w:cs="Times New Roman"/>
          <w:i/>
          <w:sz w:val="24"/>
          <w:szCs w:val="24"/>
        </w:rPr>
        <w:t>again the stat</w:t>
      </w:r>
      <w:r w:rsidR="002A1E6C" w:rsidRPr="001014B7">
        <w:rPr>
          <w:rFonts w:ascii="Times New Roman" w:hAnsi="Times New Roman" w:cs="Times New Roman"/>
          <w:i/>
          <w:sz w:val="24"/>
          <w:szCs w:val="24"/>
        </w:rPr>
        <w:t xml:space="preserve">s in D1.5.1 are </w:t>
      </w:r>
      <w:r w:rsidR="00C54B90" w:rsidRPr="001014B7">
        <w:rPr>
          <w:rFonts w:ascii="Times New Roman" w:hAnsi="Times New Roman" w:cs="Times New Roman"/>
          <w:i/>
          <w:sz w:val="24"/>
          <w:szCs w:val="24"/>
        </w:rPr>
        <w:t>not very clear on this</w:t>
      </w:r>
      <w:r w:rsidR="001014B7">
        <w:rPr>
          <w:rFonts w:ascii="Times New Roman" w:hAnsi="Times New Roman" w:cs="Times New Roman"/>
          <w:sz w:val="24"/>
          <w:szCs w:val="24"/>
        </w:rPr>
        <w:t>). However, X number had solar</w:t>
      </w:r>
      <w:r w:rsidR="00C54B90" w:rsidRPr="001014B7">
        <w:rPr>
          <w:rFonts w:ascii="Times New Roman" w:hAnsi="Times New Roman" w:cs="Times New Roman"/>
          <w:sz w:val="24"/>
          <w:szCs w:val="24"/>
        </w:rPr>
        <w:t xml:space="preserve"> home systems (</w:t>
      </w:r>
      <w:r w:rsidR="00C54B90" w:rsidRPr="001014B7">
        <w:rPr>
          <w:rFonts w:ascii="Times New Roman" w:hAnsi="Times New Roman" w:cs="Times New Roman"/>
          <w:i/>
          <w:sz w:val="24"/>
          <w:szCs w:val="24"/>
        </w:rPr>
        <w:t>can we check this?</w:t>
      </w:r>
      <w:r w:rsidR="00C54B90" w:rsidRPr="001014B7">
        <w:rPr>
          <w:rFonts w:ascii="Times New Roman" w:hAnsi="Times New Roman" w:cs="Times New Roman"/>
          <w:sz w:val="24"/>
          <w:szCs w:val="24"/>
        </w:rPr>
        <w:t xml:space="preserve">). The community reported that </w:t>
      </w:r>
      <w:r w:rsidR="006A6783">
        <w:rPr>
          <w:rFonts w:ascii="Times New Roman" w:hAnsi="Times New Roman" w:cs="Times New Roman"/>
          <w:sz w:val="24"/>
          <w:szCs w:val="24"/>
        </w:rPr>
        <w:t xml:space="preserve">the </w:t>
      </w:r>
      <w:r w:rsidR="00C54B90" w:rsidRPr="001014B7">
        <w:rPr>
          <w:rFonts w:ascii="Times New Roman" w:hAnsi="Times New Roman" w:cs="Times New Roman"/>
          <w:sz w:val="24"/>
          <w:szCs w:val="24"/>
        </w:rPr>
        <w:lastRenderedPageBreak/>
        <w:t>energy supply for households and health facilities was the most pressing energy need to be addressed followed by schools and street lighting</w:t>
      </w:r>
      <w:r w:rsidR="006B4428">
        <w:rPr>
          <w:rFonts w:ascii="Times New Roman" w:hAnsi="Times New Roman" w:cs="Times New Roman"/>
          <w:sz w:val="24"/>
          <w:szCs w:val="24"/>
        </w:rPr>
        <w:t xml:space="preserve"> </w:t>
      </w:r>
      <w:r w:rsidR="006B4428" w:rsidRPr="001014B7">
        <w:rPr>
          <w:rFonts w:ascii="Times New Roman" w:hAnsi="Times New Roman" w:cs="Times New Roman"/>
          <w:sz w:val="24"/>
          <w:szCs w:val="24"/>
          <w:lang w:val="en-US"/>
        </w:rPr>
        <w:fldChar w:fldCharType="begin"/>
      </w:r>
      <w:r w:rsidR="006B4428" w:rsidRPr="001014B7">
        <w:rPr>
          <w:rFonts w:ascii="Times New Roman" w:hAnsi="Times New Roman" w:cs="Times New Roman"/>
          <w:sz w:val="24"/>
          <w:szCs w:val="24"/>
          <w:lang w:val="en-US"/>
        </w:rPr>
        <w:instrText>ADDIN RW.CITE{{908 Gaura,E. 2019}}</w:instrText>
      </w:r>
      <w:r w:rsidR="006B4428" w:rsidRPr="001014B7">
        <w:rPr>
          <w:rFonts w:ascii="Times New Roman" w:hAnsi="Times New Roman" w:cs="Times New Roman"/>
          <w:sz w:val="24"/>
          <w:szCs w:val="24"/>
          <w:lang w:val="en-US"/>
        </w:rPr>
        <w:fldChar w:fldCharType="separate"/>
      </w:r>
      <w:r w:rsidR="006B4428" w:rsidRPr="001014B7">
        <w:rPr>
          <w:rFonts w:ascii="Times New Roman" w:hAnsi="Times New Roman" w:cs="Times New Roman"/>
          <w:bCs/>
          <w:sz w:val="24"/>
          <w:szCs w:val="24"/>
          <w:lang w:val="en-US"/>
        </w:rPr>
        <w:t>(Gaura, 2019)</w:t>
      </w:r>
      <w:r w:rsidR="006B4428" w:rsidRPr="001014B7">
        <w:rPr>
          <w:rFonts w:ascii="Times New Roman" w:hAnsi="Times New Roman" w:cs="Times New Roman"/>
          <w:sz w:val="24"/>
          <w:szCs w:val="24"/>
          <w:lang w:val="en-US"/>
        </w:rPr>
        <w:fldChar w:fldCharType="end"/>
      </w:r>
      <w:r w:rsidR="00C54B90" w:rsidRPr="001014B7">
        <w:rPr>
          <w:rFonts w:ascii="Times New Roman" w:hAnsi="Times New Roman" w:cs="Times New Roman"/>
          <w:sz w:val="24"/>
          <w:szCs w:val="24"/>
        </w:rPr>
        <w:t>.</w:t>
      </w:r>
      <w:r w:rsidR="002A1E6C" w:rsidRPr="001014B7">
        <w:rPr>
          <w:rFonts w:ascii="Times New Roman" w:hAnsi="Times New Roman" w:cs="Times New Roman"/>
          <w:sz w:val="24"/>
          <w:szCs w:val="24"/>
        </w:rPr>
        <w:t xml:space="preserve"> Solar streetlights had been previously deployed in </w:t>
      </w:r>
      <w:proofErr w:type="spellStart"/>
      <w:r w:rsidR="002A1E6C" w:rsidRPr="001014B7">
        <w:rPr>
          <w:rFonts w:ascii="Times New Roman" w:hAnsi="Times New Roman" w:cs="Times New Roman"/>
          <w:sz w:val="24"/>
          <w:szCs w:val="24"/>
        </w:rPr>
        <w:t>Gihembe</w:t>
      </w:r>
      <w:proofErr w:type="spellEnd"/>
      <w:r w:rsidR="002A1E6C" w:rsidRPr="001014B7">
        <w:rPr>
          <w:rFonts w:ascii="Times New Roman" w:hAnsi="Times New Roman" w:cs="Times New Roman"/>
          <w:sz w:val="24"/>
          <w:szCs w:val="24"/>
        </w:rPr>
        <w:t xml:space="preserve">; however, it was reported </w:t>
      </w:r>
      <w:ins w:id="113" w:author="Elena Gaura" w:date="2020-06-01T18:32:00Z">
        <w:r w:rsidR="00075CCF">
          <w:rPr>
            <w:rFonts w:ascii="Times New Roman" w:hAnsi="Times New Roman" w:cs="Times New Roman"/>
            <w:sz w:val="24"/>
            <w:szCs w:val="24"/>
          </w:rPr>
          <w:t>by the community</w:t>
        </w:r>
      </w:ins>
      <w:ins w:id="114" w:author="Elena Gaura" w:date="2020-06-01T18:33:00Z">
        <w:r w:rsidR="00075CCF">
          <w:rPr>
            <w:rFonts w:ascii="Times New Roman" w:hAnsi="Times New Roman" w:cs="Times New Roman"/>
            <w:sz w:val="24"/>
            <w:szCs w:val="24"/>
          </w:rPr>
          <w:t xml:space="preserve"> in conversations held by the HEED team </w:t>
        </w:r>
      </w:ins>
      <w:r w:rsidR="002A1E6C" w:rsidRPr="001014B7">
        <w:rPr>
          <w:rFonts w:ascii="Times New Roman" w:hAnsi="Times New Roman" w:cs="Times New Roman"/>
          <w:sz w:val="24"/>
          <w:szCs w:val="24"/>
        </w:rPr>
        <w:t>that they were not fit for purpose, stopped working within a few months of their installation and the PV panels, batteries and lights were soon stolen</w:t>
      </w:r>
      <w:ins w:id="115" w:author="Elena Gaura" w:date="2020-06-01T18:32:00Z">
        <w:r w:rsidR="00075CCF">
          <w:rPr>
            <w:rFonts w:ascii="Times New Roman" w:hAnsi="Times New Roman" w:cs="Times New Roman"/>
            <w:sz w:val="24"/>
            <w:szCs w:val="24"/>
          </w:rPr>
          <w:t>; in effect, the systems were vandalized within a very short period of time</w:t>
        </w:r>
      </w:ins>
      <w:r w:rsidR="002A1E6C" w:rsidRPr="001014B7">
        <w:rPr>
          <w:rFonts w:ascii="Times New Roman" w:hAnsi="Times New Roman" w:cs="Times New Roman"/>
          <w:sz w:val="24"/>
          <w:szCs w:val="24"/>
        </w:rPr>
        <w:t xml:space="preserve">. One observation was that </w:t>
      </w:r>
      <w:del w:id="116" w:author="Elena Gaura" w:date="2020-06-01T18:33:00Z">
        <w:r w:rsidR="002A1E6C" w:rsidRPr="001014B7" w:rsidDel="00075CCF">
          <w:rPr>
            <w:rFonts w:ascii="Times New Roman" w:hAnsi="Times New Roman" w:cs="Times New Roman"/>
            <w:sz w:val="24"/>
            <w:szCs w:val="24"/>
          </w:rPr>
          <w:delText>they had been placed primarily for</w:delText>
        </w:r>
      </w:del>
      <w:ins w:id="117" w:author="Elena Gaura" w:date="2020-06-01T18:33:00Z">
        <w:r w:rsidR="00075CCF">
          <w:rPr>
            <w:rFonts w:ascii="Times New Roman" w:hAnsi="Times New Roman" w:cs="Times New Roman"/>
            <w:sz w:val="24"/>
            <w:szCs w:val="24"/>
          </w:rPr>
          <w:t>their primary placement purpose was</w:t>
        </w:r>
      </w:ins>
      <w:r w:rsidR="002A1E6C" w:rsidRPr="001014B7">
        <w:rPr>
          <w:rFonts w:ascii="Times New Roman" w:hAnsi="Times New Roman" w:cs="Times New Roman"/>
          <w:sz w:val="24"/>
          <w:szCs w:val="24"/>
        </w:rPr>
        <w:t xml:space="preserve"> security – e.g. near a bridge crossing, wood storage area and outside communal buildings – rather than being positioned and orientated </w:t>
      </w:r>
      <w:del w:id="118" w:author="Elena Gaura" w:date="2020-06-01T18:33:00Z">
        <w:r w:rsidR="002A1E6C" w:rsidRPr="001014B7" w:rsidDel="00075CCF">
          <w:rPr>
            <w:rFonts w:ascii="Times New Roman" w:hAnsi="Times New Roman" w:cs="Times New Roman"/>
            <w:sz w:val="24"/>
            <w:szCs w:val="24"/>
          </w:rPr>
          <w:delText xml:space="preserve">for </w:delText>
        </w:r>
      </w:del>
      <w:ins w:id="119" w:author="Elena Gaura" w:date="2020-06-01T18:33:00Z">
        <w:r w:rsidR="00075CCF">
          <w:rPr>
            <w:rFonts w:ascii="Times New Roman" w:hAnsi="Times New Roman" w:cs="Times New Roman"/>
            <w:sz w:val="24"/>
            <w:szCs w:val="24"/>
          </w:rPr>
          <w:t>to enha</w:t>
        </w:r>
      </w:ins>
      <w:ins w:id="120" w:author="Elena Gaura" w:date="2020-06-01T18:34:00Z">
        <w:r w:rsidR="00075CCF">
          <w:rPr>
            <w:rFonts w:ascii="Times New Roman" w:hAnsi="Times New Roman" w:cs="Times New Roman"/>
            <w:sz w:val="24"/>
            <w:szCs w:val="24"/>
          </w:rPr>
          <w:t>nce</w:t>
        </w:r>
      </w:ins>
      <w:ins w:id="121" w:author="Elena Gaura" w:date="2020-06-01T18:33:00Z">
        <w:r w:rsidR="00075CCF" w:rsidRPr="001014B7">
          <w:rPr>
            <w:rFonts w:ascii="Times New Roman" w:hAnsi="Times New Roman" w:cs="Times New Roman"/>
            <w:sz w:val="24"/>
            <w:szCs w:val="24"/>
          </w:rPr>
          <w:t xml:space="preserve"> </w:t>
        </w:r>
      </w:ins>
      <w:r w:rsidR="002A1E6C" w:rsidRPr="001014B7">
        <w:rPr>
          <w:rFonts w:ascii="Times New Roman" w:hAnsi="Times New Roman" w:cs="Times New Roman"/>
          <w:sz w:val="24"/>
          <w:szCs w:val="24"/>
        </w:rPr>
        <w:t>mobility around the camp’s pathways and roads.</w:t>
      </w:r>
    </w:p>
    <w:p w14:paraId="1ECCC2C3" w14:textId="1EFE633D" w:rsidR="0063263F" w:rsidRPr="001014B7" w:rsidRDefault="0063263F" w:rsidP="00D77E43">
      <w:pPr>
        <w:pStyle w:val="ListParagraph"/>
        <w:numPr>
          <w:ilvl w:val="1"/>
          <w:numId w:val="31"/>
        </w:numPr>
        <w:rPr>
          <w:rFonts w:ascii="Times New Roman" w:hAnsi="Times New Roman" w:cs="Times New Roman"/>
          <w:color w:val="000000" w:themeColor="text1"/>
          <w:sz w:val="24"/>
          <w:szCs w:val="24"/>
          <w:lang w:val="en-US"/>
        </w:rPr>
      </w:pPr>
      <w:r w:rsidRPr="001014B7">
        <w:rPr>
          <w:rFonts w:ascii="Times New Roman" w:hAnsi="Times New Roman" w:cs="Times New Roman"/>
          <w:b/>
          <w:sz w:val="24"/>
          <w:szCs w:val="24"/>
        </w:rPr>
        <w:t xml:space="preserve">Case study site </w:t>
      </w:r>
      <w:r>
        <w:rPr>
          <w:rFonts w:ascii="Times New Roman" w:hAnsi="Times New Roman" w:cs="Times New Roman"/>
          <w:b/>
          <w:sz w:val="24"/>
          <w:szCs w:val="24"/>
        </w:rPr>
        <w:t>2</w:t>
      </w:r>
      <w:r w:rsidRPr="001014B7">
        <w:rPr>
          <w:rFonts w:ascii="Times New Roman" w:hAnsi="Times New Roman" w:cs="Times New Roman"/>
          <w:b/>
          <w:sz w:val="24"/>
          <w:szCs w:val="24"/>
        </w:rPr>
        <w:t xml:space="preserve">: </w:t>
      </w:r>
      <w:proofErr w:type="spellStart"/>
      <w:r w:rsidRPr="001014B7">
        <w:rPr>
          <w:rFonts w:ascii="Times New Roman" w:hAnsi="Times New Roman" w:cs="Times New Roman"/>
          <w:color w:val="000000" w:themeColor="text1"/>
          <w:sz w:val="24"/>
          <w:szCs w:val="24"/>
          <w:lang w:val="en-US"/>
        </w:rPr>
        <w:t>Uttargaya</w:t>
      </w:r>
      <w:proofErr w:type="spellEnd"/>
      <w:r w:rsidRPr="001014B7">
        <w:rPr>
          <w:rFonts w:ascii="Times New Roman" w:hAnsi="Times New Roman" w:cs="Times New Roman"/>
          <w:color w:val="000000" w:themeColor="text1"/>
          <w:sz w:val="24"/>
          <w:szCs w:val="24"/>
          <w:lang w:val="en-US"/>
        </w:rPr>
        <w:t xml:space="preserve"> </w:t>
      </w:r>
      <w:ins w:id="122" w:author="Elena Gaura" w:date="2020-06-01T18:34:00Z">
        <w:r w:rsidR="00007C7F">
          <w:rPr>
            <w:rFonts w:ascii="Times New Roman" w:hAnsi="Times New Roman" w:cs="Times New Roman"/>
            <w:color w:val="000000" w:themeColor="text1"/>
            <w:sz w:val="24"/>
            <w:szCs w:val="24"/>
            <w:lang w:val="en-US"/>
          </w:rPr>
          <w:t xml:space="preserve">IDP </w:t>
        </w:r>
      </w:ins>
      <w:r w:rsidRPr="001014B7">
        <w:rPr>
          <w:rFonts w:ascii="Times New Roman" w:hAnsi="Times New Roman" w:cs="Times New Roman"/>
          <w:color w:val="000000" w:themeColor="text1"/>
          <w:sz w:val="24"/>
          <w:szCs w:val="24"/>
          <w:lang w:val="en-US"/>
        </w:rPr>
        <w:t>temporary settlement, Nepal</w:t>
      </w:r>
    </w:p>
    <w:p w14:paraId="30586A23" w14:textId="58D6E07C" w:rsidR="0063263F" w:rsidRPr="001014B7" w:rsidRDefault="0063263F" w:rsidP="00D77E43">
      <w:pPr>
        <w:rPr>
          <w:rFonts w:ascii="Times New Roman" w:hAnsi="Times New Roman" w:cs="Times New Roman"/>
          <w:sz w:val="24"/>
          <w:szCs w:val="24"/>
          <w:lang w:val="en-US"/>
        </w:rPr>
      </w:pPr>
      <w:r w:rsidRPr="001014B7">
        <w:rPr>
          <w:rFonts w:ascii="Times New Roman" w:hAnsi="Times New Roman" w:cs="Times New Roman"/>
          <w:color w:val="000000" w:themeColor="text1"/>
          <w:sz w:val="24"/>
          <w:szCs w:val="24"/>
          <w:lang w:val="en-US"/>
        </w:rPr>
        <w:t xml:space="preserve">The </w:t>
      </w:r>
      <w:proofErr w:type="spellStart"/>
      <w:r w:rsidRPr="001014B7">
        <w:rPr>
          <w:rFonts w:ascii="Times New Roman" w:hAnsi="Times New Roman" w:cs="Times New Roman"/>
          <w:color w:val="000000" w:themeColor="text1"/>
          <w:sz w:val="24"/>
          <w:szCs w:val="24"/>
          <w:lang w:val="en-US"/>
        </w:rPr>
        <w:t>Rasuwa</w:t>
      </w:r>
      <w:proofErr w:type="spellEnd"/>
      <w:r w:rsidRPr="001014B7">
        <w:rPr>
          <w:rFonts w:ascii="Times New Roman" w:hAnsi="Times New Roman" w:cs="Times New Roman"/>
          <w:color w:val="000000" w:themeColor="text1"/>
          <w:sz w:val="24"/>
          <w:szCs w:val="24"/>
          <w:lang w:val="en-US"/>
        </w:rPr>
        <w:t xml:space="preserve"> district in Nepal was one of the most severely affect regions by an earthquake in April 2015. Almost all of the households in the district were damaged and internally displaced people (IDP) were moved to several temporary settlements; the largest was </w:t>
      </w:r>
      <w:proofErr w:type="spellStart"/>
      <w:r w:rsidRPr="001014B7">
        <w:rPr>
          <w:rFonts w:ascii="Times New Roman" w:hAnsi="Times New Roman" w:cs="Times New Roman"/>
          <w:color w:val="000000" w:themeColor="text1"/>
          <w:sz w:val="24"/>
          <w:szCs w:val="24"/>
          <w:lang w:val="en-US"/>
        </w:rPr>
        <w:t>Uttargaya</w:t>
      </w:r>
      <w:proofErr w:type="spellEnd"/>
      <w:r w:rsidRPr="001014B7">
        <w:rPr>
          <w:rFonts w:ascii="Times New Roman" w:hAnsi="Times New Roman" w:cs="Times New Roman"/>
          <w:color w:val="000000" w:themeColor="text1"/>
          <w:sz w:val="24"/>
          <w:szCs w:val="24"/>
          <w:lang w:val="en-US"/>
        </w:rPr>
        <w:t xml:space="preserve"> comprising 257 households. In 2019, the </w:t>
      </w:r>
      <w:r w:rsidRPr="001014B7">
        <w:rPr>
          <w:rFonts w:ascii="Times New Roman" w:hAnsi="Times New Roman" w:cs="Times New Roman"/>
          <w:sz w:val="24"/>
          <w:szCs w:val="24"/>
          <w:lang w:val="en-US"/>
        </w:rPr>
        <w:t xml:space="preserve">formal process of resettlement had not started, and the community at </w:t>
      </w:r>
      <w:proofErr w:type="spellStart"/>
      <w:r w:rsidRPr="001014B7">
        <w:rPr>
          <w:rFonts w:ascii="Times New Roman" w:hAnsi="Times New Roman" w:cs="Times New Roman"/>
          <w:sz w:val="24"/>
          <w:szCs w:val="24"/>
          <w:lang w:val="en-US"/>
        </w:rPr>
        <w:t>Uttargaya</w:t>
      </w:r>
      <w:proofErr w:type="spellEnd"/>
      <w:r w:rsidRPr="001014B7">
        <w:rPr>
          <w:rFonts w:ascii="Times New Roman" w:hAnsi="Times New Roman" w:cs="Times New Roman"/>
          <w:sz w:val="24"/>
          <w:szCs w:val="24"/>
          <w:lang w:val="en-US"/>
        </w:rPr>
        <w:t xml:space="preserve"> wished to remain at the site. The site at </w:t>
      </w:r>
      <w:proofErr w:type="spellStart"/>
      <w:r w:rsidRPr="001014B7">
        <w:rPr>
          <w:rFonts w:ascii="Times New Roman" w:hAnsi="Times New Roman" w:cs="Times New Roman"/>
          <w:sz w:val="24"/>
          <w:szCs w:val="24"/>
          <w:lang w:val="en-US"/>
        </w:rPr>
        <w:t>Uttargaya</w:t>
      </w:r>
      <w:proofErr w:type="spellEnd"/>
      <w:r w:rsidRPr="001014B7">
        <w:rPr>
          <w:rFonts w:ascii="Times New Roman" w:hAnsi="Times New Roman" w:cs="Times New Roman"/>
          <w:sz w:val="24"/>
          <w:szCs w:val="24"/>
          <w:lang w:val="en-US"/>
        </w:rPr>
        <w:t xml:space="preserve"> </w:t>
      </w:r>
      <w:del w:id="123" w:author="Elena Gaura" w:date="2020-06-01T18:34:00Z">
        <w:r w:rsidRPr="001014B7" w:rsidDel="00007C7F">
          <w:rPr>
            <w:rFonts w:ascii="Times New Roman" w:hAnsi="Times New Roman" w:cs="Times New Roman"/>
            <w:sz w:val="24"/>
            <w:szCs w:val="24"/>
            <w:lang w:val="en-US"/>
          </w:rPr>
          <w:delText xml:space="preserve">was </w:delText>
        </w:r>
      </w:del>
      <w:ins w:id="124" w:author="Elena Gaura" w:date="2020-06-01T18:34:00Z">
        <w:r w:rsidR="00007C7F">
          <w:rPr>
            <w:rFonts w:ascii="Times New Roman" w:hAnsi="Times New Roman" w:cs="Times New Roman"/>
            <w:sz w:val="24"/>
            <w:szCs w:val="24"/>
            <w:lang w:val="en-US"/>
          </w:rPr>
          <w:t>is</w:t>
        </w:r>
        <w:r w:rsidR="00007C7F" w:rsidRPr="001014B7">
          <w:rPr>
            <w:rFonts w:ascii="Times New Roman" w:hAnsi="Times New Roman" w:cs="Times New Roman"/>
            <w:sz w:val="24"/>
            <w:szCs w:val="24"/>
            <w:lang w:val="en-US"/>
          </w:rPr>
          <w:t xml:space="preserve"> </w:t>
        </w:r>
      </w:ins>
      <w:r w:rsidRPr="001014B7">
        <w:rPr>
          <w:rFonts w:ascii="Times New Roman" w:hAnsi="Times New Roman" w:cs="Times New Roman"/>
          <w:sz w:val="24"/>
          <w:szCs w:val="24"/>
          <w:lang w:val="en-US"/>
        </w:rPr>
        <w:t xml:space="preserve">located on the </w:t>
      </w:r>
      <w:proofErr w:type="spellStart"/>
      <w:r w:rsidRPr="001014B7">
        <w:rPr>
          <w:rFonts w:ascii="Times New Roman" w:hAnsi="Times New Roman" w:cs="Times New Roman"/>
          <w:sz w:val="24"/>
          <w:szCs w:val="24"/>
          <w:lang w:val="en-US"/>
        </w:rPr>
        <w:t>Trishuli</w:t>
      </w:r>
      <w:proofErr w:type="spellEnd"/>
      <w:r w:rsidRPr="001014B7">
        <w:rPr>
          <w:rFonts w:ascii="Times New Roman" w:hAnsi="Times New Roman" w:cs="Times New Roman"/>
          <w:sz w:val="24"/>
          <w:szCs w:val="24"/>
          <w:lang w:val="en-US"/>
        </w:rPr>
        <w:t xml:space="preserve"> </w:t>
      </w:r>
      <w:proofErr w:type="gramStart"/>
      <w:r w:rsidRPr="001014B7">
        <w:rPr>
          <w:rFonts w:ascii="Times New Roman" w:hAnsi="Times New Roman" w:cs="Times New Roman"/>
          <w:sz w:val="24"/>
          <w:szCs w:val="24"/>
          <w:lang w:val="en-US"/>
        </w:rPr>
        <w:t>River bank</w:t>
      </w:r>
      <w:proofErr w:type="gramEnd"/>
      <w:r w:rsidRPr="001014B7">
        <w:rPr>
          <w:rFonts w:ascii="Times New Roman" w:hAnsi="Times New Roman" w:cs="Times New Roman"/>
          <w:sz w:val="24"/>
          <w:szCs w:val="24"/>
          <w:lang w:val="en-US"/>
        </w:rPr>
        <w:t xml:space="preserve">, making </w:t>
      </w:r>
      <w:del w:id="125" w:author="Elena Gaura" w:date="2020-06-01T18:34:00Z">
        <w:r w:rsidRPr="001014B7" w:rsidDel="00007C7F">
          <w:rPr>
            <w:rFonts w:ascii="Times New Roman" w:hAnsi="Times New Roman" w:cs="Times New Roman"/>
            <w:sz w:val="24"/>
            <w:szCs w:val="24"/>
            <w:lang w:val="en-US"/>
          </w:rPr>
          <w:delText xml:space="preserve">travel </w:delText>
        </w:r>
      </w:del>
      <w:ins w:id="126" w:author="Elena Gaura" w:date="2020-06-01T18:34:00Z">
        <w:r w:rsidR="00007C7F">
          <w:rPr>
            <w:rFonts w:ascii="Times New Roman" w:hAnsi="Times New Roman" w:cs="Times New Roman"/>
            <w:sz w:val="24"/>
            <w:szCs w:val="24"/>
            <w:lang w:val="en-US"/>
          </w:rPr>
          <w:t>mobi</w:t>
        </w:r>
      </w:ins>
      <w:ins w:id="127" w:author="Elena Gaura" w:date="2020-06-01T18:35:00Z">
        <w:r w:rsidR="00007C7F">
          <w:rPr>
            <w:rFonts w:ascii="Times New Roman" w:hAnsi="Times New Roman" w:cs="Times New Roman"/>
            <w:sz w:val="24"/>
            <w:szCs w:val="24"/>
            <w:lang w:val="en-US"/>
          </w:rPr>
          <w:t>lity</w:t>
        </w:r>
      </w:ins>
      <w:ins w:id="128" w:author="Elena Gaura" w:date="2020-06-01T18:34:00Z">
        <w:r w:rsidR="00007C7F" w:rsidRPr="001014B7">
          <w:rPr>
            <w:rFonts w:ascii="Times New Roman" w:hAnsi="Times New Roman" w:cs="Times New Roman"/>
            <w:sz w:val="24"/>
            <w:szCs w:val="24"/>
            <w:lang w:val="en-US"/>
          </w:rPr>
          <w:t xml:space="preserve"> </w:t>
        </w:r>
      </w:ins>
      <w:r w:rsidRPr="001014B7">
        <w:rPr>
          <w:rFonts w:ascii="Times New Roman" w:hAnsi="Times New Roman" w:cs="Times New Roman"/>
          <w:sz w:val="24"/>
          <w:szCs w:val="24"/>
          <w:lang w:val="en-US"/>
        </w:rPr>
        <w:t>at night particularly dangerous.</w:t>
      </w:r>
      <w:r>
        <w:rPr>
          <w:rFonts w:ascii="Times New Roman" w:hAnsi="Times New Roman" w:cs="Times New Roman"/>
          <w:sz w:val="24"/>
          <w:szCs w:val="24"/>
          <w:lang w:val="en-US"/>
        </w:rPr>
        <w:t xml:space="preserve"> </w:t>
      </w:r>
      <w:r w:rsidRPr="001014B7">
        <w:rPr>
          <w:rFonts w:ascii="Times New Roman" w:hAnsi="Times New Roman" w:cs="Times New Roman"/>
          <w:sz w:val="24"/>
          <w:szCs w:val="24"/>
          <w:lang w:val="en-US"/>
        </w:rPr>
        <w:t xml:space="preserve">From a survey of 95 homes at </w:t>
      </w:r>
      <w:proofErr w:type="spellStart"/>
      <w:r w:rsidRPr="001014B7">
        <w:rPr>
          <w:rFonts w:ascii="Times New Roman" w:hAnsi="Times New Roman" w:cs="Times New Roman"/>
          <w:sz w:val="24"/>
          <w:szCs w:val="24"/>
          <w:lang w:val="en-US"/>
        </w:rPr>
        <w:t>Uttargaya</w:t>
      </w:r>
      <w:proofErr w:type="spellEnd"/>
      <w:r w:rsidRPr="001014B7">
        <w:rPr>
          <w:rFonts w:ascii="Times New Roman" w:hAnsi="Times New Roman" w:cs="Times New Roman"/>
          <w:sz w:val="24"/>
          <w:szCs w:val="24"/>
          <w:lang w:val="en-US"/>
        </w:rPr>
        <w:t xml:space="preserve"> in 2018 it was found that the majority (&gt;90% only have pie chart?) had access to electricity from a secondary grid connection or solar home system; street lighting was perceived to be the most important energy need to be addressed as the solar lanterns that had been provided with in the past were inadequate </w:t>
      </w:r>
      <w:commentRangeStart w:id="129"/>
      <w:r w:rsidRPr="001014B7">
        <w:rPr>
          <w:rFonts w:ascii="Times New Roman" w:hAnsi="Times New Roman" w:cs="Times New Roman"/>
          <w:sz w:val="24"/>
          <w:szCs w:val="24"/>
          <w:lang w:val="en-US"/>
        </w:rPr>
        <w:fldChar w:fldCharType="begin"/>
      </w:r>
      <w:r w:rsidRPr="001014B7">
        <w:rPr>
          <w:rFonts w:ascii="Times New Roman" w:hAnsi="Times New Roman" w:cs="Times New Roman"/>
          <w:sz w:val="24"/>
          <w:szCs w:val="24"/>
          <w:lang w:val="en-US"/>
        </w:rPr>
        <w:instrText>ADDIN RW.CITE{{908 Gaura,E. 2019}}</w:instrText>
      </w:r>
      <w:r w:rsidRPr="001014B7">
        <w:rPr>
          <w:rFonts w:ascii="Times New Roman" w:hAnsi="Times New Roman" w:cs="Times New Roman"/>
          <w:sz w:val="24"/>
          <w:szCs w:val="24"/>
          <w:lang w:val="en-US"/>
        </w:rPr>
        <w:fldChar w:fldCharType="separate"/>
      </w:r>
      <w:r w:rsidRPr="001014B7">
        <w:rPr>
          <w:rFonts w:ascii="Times New Roman" w:hAnsi="Times New Roman" w:cs="Times New Roman"/>
          <w:bCs/>
          <w:sz w:val="24"/>
          <w:szCs w:val="24"/>
          <w:lang w:val="en-US"/>
        </w:rPr>
        <w:t>(Gaura, 2019)</w:t>
      </w:r>
      <w:r w:rsidRPr="001014B7">
        <w:rPr>
          <w:rFonts w:ascii="Times New Roman" w:hAnsi="Times New Roman" w:cs="Times New Roman"/>
          <w:sz w:val="24"/>
          <w:szCs w:val="24"/>
          <w:lang w:val="en-US"/>
        </w:rPr>
        <w:fldChar w:fldCharType="end"/>
      </w:r>
      <w:r w:rsidRPr="001014B7">
        <w:rPr>
          <w:rFonts w:ascii="Times New Roman" w:hAnsi="Times New Roman" w:cs="Times New Roman"/>
          <w:sz w:val="24"/>
          <w:szCs w:val="24"/>
          <w:lang w:val="en-US"/>
        </w:rPr>
        <w:t xml:space="preserve">. </w:t>
      </w:r>
      <w:commentRangeEnd w:id="129"/>
      <w:r w:rsidR="00007C7F">
        <w:rPr>
          <w:rStyle w:val="CommentReference"/>
          <w:rFonts w:ascii="Calibri" w:eastAsia="Calibri" w:hAnsi="Calibri" w:cs="Calibri"/>
          <w:lang w:eastAsia="en-GB"/>
        </w:rPr>
        <w:commentReference w:id="129"/>
      </w:r>
    </w:p>
    <w:p w14:paraId="7C3DE939" w14:textId="77777777" w:rsidR="0063263F" w:rsidRDefault="0063263F" w:rsidP="00D77E43">
      <w:pPr>
        <w:rPr>
          <w:rFonts w:ascii="Times New Roman" w:hAnsi="Times New Roman" w:cs="Times New Roman"/>
          <w:sz w:val="24"/>
          <w:szCs w:val="24"/>
        </w:rPr>
      </w:pPr>
    </w:p>
    <w:p w14:paraId="3537B1AC" w14:textId="7C21AFE9" w:rsidR="001014B7" w:rsidRDefault="001014B7" w:rsidP="00D77E43">
      <w:pPr>
        <w:rPr>
          <w:rFonts w:ascii="Times New Roman" w:hAnsi="Times New Roman" w:cs="Times New Roman"/>
          <w:b/>
          <w:sz w:val="24"/>
          <w:szCs w:val="24"/>
        </w:rPr>
      </w:pPr>
      <w:r w:rsidRPr="009F7870">
        <w:rPr>
          <w:rFonts w:ascii="Times New Roman" w:hAnsi="Times New Roman" w:cs="Times New Roman"/>
          <w:b/>
          <w:sz w:val="24"/>
          <w:szCs w:val="24"/>
        </w:rPr>
        <w:t>2.3</w:t>
      </w:r>
      <w:r w:rsidRPr="009F7870">
        <w:rPr>
          <w:rFonts w:ascii="Times New Roman" w:hAnsi="Times New Roman" w:cs="Times New Roman"/>
          <w:b/>
          <w:sz w:val="24"/>
          <w:szCs w:val="24"/>
        </w:rPr>
        <w:tab/>
        <w:t>System description</w:t>
      </w:r>
    </w:p>
    <w:p w14:paraId="33666AF7" w14:textId="0E43A423" w:rsidR="00A06313" w:rsidRPr="00A06313" w:rsidRDefault="006B4428" w:rsidP="00D77E43">
      <w:pPr>
        <w:rPr>
          <w:rFonts w:ascii="Times New Roman" w:hAnsi="Times New Roman" w:cs="Times New Roman"/>
          <w:sz w:val="24"/>
          <w:szCs w:val="24"/>
        </w:rPr>
      </w:pPr>
      <w:r>
        <w:rPr>
          <w:rFonts w:ascii="Times New Roman" w:hAnsi="Times New Roman" w:cs="Times New Roman"/>
          <w:sz w:val="24"/>
          <w:szCs w:val="24"/>
        </w:rPr>
        <w:t xml:space="preserve">The concept of solar streetlight </w:t>
      </w:r>
      <w:r w:rsidRPr="00A06313">
        <w:rPr>
          <w:rFonts w:ascii="Times New Roman" w:hAnsi="Times New Roman" w:cs="Times New Roman"/>
          <w:sz w:val="24"/>
          <w:szCs w:val="24"/>
        </w:rPr>
        <w:t>with</w:t>
      </w:r>
      <w:r>
        <w:rPr>
          <w:rFonts w:ascii="Times New Roman" w:hAnsi="Times New Roman" w:cs="Times New Roman"/>
          <w:sz w:val="24"/>
          <w:szCs w:val="24"/>
        </w:rPr>
        <w:t xml:space="preserve"> additional AC socket access is outlined as an energy flow diagram in </w:t>
      </w:r>
      <w:r w:rsidR="00A06313" w:rsidRPr="00A06313">
        <w:rPr>
          <w:rFonts w:ascii="Times New Roman" w:hAnsi="Times New Roman" w:cs="Times New Roman"/>
          <w:sz w:val="24"/>
          <w:szCs w:val="24"/>
        </w:rPr>
        <w:t>Fig X</w:t>
      </w:r>
      <w:r w:rsidR="00A06313">
        <w:rPr>
          <w:rFonts w:ascii="Times New Roman" w:hAnsi="Times New Roman" w:cs="Times New Roman"/>
          <w:sz w:val="24"/>
          <w:szCs w:val="24"/>
        </w:rPr>
        <w:t>.</w:t>
      </w:r>
    </w:p>
    <w:p w14:paraId="7ACB8C23" w14:textId="31DA1C20" w:rsidR="00062366" w:rsidRDefault="00062366" w:rsidP="009F7870">
      <w:pPr>
        <w:spacing w:line="360" w:lineRule="auto"/>
        <w:rPr>
          <w:rFonts w:ascii="Times New Roman" w:hAnsi="Times New Roman" w:cs="Times New Roman"/>
          <w:sz w:val="24"/>
          <w:szCs w:val="24"/>
        </w:rPr>
      </w:pPr>
      <w:r>
        <w:rPr>
          <w:noProof/>
          <w:sz w:val="20"/>
          <w:szCs w:val="20"/>
          <w:lang w:eastAsia="en-GB"/>
        </w:rPr>
        <w:drawing>
          <wp:inline distT="0" distB="0" distL="0" distR="0" wp14:anchorId="6176A3ED" wp14:editId="1AB7A2D7">
            <wp:extent cx="5437940" cy="3257550"/>
            <wp:effectExtent l="0" t="0" r="0" b="0"/>
            <wp:docPr id="16" name="Picture 16" descr="SL energy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L energy flows"/>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3565" t="2841" r="5777" b="28928"/>
                    <a:stretch/>
                  </pic:blipFill>
                  <pic:spPr bwMode="auto">
                    <a:xfrm>
                      <a:off x="0" y="0"/>
                      <a:ext cx="5439512" cy="3258492"/>
                    </a:xfrm>
                    <a:prstGeom prst="rect">
                      <a:avLst/>
                    </a:prstGeom>
                    <a:noFill/>
                    <a:ln>
                      <a:noFill/>
                    </a:ln>
                    <a:extLst>
                      <a:ext uri="{53640926-AAD7-44D8-BBD7-CCE9431645EC}">
                        <a14:shadowObscured xmlns:a14="http://schemas.microsoft.com/office/drawing/2010/main"/>
                      </a:ext>
                    </a:extLst>
                  </pic:spPr>
                </pic:pic>
              </a:graphicData>
            </a:graphic>
          </wp:inline>
        </w:drawing>
      </w:r>
    </w:p>
    <w:p w14:paraId="1775D656" w14:textId="7EAA9BC4" w:rsidR="00A06313" w:rsidRPr="00A16ACF" w:rsidRDefault="00A06313" w:rsidP="009F7870">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Fig X. Add nice s</w:t>
      </w:r>
      <w:r w:rsidRPr="00A16ACF">
        <w:rPr>
          <w:rFonts w:ascii="Times New Roman" w:hAnsi="Times New Roman" w:cs="Times New Roman"/>
          <w:sz w:val="24"/>
          <w:szCs w:val="24"/>
        </w:rPr>
        <w:t>anky diagram?</w:t>
      </w:r>
    </w:p>
    <w:p w14:paraId="0B4D98CA" w14:textId="5D74FE5F" w:rsidR="00A874CD" w:rsidRPr="009F7870" w:rsidRDefault="001014B7" w:rsidP="00D77E43">
      <w:pPr>
        <w:rPr>
          <w:rFonts w:ascii="Times New Roman" w:hAnsi="Times New Roman" w:cs="Times New Roman"/>
          <w:sz w:val="24"/>
          <w:szCs w:val="24"/>
        </w:rPr>
      </w:pPr>
      <w:r w:rsidRPr="009F7870">
        <w:rPr>
          <w:rFonts w:ascii="Times New Roman" w:hAnsi="Times New Roman" w:cs="Times New Roman"/>
          <w:sz w:val="24"/>
          <w:szCs w:val="24"/>
        </w:rPr>
        <w:t xml:space="preserve">2.3.1 </w:t>
      </w:r>
      <w:r w:rsidR="00AA5A7B">
        <w:rPr>
          <w:rFonts w:ascii="Times New Roman" w:hAnsi="Times New Roman" w:cs="Times New Roman"/>
          <w:sz w:val="24"/>
          <w:szCs w:val="24"/>
        </w:rPr>
        <w:t xml:space="preserve">The smart solar streetlight at </w:t>
      </w:r>
      <w:proofErr w:type="spellStart"/>
      <w:r w:rsidR="002A1E6C" w:rsidRPr="009F7870">
        <w:rPr>
          <w:rFonts w:ascii="Times New Roman" w:hAnsi="Times New Roman" w:cs="Times New Roman"/>
          <w:sz w:val="24"/>
          <w:szCs w:val="24"/>
        </w:rPr>
        <w:t>Gihembe</w:t>
      </w:r>
      <w:proofErr w:type="spellEnd"/>
      <w:r w:rsidR="00AA5A7B">
        <w:rPr>
          <w:rFonts w:ascii="Times New Roman" w:hAnsi="Times New Roman" w:cs="Times New Roman"/>
          <w:sz w:val="24"/>
          <w:szCs w:val="24"/>
        </w:rPr>
        <w:t>, Rwanda</w:t>
      </w:r>
    </w:p>
    <w:p w14:paraId="69FA027E" w14:textId="6645265C" w:rsidR="00A874CD" w:rsidRPr="009F7870" w:rsidRDefault="00A874CD" w:rsidP="00D77E43">
      <w:pPr>
        <w:rPr>
          <w:rFonts w:ascii="Times New Roman" w:hAnsi="Times New Roman" w:cs="Times New Roman"/>
          <w:b/>
          <w:sz w:val="24"/>
          <w:szCs w:val="24"/>
        </w:rPr>
      </w:pPr>
      <w:r w:rsidRPr="009F7870">
        <w:rPr>
          <w:rFonts w:ascii="Times New Roman" w:hAnsi="Times New Roman" w:cs="Times New Roman"/>
          <w:sz w:val="24"/>
          <w:szCs w:val="24"/>
        </w:rPr>
        <w:t xml:space="preserve">It was proposed that a combination of </w:t>
      </w:r>
      <w:r w:rsidR="009F7870">
        <w:rPr>
          <w:rFonts w:ascii="Times New Roman" w:hAnsi="Times New Roman" w:cs="Times New Roman"/>
          <w:sz w:val="24"/>
          <w:szCs w:val="24"/>
        </w:rPr>
        <w:t xml:space="preserve">regular </w:t>
      </w:r>
      <w:r w:rsidRPr="009F7870">
        <w:rPr>
          <w:rFonts w:ascii="Times New Roman" w:hAnsi="Times New Roman" w:cs="Times New Roman"/>
          <w:sz w:val="24"/>
          <w:szCs w:val="24"/>
        </w:rPr>
        <w:t>and</w:t>
      </w:r>
      <w:r w:rsidR="009F7870">
        <w:rPr>
          <w:rFonts w:ascii="Times New Roman" w:hAnsi="Times New Roman" w:cs="Times New Roman"/>
          <w:sz w:val="24"/>
          <w:szCs w:val="24"/>
        </w:rPr>
        <w:t xml:space="preserve"> smart</w:t>
      </w:r>
      <w:r w:rsidR="009F7870" w:rsidRPr="009F7870">
        <w:rPr>
          <w:rFonts w:ascii="Times New Roman" w:hAnsi="Times New Roman" w:cs="Times New Roman"/>
          <w:sz w:val="24"/>
          <w:szCs w:val="24"/>
        </w:rPr>
        <w:t xml:space="preserve"> (consisting of ground-level AC sockets, programmable lights, remotely programmable control/access and data logging/communications) </w:t>
      </w:r>
      <w:r w:rsidR="009F7870">
        <w:rPr>
          <w:rFonts w:ascii="Times New Roman" w:hAnsi="Times New Roman" w:cs="Times New Roman"/>
          <w:sz w:val="24"/>
          <w:szCs w:val="24"/>
        </w:rPr>
        <w:t>solar</w:t>
      </w:r>
      <w:r w:rsidRPr="009F7870">
        <w:rPr>
          <w:rFonts w:ascii="Times New Roman" w:hAnsi="Times New Roman" w:cs="Times New Roman"/>
          <w:sz w:val="24"/>
          <w:szCs w:val="24"/>
        </w:rPr>
        <w:t xml:space="preserve"> </w:t>
      </w:r>
      <w:r w:rsidR="009F7870" w:rsidRPr="009F7870">
        <w:rPr>
          <w:rFonts w:ascii="Times New Roman" w:hAnsi="Times New Roman" w:cs="Times New Roman"/>
          <w:sz w:val="24"/>
          <w:szCs w:val="24"/>
        </w:rPr>
        <w:t>streetlight</w:t>
      </w:r>
      <w:r w:rsidR="009F7870">
        <w:rPr>
          <w:rFonts w:ascii="Times New Roman" w:hAnsi="Times New Roman" w:cs="Times New Roman"/>
          <w:sz w:val="24"/>
          <w:szCs w:val="24"/>
        </w:rPr>
        <w:t>s</w:t>
      </w:r>
      <w:r w:rsidR="009F7870" w:rsidRPr="009F7870">
        <w:rPr>
          <w:rFonts w:ascii="Times New Roman" w:hAnsi="Times New Roman" w:cs="Times New Roman"/>
          <w:sz w:val="24"/>
          <w:szCs w:val="24"/>
        </w:rPr>
        <w:t xml:space="preserve"> were</w:t>
      </w:r>
      <w:r w:rsidR="009F7870">
        <w:rPr>
          <w:rFonts w:ascii="Times New Roman" w:hAnsi="Times New Roman" w:cs="Times New Roman"/>
          <w:sz w:val="24"/>
          <w:szCs w:val="24"/>
        </w:rPr>
        <w:t xml:space="preserve"> deployed in</w:t>
      </w:r>
      <w:r w:rsidRPr="009F7870">
        <w:rPr>
          <w:rFonts w:ascii="Times New Roman" w:hAnsi="Times New Roman" w:cs="Times New Roman"/>
          <w:sz w:val="24"/>
          <w:szCs w:val="24"/>
        </w:rPr>
        <w:t xml:space="preserve"> </w:t>
      </w:r>
      <w:proofErr w:type="spellStart"/>
      <w:r w:rsidRPr="009F7870">
        <w:rPr>
          <w:rFonts w:ascii="Times New Roman" w:hAnsi="Times New Roman" w:cs="Times New Roman"/>
          <w:sz w:val="24"/>
          <w:szCs w:val="24"/>
        </w:rPr>
        <w:t>Gihembe</w:t>
      </w:r>
      <w:proofErr w:type="spellEnd"/>
      <w:r w:rsidRPr="009F7870">
        <w:rPr>
          <w:rFonts w:ascii="Times New Roman" w:hAnsi="Times New Roman" w:cs="Times New Roman"/>
          <w:sz w:val="24"/>
          <w:szCs w:val="24"/>
        </w:rPr>
        <w:t>, with the locations being chosen with support of UNHCR, camp governance and the community (see Figure 1).</w:t>
      </w:r>
    </w:p>
    <w:p w14:paraId="20F84C6B" w14:textId="5E2700D4" w:rsidR="00A874CD" w:rsidRPr="009F7870" w:rsidRDefault="00A874CD" w:rsidP="009F7870">
      <w:pPr>
        <w:spacing w:line="360" w:lineRule="auto"/>
        <w:jc w:val="center"/>
        <w:rPr>
          <w:rFonts w:ascii="Times New Roman" w:hAnsi="Times New Roman" w:cs="Times New Roman"/>
          <w:sz w:val="24"/>
          <w:szCs w:val="24"/>
        </w:rPr>
      </w:pPr>
      <w:r w:rsidRPr="009F7870">
        <w:rPr>
          <w:rFonts w:ascii="Times New Roman" w:hAnsi="Times New Roman" w:cs="Times New Roman"/>
          <w:noProof/>
          <w:sz w:val="24"/>
          <w:szCs w:val="24"/>
          <w:lang w:eastAsia="en-GB"/>
        </w:rPr>
        <w:drawing>
          <wp:inline distT="0" distB="0" distL="0" distR="0" wp14:anchorId="248FA5CF" wp14:editId="3D87E927">
            <wp:extent cx="3931920" cy="2609429"/>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47618" cy="2619847"/>
                    </a:xfrm>
                    <a:prstGeom prst="rect">
                      <a:avLst/>
                    </a:prstGeom>
                    <a:noFill/>
                    <a:ln>
                      <a:noFill/>
                    </a:ln>
                  </pic:spPr>
                </pic:pic>
              </a:graphicData>
            </a:graphic>
          </wp:inline>
        </w:drawing>
      </w:r>
    </w:p>
    <w:p w14:paraId="4DA3CB3B" w14:textId="65F0A000" w:rsidR="002A1E6C" w:rsidRPr="009F7870" w:rsidRDefault="00A874CD" w:rsidP="00D77E43">
      <w:pPr>
        <w:rPr>
          <w:rFonts w:ascii="Times New Roman" w:hAnsi="Times New Roman" w:cs="Times New Roman"/>
          <w:sz w:val="24"/>
          <w:szCs w:val="24"/>
        </w:rPr>
      </w:pPr>
      <w:r w:rsidRPr="009F7870">
        <w:rPr>
          <w:rFonts w:ascii="Times New Roman" w:hAnsi="Times New Roman" w:cs="Times New Roman"/>
          <w:b/>
          <w:sz w:val="24"/>
          <w:szCs w:val="24"/>
        </w:rPr>
        <w:t xml:space="preserve">Figure 1: </w:t>
      </w:r>
      <w:r w:rsidRPr="009F7870">
        <w:rPr>
          <w:rFonts w:ascii="Times New Roman" w:hAnsi="Times New Roman" w:cs="Times New Roman"/>
          <w:sz w:val="24"/>
          <w:szCs w:val="24"/>
        </w:rPr>
        <w:t xml:space="preserve">Map of </w:t>
      </w:r>
      <w:proofErr w:type="spellStart"/>
      <w:r w:rsidRPr="009F7870">
        <w:rPr>
          <w:rFonts w:ascii="Times New Roman" w:hAnsi="Times New Roman" w:cs="Times New Roman"/>
          <w:sz w:val="24"/>
          <w:szCs w:val="24"/>
        </w:rPr>
        <w:t>Gihembe</w:t>
      </w:r>
      <w:proofErr w:type="spellEnd"/>
      <w:r w:rsidRPr="009F7870">
        <w:rPr>
          <w:rFonts w:ascii="Times New Roman" w:hAnsi="Times New Roman" w:cs="Times New Roman"/>
          <w:sz w:val="24"/>
          <w:szCs w:val="24"/>
        </w:rPr>
        <w:t xml:space="preserve"> showing the 8 regular (yellow) and 4 smart (red) streetlight locations</w:t>
      </w:r>
      <w:r w:rsidR="0063263F">
        <w:rPr>
          <w:rFonts w:ascii="Times New Roman" w:hAnsi="Times New Roman" w:cs="Times New Roman"/>
          <w:sz w:val="24"/>
          <w:szCs w:val="24"/>
        </w:rPr>
        <w:t xml:space="preserve"> (need clearer image)</w:t>
      </w:r>
      <w:r w:rsidRPr="009F7870">
        <w:rPr>
          <w:rFonts w:ascii="Times New Roman" w:hAnsi="Times New Roman" w:cs="Times New Roman"/>
          <w:sz w:val="24"/>
          <w:szCs w:val="24"/>
        </w:rPr>
        <w:t xml:space="preserve">. </w:t>
      </w:r>
    </w:p>
    <w:p w14:paraId="14B0C790" w14:textId="591325F3" w:rsidR="002A1E6C" w:rsidRDefault="00AA5A7B" w:rsidP="00D77E43">
      <w:pPr>
        <w:rPr>
          <w:rFonts w:ascii="Times New Roman" w:hAnsi="Times New Roman" w:cs="Times New Roman"/>
          <w:sz w:val="24"/>
          <w:szCs w:val="24"/>
          <w:shd w:val="clear" w:color="auto" w:fill="FFFFFF"/>
        </w:rPr>
      </w:pPr>
      <w:r w:rsidRPr="000939B5">
        <w:rPr>
          <w:rFonts w:ascii="Times New Roman" w:hAnsi="Times New Roman" w:cs="Times New Roman"/>
          <w:sz w:val="24"/>
          <w:szCs w:val="24"/>
        </w:rPr>
        <w:t xml:space="preserve">The </w:t>
      </w:r>
      <w:ins w:id="130" w:author="Elena Gaura" w:date="2020-06-01T18:36:00Z">
        <w:r w:rsidR="00007C7F">
          <w:rPr>
            <w:rFonts w:ascii="Times New Roman" w:hAnsi="Times New Roman" w:cs="Times New Roman"/>
            <w:sz w:val="24"/>
            <w:szCs w:val="24"/>
          </w:rPr>
          <w:t xml:space="preserve">xxx </w:t>
        </w:r>
      </w:ins>
      <w:r w:rsidRPr="000939B5">
        <w:rPr>
          <w:rFonts w:ascii="Times New Roman" w:hAnsi="Times New Roman" w:cs="Times New Roman"/>
          <w:sz w:val="24"/>
          <w:szCs w:val="24"/>
        </w:rPr>
        <w:t>regular s</w:t>
      </w:r>
      <w:r w:rsidR="009F7870" w:rsidRPr="000939B5">
        <w:rPr>
          <w:rFonts w:ascii="Times New Roman" w:hAnsi="Times New Roman" w:cs="Times New Roman"/>
          <w:sz w:val="24"/>
          <w:szCs w:val="24"/>
        </w:rPr>
        <w:t>olar streetlights had a 60W LED light, 24V/200Ah lead acid battery stora</w:t>
      </w:r>
      <w:r w:rsidR="00B738F7">
        <w:rPr>
          <w:rFonts w:ascii="Times New Roman" w:hAnsi="Times New Roman" w:cs="Times New Roman"/>
          <w:sz w:val="24"/>
          <w:szCs w:val="24"/>
        </w:rPr>
        <w:t xml:space="preserve">ge and a 250 </w:t>
      </w:r>
      <w:proofErr w:type="spellStart"/>
      <w:r w:rsidR="00B738F7">
        <w:rPr>
          <w:rFonts w:ascii="Times New Roman" w:hAnsi="Times New Roman" w:cs="Times New Roman"/>
          <w:sz w:val="24"/>
          <w:szCs w:val="24"/>
        </w:rPr>
        <w:t>Wp</w:t>
      </w:r>
      <w:proofErr w:type="spellEnd"/>
      <w:r w:rsidR="00B738F7">
        <w:rPr>
          <w:rFonts w:ascii="Times New Roman" w:hAnsi="Times New Roman" w:cs="Times New Roman"/>
          <w:sz w:val="24"/>
          <w:szCs w:val="24"/>
        </w:rPr>
        <w:t xml:space="preserve"> PV panel. </w:t>
      </w:r>
      <w:commentRangeStart w:id="131"/>
      <w:r w:rsidR="00914F1A">
        <w:rPr>
          <w:rFonts w:ascii="Times New Roman" w:hAnsi="Times New Roman" w:cs="Times New Roman"/>
          <w:sz w:val="24"/>
          <w:szCs w:val="24"/>
        </w:rPr>
        <w:t>These streetlights were not equipped with monitoring equipment</w:t>
      </w:r>
      <w:r w:rsidR="00914F1A" w:rsidRPr="000939B5">
        <w:rPr>
          <w:rFonts w:ascii="Times New Roman" w:hAnsi="Times New Roman" w:cs="Times New Roman"/>
          <w:sz w:val="24"/>
          <w:szCs w:val="24"/>
        </w:rPr>
        <w:t xml:space="preserve"> and are not reported </w:t>
      </w:r>
      <w:r w:rsidR="00914F1A">
        <w:rPr>
          <w:rFonts w:ascii="Times New Roman" w:hAnsi="Times New Roman" w:cs="Times New Roman"/>
          <w:sz w:val="24"/>
          <w:szCs w:val="24"/>
        </w:rPr>
        <w:t>o</w:t>
      </w:r>
      <w:r w:rsidR="00914F1A" w:rsidRPr="000939B5">
        <w:rPr>
          <w:rFonts w:ascii="Times New Roman" w:hAnsi="Times New Roman" w:cs="Times New Roman"/>
          <w:sz w:val="24"/>
          <w:szCs w:val="24"/>
        </w:rPr>
        <w:t>n</w:t>
      </w:r>
      <w:r w:rsidR="00914F1A">
        <w:rPr>
          <w:rFonts w:ascii="Times New Roman" w:hAnsi="Times New Roman" w:cs="Times New Roman"/>
          <w:sz w:val="24"/>
          <w:szCs w:val="24"/>
        </w:rPr>
        <w:t xml:space="preserve"> further in</w:t>
      </w:r>
      <w:r w:rsidR="00914F1A" w:rsidRPr="000939B5">
        <w:rPr>
          <w:rFonts w:ascii="Times New Roman" w:hAnsi="Times New Roman" w:cs="Times New Roman"/>
          <w:sz w:val="24"/>
          <w:szCs w:val="24"/>
        </w:rPr>
        <w:t xml:space="preserve"> this paper</w:t>
      </w:r>
      <w:commentRangeEnd w:id="131"/>
      <w:r w:rsidR="00007C7F">
        <w:rPr>
          <w:rStyle w:val="CommentReference"/>
          <w:rFonts w:ascii="Calibri" w:eastAsia="Calibri" w:hAnsi="Calibri" w:cs="Calibri"/>
          <w:lang w:eastAsia="en-GB"/>
        </w:rPr>
        <w:commentReference w:id="131"/>
      </w:r>
      <w:r w:rsidR="00914F1A">
        <w:rPr>
          <w:rFonts w:ascii="Times New Roman" w:hAnsi="Times New Roman" w:cs="Times New Roman"/>
          <w:sz w:val="24"/>
          <w:szCs w:val="24"/>
        </w:rPr>
        <w:t xml:space="preserve">. </w:t>
      </w:r>
      <w:r w:rsidR="00B738F7">
        <w:rPr>
          <w:rFonts w:ascii="Times New Roman" w:hAnsi="Times New Roman" w:cs="Times New Roman"/>
          <w:sz w:val="24"/>
          <w:szCs w:val="24"/>
        </w:rPr>
        <w:t>The</w:t>
      </w:r>
      <w:r w:rsidR="00914F1A">
        <w:rPr>
          <w:rFonts w:ascii="Times New Roman" w:hAnsi="Times New Roman" w:cs="Times New Roman"/>
          <w:sz w:val="24"/>
          <w:szCs w:val="24"/>
        </w:rPr>
        <w:t xml:space="preserve"> smart streetlights with sockets were designed to have a slightly</w:t>
      </w:r>
      <w:r w:rsidR="00B738F7">
        <w:rPr>
          <w:rFonts w:ascii="Times New Roman" w:hAnsi="Times New Roman" w:cs="Times New Roman"/>
          <w:sz w:val="24"/>
          <w:szCs w:val="24"/>
        </w:rPr>
        <w:t xml:space="preserve"> larger </w:t>
      </w:r>
      <w:r w:rsidR="00914F1A">
        <w:rPr>
          <w:rFonts w:ascii="Times New Roman" w:hAnsi="Times New Roman" w:cs="Times New Roman"/>
          <w:sz w:val="24"/>
          <w:szCs w:val="24"/>
        </w:rPr>
        <w:t>PV-</w:t>
      </w:r>
      <w:r w:rsidR="00B738F7">
        <w:rPr>
          <w:rFonts w:ascii="Times New Roman" w:hAnsi="Times New Roman" w:cs="Times New Roman"/>
          <w:sz w:val="24"/>
          <w:szCs w:val="24"/>
        </w:rPr>
        <w:t>batter</w:t>
      </w:r>
      <w:r w:rsidR="00914F1A">
        <w:rPr>
          <w:rFonts w:ascii="Times New Roman" w:hAnsi="Times New Roman" w:cs="Times New Roman"/>
          <w:sz w:val="24"/>
          <w:szCs w:val="24"/>
        </w:rPr>
        <w:t>y configuration to power the monitoring equipment, reduce potential capacity shortages and enable larger socket load demands</w:t>
      </w:r>
      <w:r w:rsidR="009F7870" w:rsidRPr="000939B5">
        <w:rPr>
          <w:rFonts w:ascii="Times New Roman" w:hAnsi="Times New Roman" w:cs="Times New Roman"/>
          <w:sz w:val="24"/>
          <w:szCs w:val="24"/>
        </w:rPr>
        <w:t xml:space="preserve">. The </w:t>
      </w:r>
      <w:ins w:id="132" w:author="Elena Gaura" w:date="2020-06-01T18:37:00Z">
        <w:r w:rsidR="00A868BA">
          <w:rPr>
            <w:rFonts w:ascii="Times New Roman" w:hAnsi="Times New Roman" w:cs="Times New Roman"/>
            <w:sz w:val="24"/>
            <w:szCs w:val="24"/>
          </w:rPr>
          <w:t xml:space="preserve">4 </w:t>
        </w:r>
      </w:ins>
      <w:r w:rsidR="009F7870" w:rsidRPr="000939B5">
        <w:rPr>
          <w:rFonts w:ascii="Times New Roman" w:hAnsi="Times New Roman" w:cs="Times New Roman"/>
          <w:sz w:val="24"/>
          <w:szCs w:val="24"/>
        </w:rPr>
        <w:t>smart streetlights had</w:t>
      </w:r>
      <w:r w:rsidR="002A1E6C" w:rsidRPr="000939B5">
        <w:rPr>
          <w:rFonts w:ascii="Times New Roman" w:hAnsi="Times New Roman" w:cs="Times New Roman"/>
          <w:sz w:val="24"/>
          <w:szCs w:val="24"/>
        </w:rPr>
        <w:t xml:space="preserve"> a 320 </w:t>
      </w:r>
      <w:proofErr w:type="spellStart"/>
      <w:r w:rsidR="002A1E6C" w:rsidRPr="000939B5">
        <w:rPr>
          <w:rFonts w:ascii="Times New Roman" w:hAnsi="Times New Roman" w:cs="Times New Roman"/>
          <w:sz w:val="24"/>
          <w:szCs w:val="24"/>
        </w:rPr>
        <w:t>Wp</w:t>
      </w:r>
      <w:proofErr w:type="spellEnd"/>
      <w:r w:rsidR="002A1E6C" w:rsidRPr="000939B5">
        <w:rPr>
          <w:rFonts w:ascii="Times New Roman" w:hAnsi="Times New Roman" w:cs="Times New Roman"/>
          <w:sz w:val="24"/>
          <w:szCs w:val="24"/>
        </w:rPr>
        <w:t xml:space="preserve"> </w:t>
      </w:r>
      <w:proofErr w:type="spellStart"/>
      <w:r w:rsidR="0063263F" w:rsidRPr="000939B5">
        <w:rPr>
          <w:rFonts w:ascii="Times New Roman" w:hAnsi="Times New Roman" w:cs="Times New Roman"/>
          <w:sz w:val="24"/>
          <w:szCs w:val="24"/>
        </w:rPr>
        <w:t>Jinko</w:t>
      </w:r>
      <w:proofErr w:type="spellEnd"/>
      <w:r w:rsidR="0063263F" w:rsidRPr="000939B5">
        <w:rPr>
          <w:rFonts w:ascii="Times New Roman" w:hAnsi="Times New Roman" w:cs="Times New Roman"/>
          <w:sz w:val="24"/>
          <w:szCs w:val="24"/>
        </w:rPr>
        <w:t xml:space="preserve"> </w:t>
      </w:r>
      <w:r w:rsidR="002A1E6C" w:rsidRPr="000939B5">
        <w:rPr>
          <w:rFonts w:ascii="Times New Roman" w:hAnsi="Times New Roman" w:cs="Times New Roman"/>
          <w:sz w:val="24"/>
          <w:szCs w:val="24"/>
        </w:rPr>
        <w:t>solar panel,</w:t>
      </w:r>
      <w:r w:rsidR="009F7870" w:rsidRPr="000939B5">
        <w:rPr>
          <w:rFonts w:ascii="Times New Roman" w:hAnsi="Times New Roman" w:cs="Times New Roman"/>
          <w:sz w:val="24"/>
          <w:szCs w:val="24"/>
        </w:rPr>
        <w:t xml:space="preserve"> two 12.8V/120Ah</w:t>
      </w:r>
      <w:r w:rsidR="002A1E6C" w:rsidRPr="000939B5">
        <w:rPr>
          <w:rFonts w:ascii="Times New Roman" w:hAnsi="Times New Roman" w:cs="Times New Roman"/>
          <w:sz w:val="24"/>
          <w:szCs w:val="24"/>
        </w:rPr>
        <w:t xml:space="preserve"> </w:t>
      </w:r>
      <w:r w:rsidR="009F7870" w:rsidRPr="000939B5">
        <w:rPr>
          <w:rFonts w:ascii="Times New Roman" w:hAnsi="Times New Roman" w:cs="Times New Roman"/>
          <w:sz w:val="24"/>
          <w:szCs w:val="24"/>
        </w:rPr>
        <w:t>li-ion batteries</w:t>
      </w:r>
      <w:r w:rsidR="002A1E6C" w:rsidRPr="000939B5">
        <w:rPr>
          <w:rFonts w:ascii="Times New Roman" w:hAnsi="Times New Roman" w:cs="Times New Roman"/>
          <w:sz w:val="24"/>
          <w:szCs w:val="24"/>
        </w:rPr>
        <w:t>, 100/20 Victron</w:t>
      </w:r>
      <w:r w:rsidR="009F7870" w:rsidRPr="000939B5">
        <w:rPr>
          <w:rFonts w:ascii="Times New Roman" w:hAnsi="Times New Roman" w:cs="Times New Roman"/>
          <w:sz w:val="24"/>
          <w:szCs w:val="24"/>
        </w:rPr>
        <w:t xml:space="preserve"> solar</w:t>
      </w:r>
      <w:r w:rsidR="002A1E6C" w:rsidRPr="000939B5">
        <w:rPr>
          <w:rFonts w:ascii="Times New Roman" w:hAnsi="Times New Roman" w:cs="Times New Roman"/>
          <w:sz w:val="24"/>
          <w:szCs w:val="24"/>
        </w:rPr>
        <w:t xml:space="preserve"> charge controller, </w:t>
      </w:r>
      <w:r w:rsidRPr="000939B5">
        <w:rPr>
          <w:rFonts w:ascii="Times New Roman" w:hAnsi="Times New Roman" w:cs="Times New Roman"/>
          <w:sz w:val="24"/>
          <w:szCs w:val="24"/>
        </w:rPr>
        <w:t>programmable 60 W</w:t>
      </w:r>
      <w:r w:rsidR="002A1E6C" w:rsidRPr="000939B5">
        <w:rPr>
          <w:rFonts w:ascii="Times New Roman" w:hAnsi="Times New Roman" w:cs="Times New Roman"/>
          <w:sz w:val="24"/>
          <w:szCs w:val="24"/>
        </w:rPr>
        <w:t xml:space="preserve"> light</w:t>
      </w:r>
      <w:r w:rsidR="009F7870" w:rsidRPr="000939B5">
        <w:rPr>
          <w:rFonts w:ascii="Times New Roman" w:hAnsi="Times New Roman" w:cs="Times New Roman"/>
          <w:sz w:val="24"/>
          <w:szCs w:val="24"/>
        </w:rPr>
        <w:t xml:space="preserve"> with ELG-75-C350D2 MEAN Well AC/DC </w:t>
      </w:r>
      <w:r w:rsidRPr="000939B5">
        <w:rPr>
          <w:rFonts w:ascii="Times New Roman" w:hAnsi="Times New Roman" w:cs="Times New Roman"/>
          <w:sz w:val="24"/>
          <w:szCs w:val="24"/>
        </w:rPr>
        <w:t xml:space="preserve">LED </w:t>
      </w:r>
      <w:r w:rsidR="009F7870" w:rsidRPr="000939B5">
        <w:rPr>
          <w:rFonts w:ascii="Times New Roman" w:hAnsi="Times New Roman" w:cs="Times New Roman"/>
          <w:sz w:val="24"/>
          <w:szCs w:val="24"/>
        </w:rPr>
        <w:t>Driver</w:t>
      </w:r>
      <w:r w:rsidR="002A1E6C" w:rsidRPr="000939B5">
        <w:rPr>
          <w:rFonts w:ascii="Times New Roman" w:hAnsi="Times New Roman" w:cs="Times New Roman"/>
          <w:sz w:val="24"/>
          <w:szCs w:val="24"/>
        </w:rPr>
        <w:t xml:space="preserve">, </w:t>
      </w:r>
      <w:r w:rsidRPr="000939B5">
        <w:rPr>
          <w:rFonts w:ascii="Times New Roman" w:hAnsi="Times New Roman" w:cs="Times New Roman"/>
          <w:sz w:val="24"/>
          <w:szCs w:val="24"/>
        </w:rPr>
        <w:t>Victron 24/180 Inverter (for the LED driver)</w:t>
      </w:r>
      <w:r w:rsidR="002A1E6C" w:rsidRPr="000939B5">
        <w:rPr>
          <w:rFonts w:ascii="Times New Roman" w:hAnsi="Times New Roman" w:cs="Times New Roman"/>
          <w:sz w:val="24"/>
          <w:szCs w:val="24"/>
        </w:rPr>
        <w:t>,</w:t>
      </w:r>
      <w:r w:rsidRPr="000939B5">
        <w:rPr>
          <w:rFonts w:ascii="Times New Roman" w:hAnsi="Times New Roman" w:cs="Times New Roman"/>
          <w:sz w:val="24"/>
          <w:szCs w:val="24"/>
        </w:rPr>
        <w:t xml:space="preserve"> Phoenix </w:t>
      </w:r>
      <w:proofErr w:type="spellStart"/>
      <w:r w:rsidRPr="000939B5">
        <w:rPr>
          <w:rFonts w:ascii="Times New Roman" w:hAnsi="Times New Roman" w:cs="Times New Roman"/>
          <w:sz w:val="24"/>
          <w:szCs w:val="24"/>
        </w:rPr>
        <w:t>VE.Direct</w:t>
      </w:r>
      <w:proofErr w:type="spellEnd"/>
      <w:r w:rsidRPr="000939B5">
        <w:rPr>
          <w:rFonts w:ascii="Times New Roman" w:hAnsi="Times New Roman" w:cs="Times New Roman"/>
          <w:sz w:val="24"/>
          <w:szCs w:val="24"/>
        </w:rPr>
        <w:t xml:space="preserve"> 12/250 (for the ground-level sockets),</w:t>
      </w:r>
      <w:r w:rsidR="002A1E6C" w:rsidRPr="000939B5">
        <w:rPr>
          <w:rFonts w:ascii="Times New Roman" w:hAnsi="Times New Roman" w:cs="Times New Roman"/>
          <w:sz w:val="24"/>
          <w:szCs w:val="24"/>
        </w:rPr>
        <w:t xml:space="preserve"> Victron Venus GX with GSM router for datalogging, Victron BMV 700 series battery monitor</w:t>
      </w:r>
      <w:r w:rsidRPr="000939B5">
        <w:rPr>
          <w:rFonts w:ascii="Times New Roman" w:hAnsi="Times New Roman" w:cs="Times New Roman"/>
          <w:sz w:val="24"/>
          <w:szCs w:val="24"/>
        </w:rPr>
        <w:t xml:space="preserve">, Victron </w:t>
      </w:r>
      <w:proofErr w:type="spellStart"/>
      <w:r w:rsidRPr="000939B5">
        <w:rPr>
          <w:rFonts w:ascii="Times New Roman" w:hAnsi="Times New Roman" w:cs="Times New Roman"/>
          <w:sz w:val="24"/>
          <w:szCs w:val="24"/>
        </w:rPr>
        <w:t>BatteryProtect</w:t>
      </w:r>
      <w:proofErr w:type="spellEnd"/>
      <w:r w:rsidRPr="000939B5">
        <w:rPr>
          <w:rFonts w:ascii="Times New Roman" w:hAnsi="Times New Roman" w:cs="Times New Roman"/>
          <w:sz w:val="24"/>
          <w:szCs w:val="24"/>
        </w:rPr>
        <w:t xml:space="preserve"> 12/24V|65A, </w:t>
      </w:r>
      <w:r w:rsidR="002A1E6C" w:rsidRPr="000939B5">
        <w:rPr>
          <w:rFonts w:ascii="Times New Roman" w:hAnsi="Times New Roman" w:cs="Times New Roman"/>
          <w:sz w:val="24"/>
          <w:szCs w:val="24"/>
        </w:rPr>
        <w:t>and gr</w:t>
      </w:r>
      <w:r w:rsidR="009F7870" w:rsidRPr="000939B5">
        <w:rPr>
          <w:rFonts w:ascii="Times New Roman" w:hAnsi="Times New Roman" w:cs="Times New Roman"/>
          <w:sz w:val="24"/>
          <w:szCs w:val="24"/>
        </w:rPr>
        <w:t xml:space="preserve">ound-level </w:t>
      </w:r>
      <w:r w:rsidRPr="000939B5">
        <w:rPr>
          <w:rFonts w:ascii="Times New Roman" w:hAnsi="Times New Roman" w:cs="Times New Roman"/>
          <w:sz w:val="24"/>
          <w:szCs w:val="24"/>
        </w:rPr>
        <w:t xml:space="preserve">double sockets with four additional </w:t>
      </w:r>
      <w:r w:rsidR="009F7870" w:rsidRPr="000939B5">
        <w:rPr>
          <w:rFonts w:ascii="Times New Roman" w:hAnsi="Times New Roman" w:cs="Times New Roman"/>
          <w:sz w:val="24"/>
          <w:szCs w:val="24"/>
        </w:rPr>
        <w:t xml:space="preserve">USB ports. </w:t>
      </w:r>
      <w:r w:rsidR="002A1E6C" w:rsidRPr="000939B5">
        <w:rPr>
          <w:rFonts w:ascii="Times New Roman" w:hAnsi="Times New Roman" w:cs="Times New Roman"/>
          <w:sz w:val="24"/>
          <w:szCs w:val="24"/>
          <w:shd w:val="clear" w:color="auto" w:fill="FFFFFF"/>
        </w:rPr>
        <w:t>An overview of</w:t>
      </w:r>
      <w:r w:rsidRPr="000939B5">
        <w:rPr>
          <w:rFonts w:ascii="Times New Roman" w:hAnsi="Times New Roman" w:cs="Times New Roman"/>
          <w:sz w:val="24"/>
          <w:szCs w:val="24"/>
          <w:shd w:val="clear" w:color="auto" w:fill="FFFFFF"/>
        </w:rPr>
        <w:t xml:space="preserve"> the</w:t>
      </w:r>
      <w:r w:rsidR="002A1E6C" w:rsidRPr="000939B5">
        <w:rPr>
          <w:rFonts w:ascii="Times New Roman" w:hAnsi="Times New Roman" w:cs="Times New Roman"/>
          <w:sz w:val="24"/>
          <w:szCs w:val="24"/>
          <w:shd w:val="clear" w:color="auto" w:fill="FFFFFF"/>
        </w:rPr>
        <w:t xml:space="preserve"> system components </w:t>
      </w:r>
      <w:del w:id="133" w:author="Elena Gaura" w:date="2020-06-01T18:38:00Z">
        <w:r w:rsidRPr="000939B5" w:rsidDel="00A868BA">
          <w:rPr>
            <w:rFonts w:ascii="Times New Roman" w:hAnsi="Times New Roman" w:cs="Times New Roman"/>
            <w:sz w:val="24"/>
            <w:szCs w:val="24"/>
            <w:shd w:val="clear" w:color="auto" w:fill="FFFFFF"/>
          </w:rPr>
          <w:delText xml:space="preserve">are </w:delText>
        </w:r>
      </w:del>
      <w:ins w:id="134" w:author="Elena Gaura" w:date="2020-06-01T18:38:00Z">
        <w:r w:rsidR="00A868BA">
          <w:rPr>
            <w:rFonts w:ascii="Times New Roman" w:hAnsi="Times New Roman" w:cs="Times New Roman"/>
            <w:sz w:val="24"/>
            <w:szCs w:val="24"/>
            <w:shd w:val="clear" w:color="auto" w:fill="FFFFFF"/>
          </w:rPr>
          <w:t>is</w:t>
        </w:r>
        <w:r w:rsidR="00A868BA" w:rsidRPr="000939B5">
          <w:rPr>
            <w:rFonts w:ascii="Times New Roman" w:hAnsi="Times New Roman" w:cs="Times New Roman"/>
            <w:sz w:val="24"/>
            <w:szCs w:val="24"/>
            <w:shd w:val="clear" w:color="auto" w:fill="FFFFFF"/>
          </w:rPr>
          <w:t xml:space="preserve"> </w:t>
        </w:r>
      </w:ins>
      <w:r w:rsidRPr="000939B5">
        <w:rPr>
          <w:rFonts w:ascii="Times New Roman" w:hAnsi="Times New Roman" w:cs="Times New Roman"/>
          <w:sz w:val="24"/>
          <w:szCs w:val="24"/>
          <w:shd w:val="clear" w:color="auto" w:fill="FFFFFF"/>
        </w:rPr>
        <w:t>s</w:t>
      </w:r>
      <w:r w:rsidR="002215B2">
        <w:rPr>
          <w:rFonts w:ascii="Times New Roman" w:hAnsi="Times New Roman" w:cs="Times New Roman"/>
          <w:sz w:val="24"/>
          <w:szCs w:val="24"/>
          <w:shd w:val="clear" w:color="auto" w:fill="FFFFFF"/>
        </w:rPr>
        <w:t>hown in Figure</w:t>
      </w:r>
      <w:del w:id="135" w:author="Elena Gaura" w:date="2020-06-01T18:38:00Z">
        <w:r w:rsidR="002215B2" w:rsidDel="00A868BA">
          <w:rPr>
            <w:rFonts w:ascii="Times New Roman" w:hAnsi="Times New Roman" w:cs="Times New Roman"/>
            <w:sz w:val="24"/>
            <w:szCs w:val="24"/>
            <w:shd w:val="clear" w:color="auto" w:fill="FFFFFF"/>
          </w:rPr>
          <w:delText>s</w:delText>
        </w:r>
      </w:del>
      <w:r w:rsidR="002215B2">
        <w:rPr>
          <w:rFonts w:ascii="Times New Roman" w:hAnsi="Times New Roman" w:cs="Times New Roman"/>
          <w:sz w:val="24"/>
          <w:szCs w:val="24"/>
          <w:shd w:val="clear" w:color="auto" w:fill="FFFFFF"/>
        </w:rPr>
        <w:t xml:space="preserve"> 2</w:t>
      </w:r>
      <w:r w:rsidRPr="000939B5">
        <w:rPr>
          <w:rFonts w:ascii="Times New Roman" w:hAnsi="Times New Roman" w:cs="Times New Roman"/>
          <w:sz w:val="24"/>
          <w:szCs w:val="24"/>
          <w:shd w:val="clear" w:color="auto" w:fill="FFFFFF"/>
        </w:rPr>
        <w:t>.</w:t>
      </w:r>
    </w:p>
    <w:p w14:paraId="7456E7AD" w14:textId="12EC2F05" w:rsidR="002215B2" w:rsidRDefault="002215B2" w:rsidP="00D77E43">
      <w:pPr>
        <w:rPr>
          <w:rFonts w:ascii="Times New Roman" w:hAnsi="Times New Roman" w:cs="Times New Roman"/>
          <w:sz w:val="24"/>
          <w:szCs w:val="24"/>
        </w:rPr>
      </w:pPr>
    </w:p>
    <w:p w14:paraId="1D03E0EC" w14:textId="77777777" w:rsidR="002215B2" w:rsidRPr="000939B5" w:rsidRDefault="002215B2" w:rsidP="00D77E43">
      <w:pPr>
        <w:rPr>
          <w:rFonts w:ascii="Times New Roman" w:hAnsi="Times New Roman" w:cs="Times New Roman"/>
          <w:sz w:val="24"/>
          <w:szCs w:val="24"/>
        </w:rPr>
      </w:pPr>
    </w:p>
    <w:p w14:paraId="0D8ED0D4" w14:textId="1D8D0DA1" w:rsidR="002A1E6C" w:rsidRPr="007C1B3B" w:rsidRDefault="00D95830" w:rsidP="00D77E43">
      <w:pPr>
        <w:jc w:val="center"/>
        <w:rPr>
          <w:noProof/>
        </w:rPr>
      </w:pPr>
      <w:r>
        <w:rPr>
          <w:noProof/>
          <w:lang w:eastAsia="en-GB"/>
        </w:rPr>
        <w:lastRenderedPageBreak/>
        <mc:AlternateContent>
          <mc:Choice Requires="wps">
            <w:drawing>
              <wp:anchor distT="0" distB="0" distL="114300" distR="114300" simplePos="0" relativeHeight="251667456" behindDoc="0" locked="0" layoutInCell="1" allowOverlap="1" wp14:anchorId="067F5735" wp14:editId="76ED3866">
                <wp:simplePos x="0" y="0"/>
                <wp:positionH relativeFrom="column">
                  <wp:posOffset>1025236</wp:posOffset>
                </wp:positionH>
                <wp:positionV relativeFrom="paragraph">
                  <wp:posOffset>900545</wp:posOffset>
                </wp:positionV>
                <wp:extent cx="803564" cy="346075"/>
                <wp:effectExtent l="0" t="0" r="15875" b="15875"/>
                <wp:wrapNone/>
                <wp:docPr id="351982016" name="Text Box 351982016"/>
                <wp:cNvGraphicFramePr/>
                <a:graphic xmlns:a="http://schemas.openxmlformats.org/drawingml/2006/main">
                  <a:graphicData uri="http://schemas.microsoft.com/office/word/2010/wordprocessingShape">
                    <wps:wsp>
                      <wps:cNvSpPr txBox="1"/>
                      <wps:spPr>
                        <a:xfrm>
                          <a:off x="0" y="0"/>
                          <a:ext cx="803564" cy="346075"/>
                        </a:xfrm>
                        <a:prstGeom prst="rect">
                          <a:avLst/>
                        </a:prstGeom>
                        <a:solidFill>
                          <a:schemeClr val="lt1"/>
                        </a:solidFill>
                        <a:ln w="6350">
                          <a:solidFill>
                            <a:prstClr val="black"/>
                          </a:solidFill>
                        </a:ln>
                      </wps:spPr>
                      <wps:txbx>
                        <w:txbxContent>
                          <w:p w14:paraId="04397FDB" w14:textId="77777777" w:rsidR="00C84734" w:rsidRDefault="00C8473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7F5735" id="_x0000_t202" coordsize="21600,21600" o:spt="202" path="m,l,21600r21600,l21600,xe">
                <v:stroke joinstyle="miter"/>
                <v:path gradientshapeok="t" o:connecttype="rect"/>
              </v:shapetype>
              <v:shape id="Text Box 351982016" o:spid="_x0000_s1026" type="#_x0000_t202" style="position:absolute;left:0;text-align:left;margin-left:80.75pt;margin-top:70.9pt;width:63.25pt;height:27.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" fillcolor="white [3201]" strokeweight=".5pt">
                <v:textbox>
                  <w:txbxContent>
                    <w:p w14:paraId="04397FDB" w14:textId="77777777" w:rsidR="00C84734" w:rsidRDefault="00C84734"/>
                  </w:txbxContent>
                </v:textbox>
              </v:shape>
            </w:pict>
          </mc:Fallback>
        </mc:AlternateContent>
      </w:r>
      <w:r>
        <w:rPr>
          <w:noProof/>
          <w:lang w:eastAsia="en-GB"/>
        </w:rPr>
        <mc:AlternateContent>
          <mc:Choice Requires="wps">
            <w:drawing>
              <wp:anchor distT="0" distB="0" distL="114300" distR="114300" simplePos="0" relativeHeight="251669504" behindDoc="0" locked="0" layoutInCell="1" allowOverlap="1" wp14:anchorId="459BAF65" wp14:editId="06DDE429">
                <wp:simplePos x="0" y="0"/>
                <wp:positionH relativeFrom="column">
                  <wp:posOffset>2521527</wp:posOffset>
                </wp:positionH>
                <wp:positionV relativeFrom="paragraph">
                  <wp:posOffset>637309</wp:posOffset>
                </wp:positionV>
                <wp:extent cx="443346" cy="346363"/>
                <wp:effectExtent l="0" t="0" r="13970" b="15875"/>
                <wp:wrapNone/>
                <wp:docPr id="351982017" name="Text Box 351982017"/>
                <wp:cNvGraphicFramePr/>
                <a:graphic xmlns:a="http://schemas.openxmlformats.org/drawingml/2006/main">
                  <a:graphicData uri="http://schemas.microsoft.com/office/word/2010/wordprocessingShape">
                    <wps:wsp>
                      <wps:cNvSpPr txBox="1"/>
                      <wps:spPr>
                        <a:xfrm>
                          <a:off x="0" y="0"/>
                          <a:ext cx="443346" cy="346363"/>
                        </a:xfrm>
                        <a:prstGeom prst="rect">
                          <a:avLst/>
                        </a:prstGeom>
                        <a:solidFill>
                          <a:schemeClr val="lt1"/>
                        </a:solidFill>
                        <a:ln w="6350">
                          <a:solidFill>
                            <a:prstClr val="black"/>
                          </a:solidFill>
                        </a:ln>
                      </wps:spPr>
                      <wps:txbx>
                        <w:txbxContent>
                          <w:p w14:paraId="2AE28BE5" w14:textId="414A6393" w:rsidR="00C84734" w:rsidRDefault="00C84734">
                            <w:r>
                              <w:t>Inv.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9BAF65" id="Text Box 351982017" o:spid="_x0000_s1027" type="#_x0000_t202" style="position:absolute;left:0;text-align:left;margin-left:198.55pt;margin-top:50.2pt;width:34.9pt;height:27.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" fillcolor="white [3201]" strokeweight=".5pt">
                <v:textbox>
                  <w:txbxContent>
                    <w:p w14:paraId="2AE28BE5" w14:textId="414A6393" w:rsidR="00C84734" w:rsidRDefault="00C84734">
                      <w:r>
                        <w:t>Inv.</w:t>
                      </w:r>
                    </w:p>
                  </w:txbxContent>
                </v:textbox>
              </v:shape>
            </w:pict>
          </mc:Fallback>
        </mc:AlternateContent>
      </w:r>
      <w:r w:rsidR="002A1E6C" w:rsidRPr="007C1B3B">
        <w:rPr>
          <w:noProof/>
          <w:shd w:val="clear" w:color="auto" w:fill="FFFFFF"/>
          <w:lang w:eastAsia="en-GB"/>
        </w:rPr>
        <w:drawing>
          <wp:inline distT="0" distB="0" distL="0" distR="0" wp14:anchorId="5980932B" wp14:editId="349AB6CF">
            <wp:extent cx="4460310" cy="3053301"/>
            <wp:effectExtent l="0" t="0" r="0" b="0"/>
            <wp:docPr id="35" name="Picture 35" descr="C:\Users\Jonathan\Dropbox\Research Projects\HELP project\Intervention designs\Diagrams and maps\Streetlight system overview diagrams\Streetlight system overview diagram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onathan\Dropbox\Research Projects\HELP project\Intervention designs\Diagrams and maps\Streetlight system overview diagrams\Streetlight system overview diagrams (2).jpg"/>
                    <pic:cNvPicPr>
                      <a:picLocks noChangeAspect="1" noChangeArrowheads="1"/>
                    </pic:cNvPicPr>
                  </pic:nvPicPr>
                  <pic:blipFill rotWithShape="1">
                    <a:blip r:embed="rId20">
                      <a:extLst>
                        <a:ext uri="{28A0092B-C50C-407E-A947-70E740481C1C}">
                          <a14:useLocalDpi xmlns:a14="http://schemas.microsoft.com/office/drawing/2010/main" val="0"/>
                        </a:ext>
                      </a:extLst>
                    </a:blip>
                    <a:srcRect l="1616" t="7258" r="4235" b="6989"/>
                    <a:stretch/>
                  </pic:blipFill>
                  <pic:spPr bwMode="auto">
                    <a:xfrm>
                      <a:off x="0" y="0"/>
                      <a:ext cx="4483603" cy="3069246"/>
                    </a:xfrm>
                    <a:prstGeom prst="rect">
                      <a:avLst/>
                    </a:prstGeom>
                    <a:noFill/>
                    <a:ln>
                      <a:noFill/>
                    </a:ln>
                    <a:extLst>
                      <a:ext uri="{53640926-AAD7-44D8-BBD7-CCE9431645EC}">
                        <a14:shadowObscured xmlns:a14="http://schemas.microsoft.com/office/drawing/2010/main"/>
                      </a:ext>
                    </a:extLst>
                  </pic:spPr>
                </pic:pic>
              </a:graphicData>
            </a:graphic>
          </wp:inline>
        </w:drawing>
      </w:r>
    </w:p>
    <w:p w14:paraId="3AEE0D4A" w14:textId="2A231648" w:rsidR="002A1E6C" w:rsidRDefault="002A1E6C" w:rsidP="00D77E43">
      <w:pPr>
        <w:rPr>
          <w:rFonts w:ascii="Times New Roman" w:hAnsi="Times New Roman" w:cs="Times New Roman"/>
          <w:sz w:val="24"/>
          <w:szCs w:val="24"/>
          <w:shd w:val="clear" w:color="auto" w:fill="FFFFFF"/>
        </w:rPr>
      </w:pPr>
      <w:r w:rsidRPr="0040685F">
        <w:rPr>
          <w:rFonts w:ascii="Times New Roman" w:hAnsi="Times New Roman" w:cs="Times New Roman"/>
          <w:b/>
          <w:sz w:val="24"/>
          <w:szCs w:val="24"/>
          <w:shd w:val="clear" w:color="auto" w:fill="FFFFFF"/>
        </w:rPr>
        <w:t xml:space="preserve">Figure </w:t>
      </w:r>
      <w:r w:rsidR="00AA5A7B" w:rsidRPr="0040685F">
        <w:rPr>
          <w:rFonts w:ascii="Times New Roman" w:hAnsi="Times New Roman" w:cs="Times New Roman"/>
          <w:b/>
          <w:sz w:val="24"/>
          <w:szCs w:val="24"/>
          <w:shd w:val="clear" w:color="auto" w:fill="FFFFFF"/>
        </w:rPr>
        <w:t>2</w:t>
      </w:r>
      <w:r w:rsidRPr="0040685F">
        <w:rPr>
          <w:rFonts w:ascii="Times New Roman" w:hAnsi="Times New Roman" w:cs="Times New Roman"/>
          <w:b/>
          <w:sz w:val="24"/>
          <w:szCs w:val="24"/>
          <w:shd w:val="clear" w:color="auto" w:fill="FFFFFF"/>
        </w:rPr>
        <w:t>:</w:t>
      </w:r>
      <w:r w:rsidRPr="0040685F">
        <w:rPr>
          <w:rFonts w:ascii="Times New Roman" w:hAnsi="Times New Roman" w:cs="Times New Roman"/>
          <w:sz w:val="24"/>
          <w:szCs w:val="24"/>
          <w:shd w:val="clear" w:color="auto" w:fill="FFFFFF"/>
        </w:rPr>
        <w:t xml:space="preserve"> Main component overview of the solar streetlight system (</w:t>
      </w:r>
      <w:r w:rsidRPr="0040685F">
        <w:rPr>
          <w:rFonts w:ascii="Times New Roman" w:hAnsi="Times New Roman" w:cs="Times New Roman"/>
          <w:i/>
          <w:sz w:val="24"/>
          <w:szCs w:val="24"/>
          <w:shd w:val="clear" w:color="auto" w:fill="FFFFFF"/>
        </w:rPr>
        <w:t>note that the second inverter for the light is not shown</w:t>
      </w:r>
      <w:r w:rsidR="00AA5A7B" w:rsidRPr="0040685F">
        <w:rPr>
          <w:rFonts w:ascii="Times New Roman" w:hAnsi="Times New Roman" w:cs="Times New Roman"/>
          <w:i/>
          <w:sz w:val="24"/>
          <w:szCs w:val="24"/>
          <w:shd w:val="clear" w:color="auto" w:fill="FFFFFF"/>
        </w:rPr>
        <w:t xml:space="preserve"> and need an update better schematic</w:t>
      </w:r>
      <w:r w:rsidRPr="0040685F">
        <w:rPr>
          <w:rFonts w:ascii="Times New Roman" w:hAnsi="Times New Roman" w:cs="Times New Roman"/>
          <w:sz w:val="24"/>
          <w:szCs w:val="24"/>
          <w:shd w:val="clear" w:color="auto" w:fill="FFFFFF"/>
        </w:rPr>
        <w:t>).</w:t>
      </w:r>
    </w:p>
    <w:p w14:paraId="0F00022B" w14:textId="5DDAD851" w:rsidR="002215B2" w:rsidRPr="0040685F" w:rsidRDefault="002215B2" w:rsidP="00D77E43">
      <w:pPr>
        <w:rPr>
          <w:rFonts w:ascii="Times New Roman" w:hAnsi="Times New Roman" w:cs="Times New Roman"/>
          <w:sz w:val="24"/>
          <w:szCs w:val="24"/>
          <w:shd w:val="clear" w:color="auto" w:fill="FFFFFF"/>
        </w:rPr>
      </w:pPr>
      <w:r w:rsidRPr="000939B5">
        <w:rPr>
          <w:rFonts w:ascii="Times New Roman" w:hAnsi="Times New Roman" w:cs="Times New Roman"/>
          <w:sz w:val="24"/>
          <w:szCs w:val="24"/>
          <w:shd w:val="clear" w:color="auto" w:fill="FFFFFF"/>
        </w:rPr>
        <w:t xml:space="preserve">The specifications of the PV panels and the position of </w:t>
      </w:r>
      <w:r w:rsidR="00914F1A">
        <w:rPr>
          <w:rFonts w:ascii="Times New Roman" w:hAnsi="Times New Roman" w:cs="Times New Roman"/>
          <w:sz w:val="24"/>
          <w:szCs w:val="24"/>
          <w:shd w:val="clear" w:color="auto" w:fill="FFFFFF"/>
        </w:rPr>
        <w:t xml:space="preserve">the PV </w:t>
      </w:r>
      <w:r w:rsidRPr="000939B5">
        <w:rPr>
          <w:rFonts w:ascii="Times New Roman" w:hAnsi="Times New Roman" w:cs="Times New Roman"/>
          <w:sz w:val="24"/>
          <w:szCs w:val="24"/>
          <w:shd w:val="clear" w:color="auto" w:fill="FFFFFF"/>
        </w:rPr>
        <w:t xml:space="preserve">panel on the </w:t>
      </w:r>
      <w:proofErr w:type="gramStart"/>
      <w:r w:rsidRPr="000939B5">
        <w:rPr>
          <w:rFonts w:ascii="Times New Roman" w:hAnsi="Times New Roman" w:cs="Times New Roman"/>
          <w:sz w:val="24"/>
          <w:szCs w:val="24"/>
          <w:shd w:val="clear" w:color="auto" w:fill="FFFFFF"/>
        </w:rPr>
        <w:t>four smart</w:t>
      </w:r>
      <w:proofErr w:type="gramEnd"/>
      <w:r w:rsidRPr="000939B5">
        <w:rPr>
          <w:rFonts w:ascii="Times New Roman" w:hAnsi="Times New Roman" w:cs="Times New Roman"/>
          <w:sz w:val="24"/>
          <w:szCs w:val="24"/>
          <w:shd w:val="clear" w:color="auto" w:fill="FFFFFF"/>
        </w:rPr>
        <w:t xml:space="preserve"> streetlight </w:t>
      </w:r>
      <w:r w:rsidRPr="0040685F">
        <w:rPr>
          <w:rFonts w:ascii="Times New Roman" w:hAnsi="Times New Roman" w:cs="Times New Roman"/>
          <w:sz w:val="24"/>
          <w:szCs w:val="24"/>
          <w:shd w:val="clear" w:color="auto" w:fill="FFFFFF"/>
        </w:rPr>
        <w:t>(SL1-4) are given in table 1.</w:t>
      </w:r>
    </w:p>
    <w:p w14:paraId="0E5FE372" w14:textId="77777777" w:rsidR="002215B2" w:rsidRPr="0040685F" w:rsidRDefault="002215B2" w:rsidP="002215B2">
      <w:pPr>
        <w:rPr>
          <w:rFonts w:ascii="Times New Roman" w:hAnsi="Times New Roman" w:cs="Times New Roman"/>
          <w:sz w:val="24"/>
          <w:szCs w:val="24"/>
        </w:rPr>
      </w:pPr>
      <w:r w:rsidRPr="0040685F">
        <w:rPr>
          <w:rFonts w:ascii="Times New Roman" w:hAnsi="Times New Roman" w:cs="Times New Roman"/>
          <w:b/>
          <w:sz w:val="24"/>
          <w:szCs w:val="24"/>
          <w:shd w:val="clear" w:color="auto" w:fill="FFFFFF"/>
        </w:rPr>
        <w:t xml:space="preserve">Table 1: </w:t>
      </w:r>
      <w:r w:rsidRPr="0040685F">
        <w:rPr>
          <w:rFonts w:ascii="Times New Roman" w:hAnsi="Times New Roman" w:cs="Times New Roman"/>
          <w:sz w:val="24"/>
          <w:szCs w:val="24"/>
          <w:shd w:val="clear" w:color="auto" w:fill="FFFFFF"/>
        </w:rPr>
        <w:t xml:space="preserve">PV Panel data specification (location: </w:t>
      </w:r>
      <w:r w:rsidRPr="0040685F">
        <w:rPr>
          <w:rFonts w:ascii="Times New Roman" w:hAnsi="Times New Roman" w:cs="Times New Roman"/>
          <w:sz w:val="24"/>
          <w:szCs w:val="24"/>
        </w:rPr>
        <w:t>1°35'51.0"S 30°04'33.5"E)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2215B2" w:rsidRPr="0040685F" w14:paraId="513D4AD9" w14:textId="77777777" w:rsidTr="00E94A70">
        <w:tc>
          <w:tcPr>
            <w:tcW w:w="2500" w:type="pct"/>
            <w:tcBorders>
              <w:top w:val="single" w:sz="4" w:space="0" w:color="auto"/>
            </w:tcBorders>
          </w:tcPr>
          <w:p w14:paraId="0FA54C42" w14:textId="77777777" w:rsidR="002215B2" w:rsidRPr="0040685F" w:rsidRDefault="002215B2" w:rsidP="00E94A70">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 xml:space="preserve">Module efficiency under </w:t>
            </w:r>
            <w:proofErr w:type="spellStart"/>
            <w:r w:rsidRPr="0040685F">
              <w:rPr>
                <w:rFonts w:ascii="Times New Roman" w:hAnsi="Times New Roman" w:cs="Times New Roman"/>
                <w:sz w:val="20"/>
                <w:szCs w:val="20"/>
                <w:shd w:val="clear" w:color="auto" w:fill="FFFFFF"/>
              </w:rPr>
              <w:t>STC</w:t>
            </w:r>
            <w:r w:rsidRPr="0040685F">
              <w:rPr>
                <w:rFonts w:ascii="Times New Roman" w:hAnsi="Times New Roman" w:cs="Times New Roman"/>
                <w:sz w:val="20"/>
                <w:szCs w:val="20"/>
                <w:shd w:val="clear" w:color="auto" w:fill="FFFFFF"/>
                <w:vertAlign w:val="superscript"/>
              </w:rPr>
              <w:t>a</w:t>
            </w:r>
            <w:proofErr w:type="spellEnd"/>
          </w:p>
        </w:tc>
        <w:tc>
          <w:tcPr>
            <w:tcW w:w="2500" w:type="pct"/>
            <w:tcBorders>
              <w:top w:val="single" w:sz="4" w:space="0" w:color="auto"/>
            </w:tcBorders>
          </w:tcPr>
          <w:p w14:paraId="536B2A29" w14:textId="77777777" w:rsidR="002215B2" w:rsidRPr="0040685F" w:rsidRDefault="002215B2" w:rsidP="00E94A70">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16.49%</w:t>
            </w:r>
          </w:p>
        </w:tc>
      </w:tr>
      <w:tr w:rsidR="002215B2" w:rsidRPr="0040685F" w14:paraId="2F24AAA6" w14:textId="77777777" w:rsidTr="00E94A70">
        <w:tc>
          <w:tcPr>
            <w:tcW w:w="2500" w:type="pct"/>
          </w:tcPr>
          <w:p w14:paraId="376D4C83" w14:textId="77777777" w:rsidR="002215B2" w:rsidRPr="0040685F" w:rsidRDefault="002215B2" w:rsidP="00E94A70">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 xml:space="preserve">Peak power rating – </w:t>
            </w:r>
            <w:proofErr w:type="spellStart"/>
            <w:r w:rsidRPr="0040685F">
              <w:rPr>
                <w:rFonts w:ascii="Times New Roman" w:hAnsi="Times New Roman" w:cs="Times New Roman"/>
                <w:sz w:val="20"/>
                <w:szCs w:val="20"/>
                <w:shd w:val="clear" w:color="auto" w:fill="FFFFFF"/>
              </w:rPr>
              <w:t>Pmax</w:t>
            </w:r>
            <w:proofErr w:type="spellEnd"/>
            <w:r w:rsidRPr="0040685F">
              <w:rPr>
                <w:rFonts w:ascii="Times New Roman" w:hAnsi="Times New Roman" w:cs="Times New Roman"/>
                <w:sz w:val="20"/>
                <w:szCs w:val="20"/>
                <w:shd w:val="clear" w:color="auto" w:fill="FFFFFF"/>
              </w:rPr>
              <w:t xml:space="preserve"> (</w:t>
            </w:r>
            <w:proofErr w:type="spellStart"/>
            <w:r w:rsidRPr="0040685F">
              <w:rPr>
                <w:rFonts w:ascii="Times New Roman" w:hAnsi="Times New Roman" w:cs="Times New Roman"/>
                <w:sz w:val="20"/>
                <w:szCs w:val="20"/>
                <w:shd w:val="clear" w:color="auto" w:fill="FFFFFF"/>
              </w:rPr>
              <w:t>Wp</w:t>
            </w:r>
            <w:proofErr w:type="spellEnd"/>
            <w:r w:rsidRPr="0040685F">
              <w:rPr>
                <w:rFonts w:ascii="Times New Roman" w:hAnsi="Times New Roman" w:cs="Times New Roman"/>
                <w:sz w:val="20"/>
                <w:szCs w:val="20"/>
                <w:shd w:val="clear" w:color="auto" w:fill="FFFFFF"/>
              </w:rPr>
              <w:t>):</w:t>
            </w:r>
          </w:p>
        </w:tc>
        <w:tc>
          <w:tcPr>
            <w:tcW w:w="2500" w:type="pct"/>
          </w:tcPr>
          <w:p w14:paraId="771D03B8" w14:textId="77777777" w:rsidR="002215B2" w:rsidRPr="0040685F" w:rsidRDefault="002215B2" w:rsidP="00E94A70">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320</w:t>
            </w:r>
          </w:p>
        </w:tc>
      </w:tr>
      <w:tr w:rsidR="002215B2" w:rsidRPr="0040685F" w14:paraId="274AD959" w14:textId="77777777" w:rsidTr="00E94A70">
        <w:tc>
          <w:tcPr>
            <w:tcW w:w="2500" w:type="pct"/>
          </w:tcPr>
          <w:p w14:paraId="2CB35F13" w14:textId="77777777" w:rsidR="002215B2" w:rsidRPr="0040685F" w:rsidRDefault="002215B2" w:rsidP="00E94A70">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Solar cell type</w:t>
            </w:r>
          </w:p>
        </w:tc>
        <w:tc>
          <w:tcPr>
            <w:tcW w:w="2500" w:type="pct"/>
          </w:tcPr>
          <w:p w14:paraId="78531B4A" w14:textId="77777777" w:rsidR="002215B2" w:rsidRPr="0040685F" w:rsidRDefault="002215B2" w:rsidP="00E94A70">
            <w:pPr>
              <w:spacing w:line="276" w:lineRule="auto"/>
              <w:rPr>
                <w:rFonts w:ascii="Times New Roman" w:hAnsi="Times New Roman" w:cs="Times New Roman"/>
                <w:sz w:val="20"/>
                <w:szCs w:val="20"/>
                <w:shd w:val="clear" w:color="auto" w:fill="FFFFFF"/>
              </w:rPr>
            </w:pPr>
            <w:proofErr w:type="spellStart"/>
            <w:r w:rsidRPr="0040685F">
              <w:rPr>
                <w:rFonts w:ascii="Times New Roman" w:hAnsi="Times New Roman" w:cs="Times New Roman"/>
                <w:sz w:val="20"/>
                <w:szCs w:val="20"/>
                <w:shd w:val="clear" w:color="auto" w:fill="FFFFFF"/>
              </w:rPr>
              <w:t>Multicrystalline</w:t>
            </w:r>
            <w:proofErr w:type="spellEnd"/>
            <w:r w:rsidRPr="0040685F">
              <w:rPr>
                <w:rFonts w:ascii="Times New Roman" w:hAnsi="Times New Roman" w:cs="Times New Roman"/>
                <w:sz w:val="20"/>
                <w:szCs w:val="20"/>
                <w:shd w:val="clear" w:color="auto" w:fill="FFFFFF"/>
              </w:rPr>
              <w:t xml:space="preserve"> </w:t>
            </w:r>
          </w:p>
        </w:tc>
      </w:tr>
      <w:tr w:rsidR="002215B2" w:rsidRPr="0040685F" w14:paraId="08201174" w14:textId="77777777" w:rsidTr="00E94A70">
        <w:tc>
          <w:tcPr>
            <w:tcW w:w="2500" w:type="pct"/>
          </w:tcPr>
          <w:p w14:paraId="7D8101B9" w14:textId="77777777" w:rsidR="002215B2" w:rsidRPr="0040685F" w:rsidRDefault="002215B2" w:rsidP="00E94A70">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Solar cell size</w:t>
            </w:r>
          </w:p>
        </w:tc>
        <w:tc>
          <w:tcPr>
            <w:tcW w:w="2500" w:type="pct"/>
          </w:tcPr>
          <w:p w14:paraId="592C009B" w14:textId="77777777" w:rsidR="002215B2" w:rsidRPr="0040685F" w:rsidRDefault="002215B2" w:rsidP="00E94A70">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156x156 mm</w:t>
            </w:r>
          </w:p>
        </w:tc>
      </w:tr>
      <w:tr w:rsidR="002215B2" w:rsidRPr="0040685F" w14:paraId="7B22090A" w14:textId="77777777" w:rsidTr="00E94A70">
        <w:tc>
          <w:tcPr>
            <w:tcW w:w="2500" w:type="pct"/>
          </w:tcPr>
          <w:p w14:paraId="514A4C22" w14:textId="77777777" w:rsidR="002215B2" w:rsidRPr="0040685F" w:rsidRDefault="002215B2" w:rsidP="00E94A70">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rPr>
              <w:t>Module Dimensions</w:t>
            </w:r>
          </w:p>
        </w:tc>
        <w:tc>
          <w:tcPr>
            <w:tcW w:w="2500" w:type="pct"/>
          </w:tcPr>
          <w:p w14:paraId="2A5788A6" w14:textId="77777777" w:rsidR="002215B2" w:rsidRPr="0040685F" w:rsidRDefault="002215B2" w:rsidP="00E94A70">
            <w:pPr>
              <w:spacing w:line="276" w:lineRule="auto"/>
              <w:rPr>
                <w:rFonts w:ascii="Times New Roman" w:hAnsi="Times New Roman" w:cs="Times New Roman"/>
                <w:sz w:val="20"/>
                <w:szCs w:val="20"/>
              </w:rPr>
            </w:pPr>
            <w:r w:rsidRPr="0040685F">
              <w:rPr>
                <w:rFonts w:ascii="Times New Roman" w:hAnsi="Times New Roman" w:cs="Times New Roman"/>
                <w:sz w:val="20"/>
                <w:szCs w:val="20"/>
              </w:rPr>
              <w:t>1956 x 992 mm</w:t>
            </w:r>
          </w:p>
        </w:tc>
      </w:tr>
      <w:tr w:rsidR="002215B2" w:rsidRPr="0040685F" w14:paraId="7829BA43" w14:textId="77777777" w:rsidTr="00E94A70">
        <w:tc>
          <w:tcPr>
            <w:tcW w:w="2500" w:type="pct"/>
          </w:tcPr>
          <w:p w14:paraId="63C1C270" w14:textId="77777777" w:rsidR="002215B2" w:rsidRPr="0040685F" w:rsidRDefault="002215B2" w:rsidP="00E94A70">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Cell number</w:t>
            </w:r>
          </w:p>
        </w:tc>
        <w:tc>
          <w:tcPr>
            <w:tcW w:w="2500" w:type="pct"/>
          </w:tcPr>
          <w:p w14:paraId="1B4D1BA1" w14:textId="77777777" w:rsidR="002215B2" w:rsidRPr="0040685F" w:rsidRDefault="002215B2" w:rsidP="00E94A70">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72</w:t>
            </w:r>
          </w:p>
        </w:tc>
      </w:tr>
      <w:tr w:rsidR="002215B2" w:rsidRPr="0040685F" w14:paraId="1D9BB16F" w14:textId="77777777" w:rsidTr="00E94A70">
        <w:tc>
          <w:tcPr>
            <w:tcW w:w="2500" w:type="pct"/>
          </w:tcPr>
          <w:p w14:paraId="73DBA72E" w14:textId="77777777" w:rsidR="002215B2" w:rsidRPr="0040685F" w:rsidRDefault="002215B2" w:rsidP="00E94A70">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Total array area (1 panel)</w:t>
            </w:r>
          </w:p>
        </w:tc>
        <w:tc>
          <w:tcPr>
            <w:tcW w:w="2500" w:type="pct"/>
          </w:tcPr>
          <w:p w14:paraId="4CA97FE1" w14:textId="77777777" w:rsidR="002215B2" w:rsidRPr="0040685F" w:rsidRDefault="002215B2" w:rsidP="00E94A70">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1.94 m</w:t>
            </w:r>
            <w:r w:rsidRPr="0040685F">
              <w:rPr>
                <w:rFonts w:ascii="Times New Roman" w:hAnsi="Times New Roman" w:cs="Times New Roman"/>
                <w:sz w:val="20"/>
                <w:szCs w:val="20"/>
                <w:shd w:val="clear" w:color="auto" w:fill="FFFFFF"/>
                <w:vertAlign w:val="superscript"/>
              </w:rPr>
              <w:t>2</w:t>
            </w:r>
          </w:p>
        </w:tc>
      </w:tr>
      <w:tr w:rsidR="002215B2" w:rsidRPr="0040685F" w14:paraId="4AC23A0D" w14:textId="77777777" w:rsidTr="00E94A70">
        <w:tc>
          <w:tcPr>
            <w:tcW w:w="2500" w:type="pct"/>
          </w:tcPr>
          <w:p w14:paraId="78F2A8DE" w14:textId="77777777" w:rsidR="002215B2" w:rsidRPr="0040685F" w:rsidRDefault="002215B2" w:rsidP="00E94A70">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PV panel tilt angle</w:t>
            </w:r>
          </w:p>
        </w:tc>
        <w:tc>
          <w:tcPr>
            <w:tcW w:w="2500" w:type="pct"/>
          </w:tcPr>
          <w:p w14:paraId="104539AC" w14:textId="766CE225" w:rsidR="002215B2" w:rsidRPr="0040685F" w:rsidRDefault="00914F1A" w:rsidP="00914F1A">
            <w:pPr>
              <w:spacing w:line="276" w:lineRule="auto"/>
              <w:rPr>
                <w:rFonts w:ascii="Times New Roman" w:hAnsi="Times New Roman" w:cs="Times New Roman"/>
                <w:sz w:val="20"/>
                <w:szCs w:val="20"/>
                <w:shd w:val="clear" w:color="auto" w:fill="FFFFFF"/>
              </w:rPr>
            </w:pPr>
            <w:r>
              <w:rPr>
                <w:rFonts w:ascii="Times New Roman" w:hAnsi="Times New Roman" w:cs="Times New Roman"/>
                <w:sz w:val="20"/>
                <w:szCs w:val="20"/>
              </w:rPr>
              <w:t>SL1:17°</w:t>
            </w:r>
            <w:r w:rsidR="002215B2" w:rsidRPr="0040685F">
              <w:rPr>
                <w:rFonts w:ascii="Times New Roman" w:hAnsi="Times New Roman" w:cs="Times New Roman"/>
                <w:sz w:val="20"/>
                <w:szCs w:val="20"/>
              </w:rPr>
              <w:t>, SL2:18</w:t>
            </w:r>
            <w:r>
              <w:rPr>
                <w:rFonts w:ascii="Times New Roman" w:hAnsi="Times New Roman" w:cs="Times New Roman"/>
                <w:sz w:val="20"/>
                <w:szCs w:val="20"/>
              </w:rPr>
              <w:t>°</w:t>
            </w:r>
            <w:r w:rsidR="002215B2" w:rsidRPr="0040685F">
              <w:rPr>
                <w:rFonts w:ascii="Times New Roman" w:hAnsi="Times New Roman" w:cs="Times New Roman"/>
                <w:sz w:val="20"/>
                <w:szCs w:val="20"/>
              </w:rPr>
              <w:t>, SL3:19</w:t>
            </w:r>
            <w:r>
              <w:rPr>
                <w:rFonts w:ascii="Times New Roman" w:hAnsi="Times New Roman" w:cs="Times New Roman"/>
                <w:sz w:val="20"/>
                <w:szCs w:val="20"/>
              </w:rPr>
              <w:t>°</w:t>
            </w:r>
            <w:r w:rsidR="002215B2" w:rsidRPr="0040685F">
              <w:rPr>
                <w:rFonts w:ascii="Times New Roman" w:hAnsi="Times New Roman" w:cs="Times New Roman"/>
                <w:sz w:val="20"/>
                <w:szCs w:val="20"/>
              </w:rPr>
              <w:t>, SL4:18</w:t>
            </w:r>
            <w:r>
              <w:rPr>
                <w:rFonts w:ascii="Times New Roman" w:hAnsi="Times New Roman" w:cs="Times New Roman"/>
                <w:sz w:val="20"/>
                <w:szCs w:val="20"/>
              </w:rPr>
              <w:t>°</w:t>
            </w:r>
          </w:p>
        </w:tc>
      </w:tr>
      <w:tr w:rsidR="002215B2" w:rsidRPr="0040685F" w14:paraId="2588B46B" w14:textId="77777777" w:rsidTr="00E94A70">
        <w:tc>
          <w:tcPr>
            <w:tcW w:w="2500" w:type="pct"/>
            <w:tcBorders>
              <w:bottom w:val="single" w:sz="4" w:space="0" w:color="auto"/>
            </w:tcBorders>
          </w:tcPr>
          <w:p w14:paraId="1839D1E7" w14:textId="77777777" w:rsidR="002215B2" w:rsidRPr="0040685F" w:rsidRDefault="002215B2" w:rsidP="00E94A70">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Orientation</w:t>
            </w:r>
          </w:p>
        </w:tc>
        <w:tc>
          <w:tcPr>
            <w:tcW w:w="2500" w:type="pct"/>
            <w:tcBorders>
              <w:bottom w:val="single" w:sz="4" w:space="0" w:color="auto"/>
            </w:tcBorders>
          </w:tcPr>
          <w:p w14:paraId="7D3641D6" w14:textId="77777777" w:rsidR="002215B2" w:rsidRPr="0040685F" w:rsidRDefault="002215B2" w:rsidP="00E94A70">
            <w:pPr>
              <w:spacing w:line="276" w:lineRule="auto"/>
              <w:rPr>
                <w:rFonts w:ascii="Times New Roman" w:hAnsi="Times New Roman" w:cs="Times New Roman"/>
                <w:sz w:val="20"/>
                <w:szCs w:val="20"/>
              </w:rPr>
            </w:pPr>
            <w:r w:rsidRPr="0040685F">
              <w:rPr>
                <w:rFonts w:ascii="Times New Roman" w:hAnsi="Times New Roman" w:cs="Times New Roman"/>
                <w:sz w:val="20"/>
                <w:szCs w:val="20"/>
              </w:rPr>
              <w:t>North</w:t>
            </w:r>
          </w:p>
        </w:tc>
      </w:tr>
    </w:tbl>
    <w:p w14:paraId="087E2226" w14:textId="77777777" w:rsidR="002215B2" w:rsidRPr="0040685F" w:rsidRDefault="002215B2" w:rsidP="002215B2">
      <w:pPr>
        <w:rPr>
          <w:rFonts w:ascii="Times New Roman" w:hAnsi="Times New Roman" w:cs="Times New Roman"/>
          <w:sz w:val="20"/>
          <w:szCs w:val="20"/>
          <w:shd w:val="clear" w:color="auto" w:fill="FFFFFF"/>
        </w:rPr>
      </w:pPr>
      <w:r w:rsidRPr="0040685F">
        <w:rPr>
          <w:rFonts w:ascii="Times New Roman" w:hAnsi="Times New Roman" w:cs="Times New Roman"/>
          <w:sz w:val="20"/>
          <w:szCs w:val="20"/>
          <w:vertAlign w:val="superscript"/>
        </w:rPr>
        <w:t>a</w:t>
      </w:r>
      <w:r w:rsidRPr="0040685F">
        <w:rPr>
          <w:rFonts w:ascii="Times New Roman" w:hAnsi="Times New Roman" w:cs="Times New Roman"/>
          <w:sz w:val="20"/>
          <w:szCs w:val="20"/>
        </w:rPr>
        <w:t xml:space="preserve"> STC condition</w:t>
      </w:r>
      <w:r w:rsidRPr="0040685F">
        <w:rPr>
          <w:rFonts w:ascii="Times New Roman" w:eastAsia="MS Gothic" w:hAnsi="Times New Roman" w:cs="Times New Roman"/>
          <w:sz w:val="20"/>
          <w:szCs w:val="20"/>
        </w:rPr>
        <w:t>：</w:t>
      </w:r>
      <w:r w:rsidRPr="0040685F">
        <w:rPr>
          <w:rFonts w:ascii="Times New Roman" w:hAnsi="Times New Roman" w:cs="Times New Roman"/>
          <w:sz w:val="20"/>
          <w:szCs w:val="20"/>
        </w:rPr>
        <w:t>1000 W/m2,1.5AM and 25℃ cell temperature.</w:t>
      </w:r>
      <w:r w:rsidRPr="0040685F">
        <w:rPr>
          <w:rFonts w:ascii="Times New Roman" w:hAnsi="Times New Roman" w:cs="Times New Roman"/>
          <w:sz w:val="20"/>
          <w:szCs w:val="20"/>
          <w:shd w:val="clear" w:color="auto" w:fill="FFFFFF"/>
        </w:rPr>
        <w:t xml:space="preserve"> </w:t>
      </w:r>
    </w:p>
    <w:p w14:paraId="4A2CA365" w14:textId="77777777" w:rsidR="00914F1A" w:rsidRDefault="00914F1A" w:rsidP="002A1E6C">
      <w:pPr>
        <w:spacing w:line="360" w:lineRule="auto"/>
        <w:rPr>
          <w:rFonts w:ascii="Times New Roman" w:hAnsi="Times New Roman" w:cs="Times New Roman"/>
          <w:sz w:val="24"/>
          <w:szCs w:val="24"/>
        </w:rPr>
      </w:pPr>
    </w:p>
    <w:p w14:paraId="782FD3B9" w14:textId="743EA676" w:rsidR="002A1E6C" w:rsidRPr="00F853DC" w:rsidRDefault="002A1E6C" w:rsidP="002A1E6C">
      <w:pPr>
        <w:spacing w:line="360" w:lineRule="auto"/>
        <w:rPr>
          <w:rFonts w:ascii="Times New Roman" w:hAnsi="Times New Roman" w:cs="Times New Roman"/>
          <w:i/>
          <w:sz w:val="24"/>
          <w:szCs w:val="24"/>
        </w:rPr>
      </w:pPr>
      <w:r w:rsidRPr="00F853DC">
        <w:rPr>
          <w:rFonts w:ascii="Times New Roman" w:hAnsi="Times New Roman" w:cs="Times New Roman"/>
          <w:i/>
          <w:sz w:val="24"/>
          <w:szCs w:val="24"/>
        </w:rPr>
        <w:t xml:space="preserve">To encourage greater utilisation of the system and reduce solar energy capture losses during the day, an interface board was installed on site </w:t>
      </w:r>
      <w:r w:rsidR="0040685F" w:rsidRPr="00F853DC">
        <w:rPr>
          <w:rFonts w:ascii="Times New Roman" w:hAnsi="Times New Roman"/>
          <w:i/>
          <w:sz w:val="24"/>
          <w:szCs w:val="24"/>
        </w:rPr>
        <w:t xml:space="preserve">– located near the entrance to the camp – </w:t>
      </w:r>
      <w:r w:rsidRPr="00F853DC">
        <w:rPr>
          <w:rFonts w:ascii="Times New Roman" w:hAnsi="Times New Roman" w:cs="Times New Roman"/>
          <w:i/>
          <w:sz w:val="24"/>
          <w:szCs w:val="24"/>
        </w:rPr>
        <w:t xml:space="preserve">to show the community </w:t>
      </w:r>
      <w:ins w:id="136" w:author="Elena Gaura" w:date="2020-06-01T18:44:00Z">
        <w:r w:rsidR="00F508EB">
          <w:rPr>
            <w:rFonts w:ascii="Times New Roman" w:hAnsi="Times New Roman" w:cs="Times New Roman"/>
            <w:i/>
            <w:sz w:val="24"/>
            <w:szCs w:val="24"/>
          </w:rPr>
          <w:t xml:space="preserve">in real-time </w:t>
        </w:r>
      </w:ins>
      <w:del w:id="137" w:author="Elena Gaura" w:date="2020-06-01T18:44:00Z">
        <w:r w:rsidRPr="00F853DC" w:rsidDel="00F508EB">
          <w:rPr>
            <w:rFonts w:ascii="Times New Roman" w:hAnsi="Times New Roman" w:cs="Times New Roman"/>
            <w:i/>
            <w:sz w:val="24"/>
            <w:szCs w:val="24"/>
          </w:rPr>
          <w:delText xml:space="preserve">when </w:delText>
        </w:r>
      </w:del>
      <w:ins w:id="138" w:author="Elena Gaura" w:date="2020-06-01T18:44:00Z">
        <w:r w:rsidR="00F508EB">
          <w:rPr>
            <w:rFonts w:ascii="Times New Roman" w:hAnsi="Times New Roman" w:cs="Times New Roman"/>
            <w:i/>
            <w:sz w:val="24"/>
            <w:szCs w:val="24"/>
          </w:rPr>
          <w:t>where</w:t>
        </w:r>
        <w:r w:rsidR="00F508EB" w:rsidRPr="00F853DC">
          <w:rPr>
            <w:rFonts w:ascii="Times New Roman" w:hAnsi="Times New Roman" w:cs="Times New Roman"/>
            <w:i/>
            <w:sz w:val="24"/>
            <w:szCs w:val="24"/>
          </w:rPr>
          <w:t xml:space="preserve"> </w:t>
        </w:r>
      </w:ins>
      <w:r w:rsidRPr="00F853DC">
        <w:rPr>
          <w:rFonts w:ascii="Times New Roman" w:hAnsi="Times New Roman" w:cs="Times New Roman"/>
          <w:i/>
          <w:sz w:val="24"/>
          <w:szCs w:val="24"/>
        </w:rPr>
        <w:t xml:space="preserve">surplus energy was available </w:t>
      </w:r>
      <w:del w:id="139" w:author="Elena Gaura" w:date="2020-06-01T18:44:00Z">
        <w:r w:rsidRPr="00F853DC" w:rsidDel="00F508EB">
          <w:rPr>
            <w:rFonts w:ascii="Times New Roman" w:hAnsi="Times New Roman" w:cs="Times New Roman"/>
            <w:i/>
            <w:sz w:val="24"/>
            <w:szCs w:val="24"/>
          </w:rPr>
          <w:delText>at each</w:delText>
        </w:r>
      </w:del>
      <w:ins w:id="140" w:author="Elena Gaura" w:date="2020-06-01T18:44:00Z">
        <w:r w:rsidR="00F508EB">
          <w:rPr>
            <w:rFonts w:ascii="Times New Roman" w:hAnsi="Times New Roman" w:cs="Times New Roman"/>
            <w:i/>
            <w:sz w:val="24"/>
            <w:szCs w:val="24"/>
          </w:rPr>
          <w:t>the</w:t>
        </w:r>
      </w:ins>
      <w:r w:rsidRPr="00F853DC">
        <w:rPr>
          <w:rFonts w:ascii="Times New Roman" w:hAnsi="Times New Roman" w:cs="Times New Roman"/>
          <w:i/>
          <w:sz w:val="24"/>
          <w:szCs w:val="24"/>
        </w:rPr>
        <w:t xml:space="preserve"> streetlight</w:t>
      </w:r>
      <w:ins w:id="141" w:author="Elena Gaura" w:date="2020-06-01T18:44:00Z">
        <w:r w:rsidR="00F508EB">
          <w:rPr>
            <w:rFonts w:ascii="Times New Roman" w:hAnsi="Times New Roman" w:cs="Times New Roman"/>
            <w:i/>
            <w:sz w:val="24"/>
            <w:szCs w:val="24"/>
          </w:rPr>
          <w:t>s</w:t>
        </w:r>
      </w:ins>
      <w:r w:rsidRPr="00F853DC">
        <w:rPr>
          <w:rFonts w:ascii="Times New Roman" w:hAnsi="Times New Roman" w:cs="Times New Roman"/>
          <w:i/>
          <w:sz w:val="24"/>
          <w:szCs w:val="24"/>
        </w:rPr>
        <w:t xml:space="preserve"> (see fi</w:t>
      </w:r>
      <w:r w:rsidR="002215B2" w:rsidRPr="00F853DC">
        <w:rPr>
          <w:rFonts w:ascii="Times New Roman" w:hAnsi="Times New Roman" w:cs="Times New Roman"/>
          <w:i/>
          <w:sz w:val="24"/>
          <w:szCs w:val="24"/>
        </w:rPr>
        <w:t>gure 3</w:t>
      </w:r>
      <w:r w:rsidRPr="00F853DC">
        <w:rPr>
          <w:rFonts w:ascii="Times New Roman" w:hAnsi="Times New Roman" w:cs="Times New Roman"/>
          <w:i/>
          <w:sz w:val="24"/>
          <w:szCs w:val="24"/>
        </w:rPr>
        <w:t>).</w:t>
      </w:r>
    </w:p>
    <w:p w14:paraId="0206E6F0" w14:textId="52085635" w:rsidR="00D95830" w:rsidRPr="00F853DC" w:rsidRDefault="00D95830" w:rsidP="002A1E6C">
      <w:pPr>
        <w:spacing w:line="360" w:lineRule="auto"/>
        <w:rPr>
          <w:rFonts w:ascii="Times New Roman" w:hAnsi="Times New Roman" w:cs="Times New Roman"/>
          <w:i/>
          <w:sz w:val="24"/>
          <w:szCs w:val="24"/>
        </w:rPr>
      </w:pPr>
      <w:commentRangeStart w:id="142"/>
      <w:r w:rsidRPr="00F853DC">
        <w:rPr>
          <w:rFonts w:ascii="Times New Roman" w:hAnsi="Times New Roman" w:cs="Times New Roman"/>
          <w:i/>
          <w:sz w:val="24"/>
          <w:szCs w:val="24"/>
        </w:rPr>
        <w:t>(would it be better to put/show this in the discussion as something that is to be trailed once remedial actions at interventions have been taken, may be too much for this one paper?)</w:t>
      </w:r>
      <w:commentRangeEnd w:id="142"/>
      <w:r w:rsidR="00F508EB">
        <w:rPr>
          <w:rStyle w:val="CommentReference"/>
          <w:rFonts w:ascii="Calibri" w:eastAsia="Calibri" w:hAnsi="Calibri" w:cs="Calibri"/>
          <w:lang w:eastAsia="en-GB"/>
        </w:rPr>
        <w:commentReference w:id="142"/>
      </w:r>
    </w:p>
    <w:p w14:paraId="1BD1636B" w14:textId="77777777" w:rsidR="002A1E6C" w:rsidRPr="00FE693A" w:rsidRDefault="002A1E6C" w:rsidP="002A1E6C">
      <w:pPr>
        <w:tabs>
          <w:tab w:val="center" w:pos="4800"/>
          <w:tab w:val="right" w:pos="9500"/>
        </w:tabs>
        <w:jc w:val="center"/>
        <w:rPr>
          <w:i/>
          <w:noProof/>
        </w:rPr>
      </w:pPr>
      <w:r w:rsidRPr="00FE693A">
        <w:rPr>
          <w:i/>
          <w:noProof/>
          <w:lang w:eastAsia="en-GB"/>
        </w:rPr>
        <w:lastRenderedPageBreak/>
        <w:drawing>
          <wp:inline distT="0" distB="0" distL="0" distR="0" wp14:anchorId="0285D3CB" wp14:editId="1FE23C0F">
            <wp:extent cx="4868883" cy="3057205"/>
            <wp:effectExtent l="0" t="0" r="8255" b="0"/>
            <wp:docPr id="7" name="Picture 7" descr="C:\Users\Jonathan\Desktop\street in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nathan\Desktop\street inter.jpg"/>
                    <pic:cNvPicPr>
                      <a:picLocks noChangeAspect="1" noChangeArrowheads="1"/>
                    </pic:cNvPicPr>
                  </pic:nvPicPr>
                  <pic:blipFill rotWithShape="1">
                    <a:blip r:embed="rId21">
                      <a:extLst>
                        <a:ext uri="{28A0092B-C50C-407E-A947-70E740481C1C}">
                          <a14:useLocalDpi xmlns:a14="http://schemas.microsoft.com/office/drawing/2010/main" val="0"/>
                        </a:ext>
                      </a:extLst>
                    </a:blip>
                    <a:srcRect l="22075" t="13814" r="10124" b="29430"/>
                    <a:stretch/>
                  </pic:blipFill>
                  <pic:spPr bwMode="auto">
                    <a:xfrm>
                      <a:off x="0" y="0"/>
                      <a:ext cx="4869250" cy="3057435"/>
                    </a:xfrm>
                    <a:prstGeom prst="rect">
                      <a:avLst/>
                    </a:prstGeom>
                    <a:noFill/>
                    <a:ln>
                      <a:noFill/>
                    </a:ln>
                    <a:extLst>
                      <a:ext uri="{53640926-AAD7-44D8-BBD7-CCE9431645EC}">
                        <a14:shadowObscured xmlns:a14="http://schemas.microsoft.com/office/drawing/2010/main"/>
                      </a:ext>
                    </a:extLst>
                  </pic:spPr>
                </pic:pic>
              </a:graphicData>
            </a:graphic>
          </wp:inline>
        </w:drawing>
      </w:r>
    </w:p>
    <w:p w14:paraId="4ADFB093" w14:textId="3E7D8869" w:rsidR="002A1E6C" w:rsidRPr="00FE693A" w:rsidRDefault="002A1E6C" w:rsidP="002A1E6C">
      <w:pPr>
        <w:tabs>
          <w:tab w:val="center" w:pos="4800"/>
          <w:tab w:val="right" w:pos="9500"/>
        </w:tabs>
        <w:jc w:val="both"/>
        <w:rPr>
          <w:noProof/>
        </w:rPr>
      </w:pPr>
      <w:r>
        <w:rPr>
          <w:b/>
          <w:noProof/>
        </w:rPr>
        <w:t xml:space="preserve">Figure </w:t>
      </w:r>
      <w:r w:rsidR="002215B2">
        <w:rPr>
          <w:b/>
          <w:noProof/>
        </w:rPr>
        <w:t>3</w:t>
      </w:r>
      <w:r w:rsidRPr="00FE693A">
        <w:rPr>
          <w:b/>
          <w:noProof/>
        </w:rPr>
        <w:t>:</w:t>
      </w:r>
      <w:r w:rsidRPr="00FE693A">
        <w:rPr>
          <w:noProof/>
        </w:rPr>
        <w:t xml:space="preserve"> Streetlight energ</w:t>
      </w:r>
      <w:r w:rsidR="00AA5A7B">
        <w:rPr>
          <w:noProof/>
        </w:rPr>
        <w:t xml:space="preserve">y availability interfance board </w:t>
      </w:r>
      <w:del w:id="143" w:author="Elena Gaura" w:date="2020-06-01T18:45:00Z">
        <w:r w:rsidR="00AA5A7B" w:rsidDel="00095673">
          <w:rPr>
            <w:noProof/>
          </w:rPr>
          <w:delText>(</w:delText>
        </w:r>
        <w:r w:rsidR="00AA5A7B" w:rsidRPr="00AA5A7B" w:rsidDel="00095673">
          <w:rPr>
            <w:i/>
            <w:noProof/>
          </w:rPr>
          <w:delText>do we show this…?</w:delText>
        </w:r>
        <w:r w:rsidR="00AA5A7B" w:rsidDel="00095673">
          <w:rPr>
            <w:noProof/>
          </w:rPr>
          <w:delText>)</w:delText>
        </w:r>
      </w:del>
    </w:p>
    <w:p w14:paraId="7F93D398" w14:textId="1ECE3342" w:rsidR="002A1E6C" w:rsidRPr="000939B5" w:rsidRDefault="002A1E6C" w:rsidP="000D22D8">
      <w:pPr>
        <w:rPr>
          <w:rFonts w:ascii="Times New Roman" w:hAnsi="Times New Roman" w:cs="Times New Roman"/>
          <w:b/>
          <w:sz w:val="24"/>
          <w:szCs w:val="24"/>
        </w:rPr>
      </w:pPr>
    </w:p>
    <w:p w14:paraId="7F4E12B9" w14:textId="45FC415B" w:rsidR="002215B2" w:rsidRPr="002215B2" w:rsidRDefault="002215B2" w:rsidP="002215B2">
      <w:pPr>
        <w:spacing w:line="360" w:lineRule="auto"/>
        <w:rPr>
          <w:rFonts w:ascii="Times New Roman" w:hAnsi="Times New Roman" w:cs="Times New Roman"/>
          <w:sz w:val="24"/>
          <w:szCs w:val="24"/>
        </w:rPr>
      </w:pPr>
      <w:r w:rsidRPr="002215B2">
        <w:rPr>
          <w:rFonts w:ascii="Times New Roman" w:hAnsi="Times New Roman" w:cs="Times New Roman"/>
          <w:sz w:val="24"/>
          <w:szCs w:val="24"/>
        </w:rPr>
        <w:t xml:space="preserve">Installation work was carried out from May to June 2019, with </w:t>
      </w:r>
      <w:del w:id="144" w:author="Elena Gaura" w:date="2020-06-01T18:45:00Z">
        <w:r w:rsidRPr="002215B2" w:rsidDel="00095673">
          <w:rPr>
            <w:rFonts w:ascii="Times New Roman" w:hAnsi="Times New Roman" w:cs="Times New Roman"/>
            <w:sz w:val="24"/>
            <w:szCs w:val="24"/>
          </w:rPr>
          <w:delText>an opening</w:delText>
        </w:r>
      </w:del>
      <w:ins w:id="145" w:author="Elena Gaura" w:date="2020-06-01T18:45:00Z">
        <w:r w:rsidR="00095673">
          <w:rPr>
            <w:rFonts w:ascii="Times New Roman" w:hAnsi="Times New Roman" w:cs="Times New Roman"/>
            <w:sz w:val="24"/>
            <w:szCs w:val="24"/>
          </w:rPr>
          <w:t>launch</w:t>
        </w:r>
      </w:ins>
      <w:r w:rsidRPr="002215B2">
        <w:rPr>
          <w:rFonts w:ascii="Times New Roman" w:hAnsi="Times New Roman" w:cs="Times New Roman"/>
          <w:sz w:val="24"/>
          <w:szCs w:val="24"/>
        </w:rPr>
        <w:t xml:space="preserve"> event taking place in July 2019. </w:t>
      </w:r>
      <w:r>
        <w:rPr>
          <w:rFonts w:ascii="Times New Roman" w:hAnsi="Times New Roman" w:cs="Times New Roman"/>
          <w:sz w:val="24"/>
          <w:szCs w:val="24"/>
        </w:rPr>
        <w:t>T</w:t>
      </w:r>
      <w:r w:rsidRPr="000939B5">
        <w:rPr>
          <w:rFonts w:ascii="Times New Roman" w:hAnsi="Times New Roman" w:cs="Times New Roman"/>
          <w:sz w:val="24"/>
          <w:szCs w:val="24"/>
          <w:shd w:val="clear" w:color="auto" w:fill="FFFFFF"/>
        </w:rPr>
        <w:t xml:space="preserve">he </w:t>
      </w:r>
      <w:del w:id="146" w:author="Elena Gaura" w:date="2020-06-01T18:46:00Z">
        <w:r w:rsidRPr="000939B5" w:rsidDel="00095673">
          <w:rPr>
            <w:rFonts w:ascii="Times New Roman" w:hAnsi="Times New Roman" w:cs="Times New Roman"/>
            <w:sz w:val="24"/>
            <w:szCs w:val="24"/>
            <w:shd w:val="clear" w:color="auto" w:fill="FFFFFF"/>
          </w:rPr>
          <w:delText xml:space="preserve">installed </w:delText>
        </w:r>
      </w:del>
      <w:r w:rsidRPr="000939B5">
        <w:rPr>
          <w:rFonts w:ascii="Times New Roman" w:hAnsi="Times New Roman" w:cs="Times New Roman"/>
          <w:sz w:val="24"/>
          <w:szCs w:val="24"/>
          <w:shd w:val="clear" w:color="auto" w:fill="FFFFFF"/>
        </w:rPr>
        <w:t>lights</w:t>
      </w:r>
      <w:r>
        <w:rPr>
          <w:rFonts w:ascii="Times New Roman" w:hAnsi="Times New Roman" w:cs="Times New Roman"/>
          <w:sz w:val="24"/>
          <w:szCs w:val="24"/>
          <w:shd w:val="clear" w:color="auto" w:fill="FFFFFF"/>
        </w:rPr>
        <w:t xml:space="preserve"> </w:t>
      </w:r>
      <w:ins w:id="147" w:author="Elena Gaura" w:date="2020-06-01T18:46:00Z">
        <w:r w:rsidR="00095673" w:rsidRPr="000939B5">
          <w:rPr>
            <w:rFonts w:ascii="Times New Roman" w:hAnsi="Times New Roman" w:cs="Times New Roman"/>
            <w:sz w:val="24"/>
            <w:szCs w:val="24"/>
            <w:shd w:val="clear" w:color="auto" w:fill="FFFFFF"/>
          </w:rPr>
          <w:t xml:space="preserve">installed </w:t>
        </w:r>
      </w:ins>
      <w:r>
        <w:rPr>
          <w:rFonts w:ascii="Times New Roman" w:hAnsi="Times New Roman" w:cs="Times New Roman"/>
          <w:sz w:val="24"/>
          <w:szCs w:val="24"/>
          <w:shd w:val="clear" w:color="auto" w:fill="FFFFFF"/>
        </w:rPr>
        <w:t>are shown in Figure 3.</w:t>
      </w:r>
    </w:p>
    <w:p w14:paraId="71314295" w14:textId="77777777" w:rsidR="002215B2" w:rsidRDefault="002215B2" w:rsidP="002215B2">
      <w:pPr>
        <w:tabs>
          <w:tab w:val="left" w:pos="1164"/>
        </w:tabs>
        <w:rPr>
          <w:b/>
        </w:rPr>
      </w:pPr>
    </w:p>
    <w:p w14:paraId="09D4463E" w14:textId="10410D35" w:rsidR="002215B2" w:rsidRDefault="00764061" w:rsidP="002215B2">
      <w:pPr>
        <w:jc w:val="center"/>
      </w:pPr>
      <w:r>
        <w:rPr>
          <w:i/>
          <w:noProof/>
          <w:lang w:eastAsia="en-GB"/>
        </w:rPr>
        <mc:AlternateContent>
          <mc:Choice Requires="wps">
            <w:drawing>
              <wp:anchor distT="0" distB="0" distL="114300" distR="114300" simplePos="0" relativeHeight="251670528" behindDoc="0" locked="0" layoutInCell="1" allowOverlap="1" wp14:anchorId="06E91AD0" wp14:editId="0144A2BC">
                <wp:simplePos x="0" y="0"/>
                <wp:positionH relativeFrom="column">
                  <wp:posOffset>657225</wp:posOffset>
                </wp:positionH>
                <wp:positionV relativeFrom="paragraph">
                  <wp:posOffset>3021330</wp:posOffset>
                </wp:positionV>
                <wp:extent cx="285750" cy="25717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2857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DF08BA" w14:textId="15DDFBFB" w:rsidR="00C84734" w:rsidRPr="00764061" w:rsidRDefault="00C84734">
                            <w:pPr>
                              <w:rPr>
                                <w:color w:val="FFFFFF" w:themeColor="background1"/>
                                <w:sz w:val="26"/>
                                <w:szCs w:val="26"/>
                              </w:rPr>
                            </w:pPr>
                            <w:r w:rsidRPr="00764061">
                              <w:rPr>
                                <w:color w:val="FFFFFF" w:themeColor="background1"/>
                                <w:sz w:val="26"/>
                                <w:szCs w:val="26"/>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91AD0" id="Text Box 13" o:spid="_x0000_s1028" type="#_x0000_t202" style="position:absolute;left:0;text-align:left;margin-left:51.75pt;margin-top:237.9pt;width:22.5pt;height:20.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" filled="f" stroked="f" strokeweight=".5pt">
                <v:textbox>
                  <w:txbxContent>
                    <w:p w14:paraId="67DF08BA" w14:textId="15DDFBFB" w:rsidR="00C84734" w:rsidRPr="00764061" w:rsidRDefault="00C84734">
                      <w:pPr>
                        <w:rPr>
                          <w:color w:val="FFFFFF" w:themeColor="background1"/>
                          <w:sz w:val="26"/>
                          <w:szCs w:val="26"/>
                        </w:rPr>
                      </w:pPr>
                      <w:r w:rsidRPr="00764061">
                        <w:rPr>
                          <w:color w:val="FFFFFF" w:themeColor="background1"/>
                          <w:sz w:val="26"/>
                          <w:szCs w:val="26"/>
                        </w:rPr>
                        <w:t>a</w:t>
                      </w:r>
                    </w:p>
                  </w:txbxContent>
                </v:textbox>
              </v:shape>
            </w:pict>
          </mc:Fallback>
        </mc:AlternateContent>
      </w:r>
      <w:r>
        <w:rPr>
          <w:i/>
          <w:noProof/>
          <w:lang w:eastAsia="en-GB"/>
        </w:rPr>
        <mc:AlternateContent>
          <mc:Choice Requires="wps">
            <w:drawing>
              <wp:anchor distT="0" distB="0" distL="114300" distR="114300" simplePos="0" relativeHeight="251672576" behindDoc="0" locked="0" layoutInCell="1" allowOverlap="1" wp14:anchorId="12952001" wp14:editId="2AA46F0A">
                <wp:simplePos x="0" y="0"/>
                <wp:positionH relativeFrom="column">
                  <wp:posOffset>2971800</wp:posOffset>
                </wp:positionH>
                <wp:positionV relativeFrom="paragraph">
                  <wp:posOffset>3021330</wp:posOffset>
                </wp:positionV>
                <wp:extent cx="285750" cy="257175"/>
                <wp:effectExtent l="0" t="0" r="0" b="0"/>
                <wp:wrapNone/>
                <wp:docPr id="351982018" name="Text Box 351982018"/>
                <wp:cNvGraphicFramePr/>
                <a:graphic xmlns:a="http://schemas.openxmlformats.org/drawingml/2006/main">
                  <a:graphicData uri="http://schemas.microsoft.com/office/word/2010/wordprocessingShape">
                    <wps:wsp>
                      <wps:cNvSpPr txBox="1"/>
                      <wps:spPr>
                        <a:xfrm>
                          <a:off x="0" y="0"/>
                          <a:ext cx="2857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210AED" w14:textId="1986F24C" w:rsidR="00C84734" w:rsidRPr="00764061" w:rsidRDefault="00C84734">
                            <w:pPr>
                              <w:rPr>
                                <w:color w:val="FFFFFF" w:themeColor="background1"/>
                                <w:sz w:val="26"/>
                                <w:szCs w:val="26"/>
                              </w:rPr>
                            </w:pPr>
                            <w:r>
                              <w:rPr>
                                <w:color w:val="FFFFFF" w:themeColor="background1"/>
                                <w:sz w:val="26"/>
                                <w:szCs w:val="26"/>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952001" id="Text Box 351982018" o:spid="_x0000_s1029" type="#_x0000_t202" style="position:absolute;left:0;text-align:left;margin-left:234pt;margin-top:237.9pt;width:22.5pt;height:20.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" filled="f" stroked="f" strokeweight=".5pt">
                <v:textbox>
                  <w:txbxContent>
                    <w:p w14:paraId="39210AED" w14:textId="1986F24C" w:rsidR="00C84734" w:rsidRPr="00764061" w:rsidRDefault="00C84734">
                      <w:pPr>
                        <w:rPr>
                          <w:color w:val="FFFFFF" w:themeColor="background1"/>
                          <w:sz w:val="26"/>
                          <w:szCs w:val="26"/>
                        </w:rPr>
                      </w:pPr>
                      <w:r>
                        <w:rPr>
                          <w:color w:val="FFFFFF" w:themeColor="background1"/>
                          <w:sz w:val="26"/>
                          <w:szCs w:val="26"/>
                        </w:rPr>
                        <w:t>b</w:t>
                      </w:r>
                    </w:p>
                  </w:txbxContent>
                </v:textbox>
              </v:shape>
            </w:pict>
          </mc:Fallback>
        </mc:AlternateContent>
      </w:r>
      <w:r w:rsidR="002215B2">
        <w:rPr>
          <w:i/>
          <w:noProof/>
          <w:lang w:eastAsia="en-GB"/>
        </w:rPr>
        <w:drawing>
          <wp:inline distT="0" distB="0" distL="0" distR="0" wp14:anchorId="6014024A" wp14:editId="7AA8BF40">
            <wp:extent cx="2311516" cy="3289465"/>
            <wp:effectExtent l="0" t="0" r="0" b="6350"/>
            <wp:docPr id="4" name="Picture 4" descr="C:\Users\Jonathan\Desktop\sl norm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nathan\Desktop\sl normal.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7118" r="30172"/>
                    <a:stretch/>
                  </pic:blipFill>
                  <pic:spPr bwMode="auto">
                    <a:xfrm>
                      <a:off x="0" y="0"/>
                      <a:ext cx="2311690" cy="3289712"/>
                    </a:xfrm>
                    <a:prstGeom prst="rect">
                      <a:avLst/>
                    </a:prstGeom>
                    <a:noFill/>
                    <a:ln>
                      <a:noFill/>
                    </a:ln>
                    <a:extLst>
                      <a:ext uri="{53640926-AAD7-44D8-BBD7-CCE9431645EC}">
                        <a14:shadowObscured xmlns:a14="http://schemas.microsoft.com/office/drawing/2010/main"/>
                      </a:ext>
                    </a:extLst>
                  </pic:spPr>
                </pic:pic>
              </a:graphicData>
            </a:graphic>
          </wp:inline>
        </w:drawing>
      </w:r>
      <w:r w:rsidR="002215B2">
        <w:rPr>
          <w:i/>
          <w:noProof/>
          <w:lang w:eastAsia="en-GB"/>
        </w:rPr>
        <w:drawing>
          <wp:inline distT="0" distB="0" distL="0" distR="0" wp14:anchorId="36BDE972" wp14:editId="2EB1832C">
            <wp:extent cx="2113808" cy="3297432"/>
            <wp:effectExtent l="0" t="0" r="1270" b="0"/>
            <wp:docPr id="6" name="Picture 6" descr="C:\Users\Jonathan\Desktop\advanced sl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nathan\Desktop\advanced sl1.jpg"/>
                    <pic:cNvPicPr>
                      <a:picLocks noChangeAspect="1" noChangeArrowheads="1"/>
                    </pic:cNvPicPr>
                  </pic:nvPicPr>
                  <pic:blipFill rotWithShape="1">
                    <a:blip r:embed="rId23">
                      <a:extLst>
                        <a:ext uri="{28A0092B-C50C-407E-A947-70E740481C1C}">
                          <a14:useLocalDpi xmlns:a14="http://schemas.microsoft.com/office/drawing/2010/main" val="0"/>
                        </a:ext>
                      </a:extLst>
                    </a:blip>
                    <a:srcRect l="19797" b="6107"/>
                    <a:stretch/>
                  </pic:blipFill>
                  <pic:spPr bwMode="auto">
                    <a:xfrm>
                      <a:off x="0" y="0"/>
                      <a:ext cx="2121928" cy="3310099"/>
                    </a:xfrm>
                    <a:prstGeom prst="rect">
                      <a:avLst/>
                    </a:prstGeom>
                    <a:noFill/>
                    <a:ln>
                      <a:noFill/>
                    </a:ln>
                    <a:extLst>
                      <a:ext uri="{53640926-AAD7-44D8-BBD7-CCE9431645EC}">
                        <a14:shadowObscured xmlns:a14="http://schemas.microsoft.com/office/drawing/2010/main"/>
                      </a:ext>
                    </a:extLst>
                  </pic:spPr>
                </pic:pic>
              </a:graphicData>
            </a:graphic>
          </wp:inline>
        </w:drawing>
      </w:r>
    </w:p>
    <w:p w14:paraId="2F977298" w14:textId="47AE44DF" w:rsidR="002215B2" w:rsidRDefault="002215B2" w:rsidP="002215B2">
      <w:r>
        <w:rPr>
          <w:b/>
        </w:rPr>
        <w:t>Figure 3</w:t>
      </w:r>
      <w:r w:rsidR="00764061">
        <w:rPr>
          <w:b/>
        </w:rPr>
        <w:t>a-b</w:t>
      </w:r>
      <w:r>
        <w:rPr>
          <w:b/>
        </w:rPr>
        <w:t>:</w:t>
      </w:r>
      <w:r w:rsidR="00764061">
        <w:t xml:space="preserve"> A regular (a) and </w:t>
      </w:r>
      <w:commentRangeStart w:id="148"/>
      <w:r w:rsidR="00764061">
        <w:t>smart (b</w:t>
      </w:r>
      <w:r>
        <w:t xml:space="preserve">) </w:t>
      </w:r>
      <w:commentRangeEnd w:id="148"/>
      <w:r w:rsidR="00095673">
        <w:rPr>
          <w:rStyle w:val="CommentReference"/>
          <w:rFonts w:ascii="Calibri" w:eastAsia="Calibri" w:hAnsi="Calibri" w:cs="Calibri"/>
          <w:lang w:eastAsia="en-GB"/>
        </w:rPr>
        <w:commentReference w:id="148"/>
      </w:r>
      <w:r>
        <w:t xml:space="preserve">solar streetlight installed at </w:t>
      </w:r>
      <w:proofErr w:type="spellStart"/>
      <w:r>
        <w:t>Gihembe</w:t>
      </w:r>
      <w:proofErr w:type="spellEnd"/>
      <w:r>
        <w:t>, Rwanda.</w:t>
      </w:r>
    </w:p>
    <w:p w14:paraId="1854D495" w14:textId="77777777" w:rsidR="00AA5A7B" w:rsidRDefault="00AA5A7B" w:rsidP="00AA5A7B">
      <w:pPr>
        <w:spacing w:line="360" w:lineRule="auto"/>
        <w:rPr>
          <w:rFonts w:ascii="Times New Roman" w:hAnsi="Times New Roman" w:cs="Times New Roman"/>
          <w:sz w:val="24"/>
          <w:szCs w:val="24"/>
        </w:rPr>
      </w:pPr>
    </w:p>
    <w:p w14:paraId="416A0D69" w14:textId="5A99E211" w:rsidR="00AA5A7B" w:rsidRPr="009F7870" w:rsidRDefault="00AA5A7B" w:rsidP="00D77E43">
      <w:pPr>
        <w:rPr>
          <w:rFonts w:ascii="Times New Roman" w:hAnsi="Times New Roman" w:cs="Times New Roman"/>
          <w:sz w:val="24"/>
          <w:szCs w:val="24"/>
        </w:rPr>
      </w:pPr>
      <w:r w:rsidRPr="009F7870">
        <w:rPr>
          <w:rFonts w:ascii="Times New Roman" w:hAnsi="Times New Roman" w:cs="Times New Roman"/>
          <w:sz w:val="24"/>
          <w:szCs w:val="24"/>
        </w:rPr>
        <w:lastRenderedPageBreak/>
        <w:t>2.3.</w:t>
      </w:r>
      <w:r>
        <w:rPr>
          <w:rFonts w:ascii="Times New Roman" w:hAnsi="Times New Roman" w:cs="Times New Roman"/>
          <w:sz w:val="24"/>
          <w:szCs w:val="24"/>
        </w:rPr>
        <w:t>2</w:t>
      </w:r>
      <w:r w:rsidRPr="009F7870">
        <w:rPr>
          <w:rFonts w:ascii="Times New Roman" w:hAnsi="Times New Roman" w:cs="Times New Roman"/>
          <w:sz w:val="24"/>
          <w:szCs w:val="24"/>
        </w:rPr>
        <w:t xml:space="preserve"> </w:t>
      </w:r>
      <w:r>
        <w:rPr>
          <w:rFonts w:ascii="Times New Roman" w:hAnsi="Times New Roman" w:cs="Times New Roman"/>
          <w:sz w:val="24"/>
          <w:szCs w:val="24"/>
        </w:rPr>
        <w:t xml:space="preserve">The smart solar streetlight at </w:t>
      </w:r>
      <w:proofErr w:type="spellStart"/>
      <w:r w:rsidR="0063263F">
        <w:rPr>
          <w:rFonts w:ascii="Times New Roman" w:hAnsi="Times New Roman" w:cs="Times New Roman"/>
          <w:sz w:val="24"/>
          <w:szCs w:val="24"/>
        </w:rPr>
        <w:t>Uttagaya</w:t>
      </w:r>
      <w:proofErr w:type="spellEnd"/>
      <w:r w:rsidR="0063263F">
        <w:rPr>
          <w:rFonts w:ascii="Times New Roman" w:hAnsi="Times New Roman" w:cs="Times New Roman"/>
          <w:sz w:val="24"/>
          <w:szCs w:val="24"/>
        </w:rPr>
        <w:t>, Nepal</w:t>
      </w:r>
    </w:p>
    <w:p w14:paraId="29412F14" w14:textId="40361007" w:rsidR="002A1E6C" w:rsidRPr="000939B5" w:rsidRDefault="0063263F" w:rsidP="00D77E43">
      <w:pPr>
        <w:rPr>
          <w:shd w:val="clear" w:color="auto" w:fill="FFFFFF"/>
        </w:rPr>
      </w:pPr>
      <w:r w:rsidRPr="0063263F">
        <w:rPr>
          <w:rFonts w:ascii="Times New Roman" w:hAnsi="Times New Roman" w:cs="Times New Roman"/>
          <w:sz w:val="24"/>
          <w:szCs w:val="24"/>
        </w:rPr>
        <w:t>Seven</w:t>
      </w:r>
      <w:r w:rsidR="002A1E6C" w:rsidRPr="0063263F">
        <w:rPr>
          <w:rFonts w:ascii="Times New Roman" w:hAnsi="Times New Roman" w:cs="Times New Roman"/>
          <w:sz w:val="24"/>
          <w:szCs w:val="24"/>
        </w:rPr>
        <w:t xml:space="preserve"> smart streetlights </w:t>
      </w:r>
      <w:r w:rsidRPr="0063263F">
        <w:rPr>
          <w:rFonts w:ascii="Times New Roman" w:hAnsi="Times New Roman" w:cs="Times New Roman"/>
          <w:sz w:val="24"/>
          <w:szCs w:val="24"/>
        </w:rPr>
        <w:t xml:space="preserve">were sited at </w:t>
      </w:r>
      <w:proofErr w:type="spellStart"/>
      <w:r w:rsidRPr="0063263F">
        <w:rPr>
          <w:rFonts w:ascii="Times New Roman" w:hAnsi="Times New Roman" w:cs="Times New Roman"/>
          <w:sz w:val="24"/>
          <w:szCs w:val="24"/>
        </w:rPr>
        <w:t>Uttargaya</w:t>
      </w:r>
      <w:proofErr w:type="spellEnd"/>
      <w:r w:rsidRPr="0063263F">
        <w:rPr>
          <w:rFonts w:ascii="Times New Roman" w:hAnsi="Times New Roman" w:cs="Times New Roman"/>
          <w:sz w:val="24"/>
          <w:szCs w:val="24"/>
        </w:rPr>
        <w:t xml:space="preserve">, </w:t>
      </w:r>
      <w:del w:id="149" w:author="Elena Gaura" w:date="2020-06-01T18:46:00Z">
        <w:r w:rsidR="002A1E6C" w:rsidRPr="0063263F" w:rsidDel="00541AB2">
          <w:rPr>
            <w:rFonts w:ascii="Times New Roman" w:hAnsi="Times New Roman" w:cs="Times New Roman"/>
            <w:sz w:val="24"/>
            <w:szCs w:val="24"/>
          </w:rPr>
          <w:delText xml:space="preserve">with </w:delText>
        </w:r>
      </w:del>
      <w:ins w:id="150" w:author="Elena Gaura" w:date="2020-06-01T18:46:00Z">
        <w:r w:rsidR="00541AB2">
          <w:rPr>
            <w:rFonts w:ascii="Times New Roman" w:hAnsi="Times New Roman" w:cs="Times New Roman"/>
            <w:sz w:val="24"/>
            <w:szCs w:val="24"/>
          </w:rPr>
          <w:t>on</w:t>
        </w:r>
        <w:r w:rsidR="00541AB2" w:rsidRPr="0063263F">
          <w:rPr>
            <w:rFonts w:ascii="Times New Roman" w:hAnsi="Times New Roman" w:cs="Times New Roman"/>
            <w:sz w:val="24"/>
            <w:szCs w:val="24"/>
          </w:rPr>
          <w:t xml:space="preserve"> </w:t>
        </w:r>
      </w:ins>
      <w:r w:rsidR="002A1E6C" w:rsidRPr="0063263F">
        <w:rPr>
          <w:rFonts w:ascii="Times New Roman" w:hAnsi="Times New Roman" w:cs="Times New Roman"/>
          <w:sz w:val="24"/>
          <w:szCs w:val="24"/>
        </w:rPr>
        <w:t xml:space="preserve">the locations </w:t>
      </w:r>
      <w:del w:id="151" w:author="Elena Gaura" w:date="2020-06-01T18:46:00Z">
        <w:r w:rsidR="002A1E6C" w:rsidRPr="0063263F" w:rsidDel="00541AB2">
          <w:rPr>
            <w:rFonts w:ascii="Times New Roman" w:hAnsi="Times New Roman" w:cs="Times New Roman"/>
            <w:sz w:val="24"/>
            <w:szCs w:val="24"/>
          </w:rPr>
          <w:delText xml:space="preserve">being </w:delText>
        </w:r>
      </w:del>
      <w:r w:rsidR="002A1E6C" w:rsidRPr="0063263F">
        <w:rPr>
          <w:rFonts w:ascii="Times New Roman" w:hAnsi="Times New Roman" w:cs="Times New Roman"/>
          <w:sz w:val="24"/>
          <w:szCs w:val="24"/>
        </w:rPr>
        <w:t xml:space="preserve">chosen </w:t>
      </w:r>
      <w:r w:rsidRPr="0063263F">
        <w:rPr>
          <w:rFonts w:ascii="Times New Roman" w:hAnsi="Times New Roman" w:cs="Times New Roman"/>
          <w:sz w:val="24"/>
          <w:szCs w:val="24"/>
        </w:rPr>
        <w:t>by</w:t>
      </w:r>
      <w:r w:rsidR="002A1E6C" w:rsidRPr="0063263F">
        <w:rPr>
          <w:rFonts w:ascii="Times New Roman" w:hAnsi="Times New Roman" w:cs="Times New Roman"/>
          <w:sz w:val="24"/>
          <w:szCs w:val="24"/>
        </w:rPr>
        <w:t xml:space="preserve"> the community</w:t>
      </w:r>
      <w:r w:rsidR="000939B5">
        <w:rPr>
          <w:rFonts w:ascii="Times New Roman" w:hAnsi="Times New Roman" w:cs="Times New Roman"/>
          <w:sz w:val="24"/>
          <w:szCs w:val="24"/>
        </w:rPr>
        <w:t xml:space="preserve"> (see Figure 5</w:t>
      </w:r>
      <w:r w:rsidR="002A1E6C" w:rsidRPr="0063263F">
        <w:rPr>
          <w:rFonts w:ascii="Times New Roman" w:hAnsi="Times New Roman" w:cs="Times New Roman"/>
          <w:sz w:val="24"/>
          <w:szCs w:val="24"/>
        </w:rPr>
        <w:t>).</w:t>
      </w:r>
      <w:r w:rsidRPr="0063263F">
        <w:rPr>
          <w:rFonts w:ascii="Times New Roman" w:hAnsi="Times New Roman" w:cs="Times New Roman"/>
          <w:sz w:val="24"/>
          <w:szCs w:val="24"/>
        </w:rPr>
        <w:t xml:space="preserve"> The smart</w:t>
      </w:r>
      <w:r>
        <w:rPr>
          <w:rFonts w:ascii="Times New Roman" w:hAnsi="Times New Roman" w:cs="Times New Roman"/>
          <w:sz w:val="24"/>
          <w:szCs w:val="24"/>
        </w:rPr>
        <w:t xml:space="preserve"> streetlights had two 150 </w:t>
      </w:r>
      <w:proofErr w:type="spellStart"/>
      <w:r>
        <w:rPr>
          <w:rFonts w:ascii="Times New Roman" w:hAnsi="Times New Roman" w:cs="Times New Roman"/>
          <w:sz w:val="24"/>
          <w:szCs w:val="24"/>
        </w:rPr>
        <w:t>Wp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Sunworth</w:t>
      </w:r>
      <w:proofErr w:type="spellEnd"/>
      <w:r>
        <w:rPr>
          <w:rFonts w:ascii="Times New Roman" w:hAnsi="Times New Roman" w:cs="Times New Roman"/>
          <w:sz w:val="24"/>
          <w:szCs w:val="24"/>
        </w:rPr>
        <w:t xml:space="preserve"> PV panels, two 11.1V/88Ah li-ion batteries</w:t>
      </w:r>
      <w:r w:rsidRPr="0063263F">
        <w:rPr>
          <w:rFonts w:ascii="Times New Roman" w:hAnsi="Times New Roman" w:cs="Times New Roman"/>
          <w:sz w:val="24"/>
          <w:szCs w:val="24"/>
        </w:rPr>
        <w:t>, Victron</w:t>
      </w:r>
      <w:r>
        <w:rPr>
          <w:rFonts w:ascii="Times New Roman" w:hAnsi="Times New Roman" w:cs="Times New Roman"/>
          <w:sz w:val="24"/>
          <w:szCs w:val="24"/>
        </w:rPr>
        <w:t xml:space="preserve"> 100/20</w:t>
      </w:r>
      <w:r w:rsidRPr="0063263F">
        <w:rPr>
          <w:rFonts w:ascii="Times New Roman" w:hAnsi="Times New Roman" w:cs="Times New Roman"/>
          <w:sz w:val="24"/>
          <w:szCs w:val="24"/>
        </w:rPr>
        <w:t xml:space="preserve"> solar charge controller, programmable 60 W LED light, Victron Venus GX for </w:t>
      </w:r>
      <w:r w:rsidRPr="000939B5">
        <w:rPr>
          <w:rFonts w:ascii="Times New Roman" w:hAnsi="Times New Roman" w:cs="Times New Roman"/>
          <w:sz w:val="24"/>
          <w:szCs w:val="24"/>
        </w:rPr>
        <w:t xml:space="preserve">datalogging, Victron BMV 700 series battery monitor and ground-level sockets/USB ports powered by a 500 W </w:t>
      </w:r>
      <w:proofErr w:type="spellStart"/>
      <w:r w:rsidRPr="000939B5">
        <w:rPr>
          <w:rFonts w:ascii="Times New Roman" w:hAnsi="Times New Roman" w:cs="Times New Roman"/>
          <w:sz w:val="24"/>
          <w:szCs w:val="24"/>
        </w:rPr>
        <w:t>Suoer</w:t>
      </w:r>
      <w:proofErr w:type="spellEnd"/>
      <w:r w:rsidRPr="000939B5">
        <w:rPr>
          <w:rFonts w:ascii="Times New Roman" w:hAnsi="Times New Roman" w:cs="Times New Roman"/>
          <w:sz w:val="24"/>
          <w:szCs w:val="24"/>
        </w:rPr>
        <w:t xml:space="preserve"> DC-AC converter.</w:t>
      </w:r>
      <w:r w:rsidR="000939B5" w:rsidRPr="000939B5">
        <w:rPr>
          <w:rFonts w:ascii="Times New Roman" w:hAnsi="Times New Roman" w:cs="Times New Roman"/>
          <w:sz w:val="24"/>
          <w:szCs w:val="24"/>
        </w:rPr>
        <w:t xml:space="preserve"> </w:t>
      </w:r>
      <w:r w:rsidR="000939B5" w:rsidRPr="000939B5">
        <w:rPr>
          <w:rFonts w:ascii="Times New Roman" w:hAnsi="Times New Roman" w:cs="Times New Roman"/>
          <w:sz w:val="24"/>
          <w:szCs w:val="24"/>
          <w:shd w:val="clear" w:color="auto" w:fill="FFFFFF"/>
        </w:rPr>
        <w:t>An overview of the</w:t>
      </w:r>
      <w:del w:id="152" w:author="Elena Gaura" w:date="2020-06-01T18:47:00Z">
        <w:r w:rsidR="000939B5" w:rsidRPr="000939B5" w:rsidDel="00541AB2">
          <w:rPr>
            <w:rFonts w:ascii="Times New Roman" w:hAnsi="Times New Roman" w:cs="Times New Roman"/>
            <w:sz w:val="24"/>
            <w:szCs w:val="24"/>
            <w:shd w:val="clear" w:color="auto" w:fill="FFFFFF"/>
          </w:rPr>
          <w:delText>se</w:delText>
        </w:r>
      </w:del>
      <w:r w:rsidR="000939B5" w:rsidRPr="000939B5">
        <w:rPr>
          <w:rFonts w:ascii="Times New Roman" w:hAnsi="Times New Roman" w:cs="Times New Roman"/>
          <w:sz w:val="24"/>
          <w:szCs w:val="24"/>
          <w:shd w:val="clear" w:color="auto" w:fill="FFFFFF"/>
        </w:rPr>
        <w:t xml:space="preserve"> system </w:t>
      </w:r>
      <w:r w:rsidR="000939B5">
        <w:rPr>
          <w:rFonts w:ascii="Times New Roman" w:hAnsi="Times New Roman" w:cs="Times New Roman"/>
          <w:sz w:val="24"/>
          <w:szCs w:val="24"/>
          <w:shd w:val="clear" w:color="auto" w:fill="FFFFFF"/>
        </w:rPr>
        <w:t>components are shown in Figure 6</w:t>
      </w:r>
      <w:r w:rsidR="000939B5" w:rsidRPr="000939B5">
        <w:rPr>
          <w:rFonts w:ascii="Times New Roman" w:hAnsi="Times New Roman" w:cs="Times New Roman"/>
          <w:sz w:val="24"/>
          <w:szCs w:val="24"/>
          <w:shd w:val="clear" w:color="auto" w:fill="FFFFFF"/>
        </w:rPr>
        <w:t>.</w:t>
      </w:r>
      <w:r w:rsidR="000939B5" w:rsidRPr="007C1B3B">
        <w:rPr>
          <w:shd w:val="clear" w:color="auto" w:fill="FFFFFF"/>
        </w:rPr>
        <w:t xml:space="preserve"> </w:t>
      </w:r>
    </w:p>
    <w:p w14:paraId="44B7E237" w14:textId="77777777" w:rsidR="002A1E6C" w:rsidRPr="005F4D0E" w:rsidRDefault="002A1E6C" w:rsidP="002A1E6C">
      <w:pPr>
        <w:spacing w:line="360" w:lineRule="auto"/>
        <w:jc w:val="both"/>
      </w:pPr>
    </w:p>
    <w:p w14:paraId="5D6E2A8D" w14:textId="77777777" w:rsidR="002A1E6C" w:rsidRDefault="002A1E6C" w:rsidP="002A1E6C">
      <w:pPr>
        <w:jc w:val="center"/>
      </w:pPr>
      <w:r>
        <w:rPr>
          <w:noProof/>
          <w:lang w:eastAsia="en-GB"/>
        </w:rPr>
        <w:drawing>
          <wp:inline distT="0" distB="0" distL="0" distR="0" wp14:anchorId="0921955E" wp14:editId="686BE108">
            <wp:extent cx="4572000" cy="4572000"/>
            <wp:effectExtent l="0" t="0" r="0" b="0"/>
            <wp:docPr id="351982033" name="Picture 35198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66634381" w14:textId="19B5A3B3" w:rsidR="002A1E6C" w:rsidRPr="0040685F" w:rsidRDefault="0040685F" w:rsidP="002A1E6C">
      <w:pPr>
        <w:rPr>
          <w:rFonts w:ascii="Times New Roman" w:hAnsi="Times New Roman" w:cs="Times New Roman"/>
          <w:sz w:val="24"/>
          <w:szCs w:val="24"/>
        </w:rPr>
      </w:pPr>
      <w:r w:rsidRPr="0040685F">
        <w:rPr>
          <w:rFonts w:ascii="Times New Roman" w:hAnsi="Times New Roman" w:cs="Times New Roman"/>
          <w:b/>
          <w:sz w:val="24"/>
          <w:szCs w:val="24"/>
        </w:rPr>
        <w:t>Figure 5</w:t>
      </w:r>
      <w:r w:rsidR="002A1E6C" w:rsidRPr="0040685F">
        <w:rPr>
          <w:rFonts w:ascii="Times New Roman" w:hAnsi="Times New Roman" w:cs="Times New Roman"/>
          <w:b/>
          <w:sz w:val="24"/>
          <w:szCs w:val="24"/>
        </w:rPr>
        <w:t>:</w:t>
      </w:r>
      <w:r w:rsidR="002A1E6C" w:rsidRPr="0040685F">
        <w:rPr>
          <w:rFonts w:ascii="Times New Roman" w:hAnsi="Times New Roman" w:cs="Times New Roman"/>
          <w:sz w:val="24"/>
          <w:szCs w:val="24"/>
        </w:rPr>
        <w:t xml:space="preserve"> Map of </w:t>
      </w:r>
      <w:proofErr w:type="spellStart"/>
      <w:r w:rsidR="002A1E6C" w:rsidRPr="0040685F">
        <w:rPr>
          <w:rFonts w:ascii="Times New Roman" w:hAnsi="Times New Roman" w:cs="Times New Roman"/>
          <w:sz w:val="24"/>
          <w:szCs w:val="24"/>
        </w:rPr>
        <w:t>Uttargaya</w:t>
      </w:r>
      <w:proofErr w:type="spellEnd"/>
      <w:r w:rsidR="002A1E6C" w:rsidRPr="0040685F">
        <w:rPr>
          <w:rFonts w:ascii="Times New Roman" w:hAnsi="Times New Roman" w:cs="Times New Roman"/>
          <w:sz w:val="24"/>
          <w:szCs w:val="24"/>
        </w:rPr>
        <w:t xml:space="preserve"> showing the 7 streetlight locations (SL), labelled SL1 to SL7.</w:t>
      </w:r>
    </w:p>
    <w:p w14:paraId="0A3D4433" w14:textId="4C2252C9" w:rsidR="002A1E6C" w:rsidRDefault="002A1E6C" w:rsidP="000D22D8">
      <w:pPr>
        <w:rPr>
          <w:b/>
        </w:rPr>
      </w:pPr>
    </w:p>
    <w:p w14:paraId="7DC991AF" w14:textId="77777777" w:rsidR="002A1E6C" w:rsidRPr="007C1B3B" w:rsidRDefault="002A1E6C" w:rsidP="002A1E6C">
      <w:pPr>
        <w:jc w:val="center"/>
        <w:rPr>
          <w:noProof/>
        </w:rPr>
      </w:pPr>
      <w:r w:rsidRPr="007C1B3B">
        <w:rPr>
          <w:noProof/>
          <w:shd w:val="clear" w:color="auto" w:fill="FFFFFF"/>
          <w:lang w:eastAsia="en-GB"/>
        </w:rPr>
        <w:lastRenderedPageBreak/>
        <w:drawing>
          <wp:inline distT="0" distB="0" distL="0" distR="0" wp14:anchorId="15A20147" wp14:editId="0317C67B">
            <wp:extent cx="4460310" cy="3053301"/>
            <wp:effectExtent l="0" t="0" r="0" b="0"/>
            <wp:docPr id="8" name="Picture 8" descr="C:\Users\Jonathan\Dropbox\Research Projects\HELP project\Intervention designs\Diagrams and maps\Streetlight system overview diagrams\Streetlight system overview diagram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onathan\Dropbox\Research Projects\HELP project\Intervention designs\Diagrams and maps\Streetlight system overview diagrams\Streetlight system overview diagrams (2).jpg"/>
                    <pic:cNvPicPr>
                      <a:picLocks noChangeAspect="1" noChangeArrowheads="1"/>
                    </pic:cNvPicPr>
                  </pic:nvPicPr>
                  <pic:blipFill rotWithShape="1">
                    <a:blip r:embed="rId20">
                      <a:extLst>
                        <a:ext uri="{28A0092B-C50C-407E-A947-70E740481C1C}">
                          <a14:useLocalDpi xmlns:a14="http://schemas.microsoft.com/office/drawing/2010/main" val="0"/>
                        </a:ext>
                      </a:extLst>
                    </a:blip>
                    <a:srcRect l="1616" t="7258" r="4235" b="6989"/>
                    <a:stretch/>
                  </pic:blipFill>
                  <pic:spPr bwMode="auto">
                    <a:xfrm>
                      <a:off x="0" y="0"/>
                      <a:ext cx="4483603" cy="3069246"/>
                    </a:xfrm>
                    <a:prstGeom prst="rect">
                      <a:avLst/>
                    </a:prstGeom>
                    <a:noFill/>
                    <a:ln>
                      <a:noFill/>
                    </a:ln>
                    <a:extLst>
                      <a:ext uri="{53640926-AAD7-44D8-BBD7-CCE9431645EC}">
                        <a14:shadowObscured xmlns:a14="http://schemas.microsoft.com/office/drawing/2010/main"/>
                      </a:ext>
                    </a:extLst>
                  </pic:spPr>
                </pic:pic>
              </a:graphicData>
            </a:graphic>
          </wp:inline>
        </w:drawing>
      </w:r>
    </w:p>
    <w:p w14:paraId="38E6DB77" w14:textId="4C49C503" w:rsidR="002A1E6C" w:rsidRPr="0040685F" w:rsidRDefault="0040685F" w:rsidP="00D77E43">
      <w:pPr>
        <w:rPr>
          <w:rFonts w:ascii="Times New Roman" w:hAnsi="Times New Roman" w:cs="Times New Roman"/>
          <w:sz w:val="24"/>
          <w:szCs w:val="24"/>
          <w:shd w:val="clear" w:color="auto" w:fill="FFFFFF"/>
        </w:rPr>
      </w:pPr>
      <w:r w:rsidRPr="0040685F">
        <w:rPr>
          <w:rFonts w:ascii="Times New Roman" w:hAnsi="Times New Roman" w:cs="Times New Roman"/>
          <w:b/>
          <w:sz w:val="24"/>
          <w:szCs w:val="24"/>
          <w:shd w:val="clear" w:color="auto" w:fill="FFFFFF"/>
        </w:rPr>
        <w:t>Figure 6</w:t>
      </w:r>
      <w:r w:rsidR="002A1E6C" w:rsidRPr="0040685F">
        <w:rPr>
          <w:rFonts w:ascii="Times New Roman" w:hAnsi="Times New Roman" w:cs="Times New Roman"/>
          <w:b/>
          <w:sz w:val="24"/>
          <w:szCs w:val="24"/>
          <w:shd w:val="clear" w:color="auto" w:fill="FFFFFF"/>
        </w:rPr>
        <w:t>:</w:t>
      </w:r>
      <w:r w:rsidR="002A1E6C" w:rsidRPr="0040685F">
        <w:rPr>
          <w:rFonts w:ascii="Times New Roman" w:hAnsi="Times New Roman" w:cs="Times New Roman"/>
          <w:sz w:val="24"/>
          <w:szCs w:val="24"/>
          <w:shd w:val="clear" w:color="auto" w:fill="FFFFFF"/>
        </w:rPr>
        <w:t xml:space="preserve"> Main component overview </w:t>
      </w:r>
      <w:r w:rsidR="00F853DC">
        <w:rPr>
          <w:rFonts w:ascii="Times New Roman" w:hAnsi="Times New Roman" w:cs="Times New Roman"/>
          <w:sz w:val="24"/>
          <w:szCs w:val="24"/>
          <w:shd w:val="clear" w:color="auto" w:fill="FFFFFF"/>
        </w:rPr>
        <w:t>of the solar streetlight system (</w:t>
      </w:r>
      <w:r w:rsidR="00F853DC" w:rsidRPr="00F853DC">
        <w:rPr>
          <w:rFonts w:ascii="Times New Roman" w:hAnsi="Times New Roman" w:cs="Times New Roman"/>
          <w:i/>
          <w:sz w:val="24"/>
          <w:szCs w:val="24"/>
          <w:shd w:val="clear" w:color="auto" w:fill="FFFFFF"/>
        </w:rPr>
        <w:t>redo</w:t>
      </w:r>
      <w:r w:rsidR="00F853DC">
        <w:rPr>
          <w:rFonts w:ascii="Times New Roman" w:hAnsi="Times New Roman" w:cs="Times New Roman"/>
          <w:sz w:val="24"/>
          <w:szCs w:val="24"/>
          <w:shd w:val="clear" w:color="auto" w:fill="FFFFFF"/>
        </w:rPr>
        <w:t>)</w:t>
      </w:r>
    </w:p>
    <w:p w14:paraId="017134A2" w14:textId="77777777" w:rsidR="002A1E6C" w:rsidRPr="0040685F" w:rsidRDefault="002A1E6C" w:rsidP="00D77E43">
      <w:pPr>
        <w:rPr>
          <w:rFonts w:ascii="Times New Roman" w:hAnsi="Times New Roman" w:cs="Times New Roman"/>
          <w:sz w:val="24"/>
          <w:szCs w:val="24"/>
          <w:shd w:val="clear" w:color="auto" w:fill="FFFFFF"/>
        </w:rPr>
      </w:pPr>
      <w:r w:rsidRPr="0040685F">
        <w:rPr>
          <w:rFonts w:ascii="Times New Roman" w:hAnsi="Times New Roman" w:cs="Times New Roman"/>
          <w:sz w:val="24"/>
          <w:szCs w:val="24"/>
          <w:shd w:val="clear" w:color="auto" w:fill="FFFFFF"/>
        </w:rPr>
        <w:t xml:space="preserve">The specifications of the </w:t>
      </w:r>
      <w:proofErr w:type="spellStart"/>
      <w:r w:rsidRPr="0040685F">
        <w:rPr>
          <w:rFonts w:ascii="Times New Roman" w:hAnsi="Times New Roman" w:cs="Times New Roman"/>
          <w:sz w:val="24"/>
          <w:szCs w:val="24"/>
          <w:shd w:val="clear" w:color="auto" w:fill="FFFFFF"/>
        </w:rPr>
        <w:t>Sunworth</w:t>
      </w:r>
      <w:proofErr w:type="spellEnd"/>
      <w:r w:rsidRPr="0040685F">
        <w:rPr>
          <w:rFonts w:ascii="Times New Roman" w:hAnsi="Times New Roman" w:cs="Times New Roman"/>
          <w:sz w:val="24"/>
          <w:szCs w:val="24"/>
          <w:shd w:val="clear" w:color="auto" w:fill="FFFFFF"/>
        </w:rPr>
        <w:t xml:space="preserve"> panels and the panel positioning for each streetlight are given in tables 2 and 3.</w:t>
      </w:r>
    </w:p>
    <w:p w14:paraId="6EFCE6DE" w14:textId="77777777" w:rsidR="002A1E6C" w:rsidRPr="0040685F" w:rsidRDefault="002A1E6C" w:rsidP="002A1E6C">
      <w:pPr>
        <w:rPr>
          <w:rFonts w:ascii="Times New Roman" w:hAnsi="Times New Roman" w:cs="Times New Roman"/>
          <w:sz w:val="24"/>
          <w:szCs w:val="24"/>
          <w:shd w:val="clear" w:color="auto" w:fill="FFFFFF"/>
        </w:rPr>
      </w:pPr>
    </w:p>
    <w:p w14:paraId="7731BF71" w14:textId="77777777" w:rsidR="002A1E6C" w:rsidRPr="0040685F" w:rsidRDefault="002A1E6C" w:rsidP="002A1E6C">
      <w:pPr>
        <w:rPr>
          <w:rFonts w:ascii="Times New Roman" w:hAnsi="Times New Roman" w:cs="Times New Roman"/>
          <w:sz w:val="24"/>
          <w:szCs w:val="24"/>
          <w:shd w:val="clear" w:color="auto" w:fill="FFFFFF"/>
        </w:rPr>
      </w:pPr>
      <w:r w:rsidRPr="0040685F">
        <w:rPr>
          <w:rFonts w:ascii="Times New Roman" w:hAnsi="Times New Roman" w:cs="Times New Roman"/>
          <w:b/>
          <w:sz w:val="24"/>
          <w:szCs w:val="24"/>
          <w:shd w:val="clear" w:color="auto" w:fill="FFFFFF"/>
        </w:rPr>
        <w:t>Table 2:</w:t>
      </w:r>
      <w:r w:rsidRPr="0040685F">
        <w:rPr>
          <w:rFonts w:ascii="Times New Roman" w:hAnsi="Times New Roman" w:cs="Times New Roman"/>
          <w:sz w:val="24"/>
          <w:szCs w:val="24"/>
          <w:shd w:val="clear" w:color="auto" w:fill="FFFFFF"/>
        </w:rPr>
        <w:t xml:space="preserve"> </w:t>
      </w:r>
      <w:proofErr w:type="spellStart"/>
      <w:r w:rsidRPr="0040685F">
        <w:rPr>
          <w:rFonts w:ascii="Times New Roman" w:hAnsi="Times New Roman" w:cs="Times New Roman"/>
          <w:sz w:val="24"/>
          <w:szCs w:val="24"/>
          <w:shd w:val="clear" w:color="auto" w:fill="FFFFFF"/>
        </w:rPr>
        <w:t>Sunworth</w:t>
      </w:r>
      <w:proofErr w:type="spellEnd"/>
      <w:r w:rsidRPr="0040685F">
        <w:rPr>
          <w:rFonts w:ascii="Times New Roman" w:hAnsi="Times New Roman" w:cs="Times New Roman"/>
          <w:sz w:val="24"/>
          <w:szCs w:val="24"/>
          <w:shd w:val="clear" w:color="auto" w:fill="FFFFFF"/>
        </w:rPr>
        <w:t xml:space="preserve"> PV Panel data specification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4916"/>
      </w:tblGrid>
      <w:tr w:rsidR="002A1E6C" w:rsidRPr="0040685F" w14:paraId="18B81861" w14:textId="77777777" w:rsidTr="0040685F">
        <w:tc>
          <w:tcPr>
            <w:tcW w:w="2277" w:type="pct"/>
            <w:tcBorders>
              <w:top w:val="single" w:sz="4" w:space="0" w:color="auto"/>
            </w:tcBorders>
          </w:tcPr>
          <w:p w14:paraId="4A8A53E7" w14:textId="77777777" w:rsidR="002A1E6C" w:rsidRPr="0040685F" w:rsidRDefault="002A1E6C" w:rsidP="002A1E6C">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 xml:space="preserve">Module efficiency under </w:t>
            </w:r>
            <w:proofErr w:type="spellStart"/>
            <w:r w:rsidRPr="0040685F">
              <w:rPr>
                <w:rFonts w:ascii="Times New Roman" w:hAnsi="Times New Roman" w:cs="Times New Roman"/>
                <w:sz w:val="20"/>
                <w:szCs w:val="20"/>
                <w:shd w:val="clear" w:color="auto" w:fill="FFFFFF"/>
              </w:rPr>
              <w:t>STC</w:t>
            </w:r>
            <w:r w:rsidRPr="0040685F">
              <w:rPr>
                <w:rFonts w:ascii="Times New Roman" w:hAnsi="Times New Roman" w:cs="Times New Roman"/>
                <w:sz w:val="20"/>
                <w:szCs w:val="20"/>
                <w:shd w:val="clear" w:color="auto" w:fill="FFFFFF"/>
                <w:vertAlign w:val="superscript"/>
              </w:rPr>
              <w:t>a</w:t>
            </w:r>
            <w:proofErr w:type="spellEnd"/>
          </w:p>
        </w:tc>
        <w:tc>
          <w:tcPr>
            <w:tcW w:w="2723" w:type="pct"/>
            <w:tcBorders>
              <w:top w:val="single" w:sz="4" w:space="0" w:color="auto"/>
            </w:tcBorders>
          </w:tcPr>
          <w:p w14:paraId="37C19684" w14:textId="77777777" w:rsidR="002A1E6C" w:rsidRPr="0040685F" w:rsidRDefault="002A1E6C" w:rsidP="002A1E6C">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15.2%</w:t>
            </w:r>
          </w:p>
        </w:tc>
      </w:tr>
      <w:tr w:rsidR="002A1E6C" w:rsidRPr="0040685F" w14:paraId="1C6A6E7E" w14:textId="77777777" w:rsidTr="0040685F">
        <w:tc>
          <w:tcPr>
            <w:tcW w:w="2277" w:type="pct"/>
          </w:tcPr>
          <w:p w14:paraId="698BED38" w14:textId="77777777" w:rsidR="002A1E6C" w:rsidRPr="0040685F" w:rsidRDefault="002A1E6C" w:rsidP="002A1E6C">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 xml:space="preserve">Peak power rating – </w:t>
            </w:r>
            <w:proofErr w:type="spellStart"/>
            <w:r w:rsidRPr="0040685F">
              <w:rPr>
                <w:rFonts w:ascii="Times New Roman" w:hAnsi="Times New Roman" w:cs="Times New Roman"/>
                <w:sz w:val="20"/>
                <w:szCs w:val="20"/>
                <w:shd w:val="clear" w:color="auto" w:fill="FFFFFF"/>
              </w:rPr>
              <w:t>Pmax</w:t>
            </w:r>
            <w:proofErr w:type="spellEnd"/>
            <w:r w:rsidRPr="0040685F">
              <w:rPr>
                <w:rFonts w:ascii="Times New Roman" w:hAnsi="Times New Roman" w:cs="Times New Roman"/>
                <w:sz w:val="20"/>
                <w:szCs w:val="20"/>
                <w:shd w:val="clear" w:color="auto" w:fill="FFFFFF"/>
              </w:rPr>
              <w:t xml:space="preserve"> (</w:t>
            </w:r>
            <w:proofErr w:type="spellStart"/>
            <w:r w:rsidRPr="0040685F">
              <w:rPr>
                <w:rFonts w:ascii="Times New Roman" w:hAnsi="Times New Roman" w:cs="Times New Roman"/>
                <w:sz w:val="20"/>
                <w:szCs w:val="20"/>
                <w:shd w:val="clear" w:color="auto" w:fill="FFFFFF"/>
              </w:rPr>
              <w:t>Wp</w:t>
            </w:r>
            <w:proofErr w:type="spellEnd"/>
            <w:r w:rsidRPr="0040685F">
              <w:rPr>
                <w:rFonts w:ascii="Times New Roman" w:hAnsi="Times New Roman" w:cs="Times New Roman"/>
                <w:sz w:val="20"/>
                <w:szCs w:val="20"/>
                <w:shd w:val="clear" w:color="auto" w:fill="FFFFFF"/>
              </w:rPr>
              <w:t>):</w:t>
            </w:r>
          </w:p>
        </w:tc>
        <w:tc>
          <w:tcPr>
            <w:tcW w:w="2723" w:type="pct"/>
          </w:tcPr>
          <w:p w14:paraId="38186F16" w14:textId="77777777" w:rsidR="002A1E6C" w:rsidRPr="0040685F" w:rsidRDefault="002A1E6C" w:rsidP="002A1E6C">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150</w:t>
            </w:r>
          </w:p>
        </w:tc>
      </w:tr>
      <w:tr w:rsidR="002A1E6C" w:rsidRPr="0040685F" w14:paraId="5F13C3C7" w14:textId="77777777" w:rsidTr="0040685F">
        <w:tc>
          <w:tcPr>
            <w:tcW w:w="2277" w:type="pct"/>
          </w:tcPr>
          <w:p w14:paraId="3A1DA6E6" w14:textId="77777777" w:rsidR="002A1E6C" w:rsidRPr="0040685F" w:rsidRDefault="002A1E6C" w:rsidP="002A1E6C">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Solar cell type</w:t>
            </w:r>
          </w:p>
        </w:tc>
        <w:tc>
          <w:tcPr>
            <w:tcW w:w="2723" w:type="pct"/>
          </w:tcPr>
          <w:p w14:paraId="1E989834" w14:textId="77777777" w:rsidR="002A1E6C" w:rsidRPr="0040685F" w:rsidRDefault="002A1E6C" w:rsidP="002A1E6C">
            <w:pPr>
              <w:spacing w:line="276" w:lineRule="auto"/>
              <w:rPr>
                <w:rFonts w:ascii="Times New Roman" w:hAnsi="Times New Roman" w:cs="Times New Roman"/>
                <w:sz w:val="20"/>
                <w:szCs w:val="20"/>
                <w:shd w:val="clear" w:color="auto" w:fill="FFFFFF"/>
              </w:rPr>
            </w:pPr>
            <w:proofErr w:type="spellStart"/>
            <w:r w:rsidRPr="0040685F">
              <w:rPr>
                <w:rFonts w:ascii="Times New Roman" w:hAnsi="Times New Roman" w:cs="Times New Roman"/>
                <w:sz w:val="20"/>
                <w:szCs w:val="20"/>
                <w:shd w:val="clear" w:color="auto" w:fill="FFFFFF"/>
              </w:rPr>
              <w:t>Multicrystalline</w:t>
            </w:r>
            <w:proofErr w:type="spellEnd"/>
            <w:r w:rsidRPr="0040685F">
              <w:rPr>
                <w:rFonts w:ascii="Times New Roman" w:hAnsi="Times New Roman" w:cs="Times New Roman"/>
                <w:sz w:val="20"/>
                <w:szCs w:val="20"/>
                <w:shd w:val="clear" w:color="auto" w:fill="FFFFFF"/>
              </w:rPr>
              <w:t xml:space="preserve"> </w:t>
            </w:r>
          </w:p>
        </w:tc>
      </w:tr>
      <w:tr w:rsidR="002A1E6C" w:rsidRPr="0040685F" w14:paraId="1DDF4FBC" w14:textId="77777777" w:rsidTr="0040685F">
        <w:tc>
          <w:tcPr>
            <w:tcW w:w="2277" w:type="pct"/>
          </w:tcPr>
          <w:p w14:paraId="144A8EAD" w14:textId="77777777" w:rsidR="002A1E6C" w:rsidRPr="0040685F" w:rsidRDefault="002A1E6C" w:rsidP="002A1E6C">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Solar cell size</w:t>
            </w:r>
          </w:p>
        </w:tc>
        <w:tc>
          <w:tcPr>
            <w:tcW w:w="2723" w:type="pct"/>
          </w:tcPr>
          <w:p w14:paraId="0B502D1C" w14:textId="77777777" w:rsidR="002A1E6C" w:rsidRPr="0040685F" w:rsidRDefault="002A1E6C" w:rsidP="002A1E6C">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156x156 mm</w:t>
            </w:r>
          </w:p>
        </w:tc>
      </w:tr>
      <w:tr w:rsidR="002A1E6C" w:rsidRPr="0040685F" w14:paraId="2F449313" w14:textId="77777777" w:rsidTr="0040685F">
        <w:tc>
          <w:tcPr>
            <w:tcW w:w="2277" w:type="pct"/>
          </w:tcPr>
          <w:p w14:paraId="1B029A7E" w14:textId="77777777" w:rsidR="002A1E6C" w:rsidRPr="0040685F" w:rsidRDefault="002A1E6C" w:rsidP="002A1E6C">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rPr>
              <w:t>Module Dimensions</w:t>
            </w:r>
          </w:p>
        </w:tc>
        <w:tc>
          <w:tcPr>
            <w:tcW w:w="2723" w:type="pct"/>
          </w:tcPr>
          <w:p w14:paraId="4DED9A48" w14:textId="77777777" w:rsidR="002A1E6C" w:rsidRPr="0040685F" w:rsidRDefault="002A1E6C" w:rsidP="002A1E6C">
            <w:pPr>
              <w:spacing w:line="276" w:lineRule="auto"/>
              <w:rPr>
                <w:rFonts w:ascii="Times New Roman" w:hAnsi="Times New Roman" w:cs="Times New Roman"/>
                <w:sz w:val="20"/>
                <w:szCs w:val="20"/>
              </w:rPr>
            </w:pPr>
            <w:r w:rsidRPr="0040685F">
              <w:rPr>
                <w:rFonts w:ascii="Times New Roman" w:hAnsi="Times New Roman" w:cs="Times New Roman"/>
                <w:sz w:val="20"/>
                <w:szCs w:val="20"/>
              </w:rPr>
              <w:t>1480 × 665 × 30 mm</w:t>
            </w:r>
          </w:p>
        </w:tc>
      </w:tr>
      <w:tr w:rsidR="002A1E6C" w:rsidRPr="0040685F" w14:paraId="6C4029D2" w14:textId="77777777" w:rsidTr="0040685F">
        <w:tc>
          <w:tcPr>
            <w:tcW w:w="2277" w:type="pct"/>
          </w:tcPr>
          <w:p w14:paraId="74CB0E59" w14:textId="77777777" w:rsidR="002A1E6C" w:rsidRPr="0040685F" w:rsidRDefault="002A1E6C" w:rsidP="002A1E6C">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Cell number</w:t>
            </w:r>
          </w:p>
        </w:tc>
        <w:tc>
          <w:tcPr>
            <w:tcW w:w="2723" w:type="pct"/>
          </w:tcPr>
          <w:p w14:paraId="2CF2735B" w14:textId="77777777" w:rsidR="002A1E6C" w:rsidRPr="0040685F" w:rsidRDefault="002A1E6C" w:rsidP="002A1E6C">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36</w:t>
            </w:r>
          </w:p>
        </w:tc>
      </w:tr>
      <w:tr w:rsidR="002A1E6C" w:rsidRPr="0040685F" w14:paraId="6B54F858" w14:textId="77777777" w:rsidTr="0040685F">
        <w:tc>
          <w:tcPr>
            <w:tcW w:w="2277" w:type="pct"/>
          </w:tcPr>
          <w:p w14:paraId="74914D3B" w14:textId="77777777" w:rsidR="002A1E6C" w:rsidRPr="0040685F" w:rsidRDefault="002A1E6C" w:rsidP="002A1E6C">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Total array area (2 panels)</w:t>
            </w:r>
          </w:p>
        </w:tc>
        <w:tc>
          <w:tcPr>
            <w:tcW w:w="2723" w:type="pct"/>
          </w:tcPr>
          <w:p w14:paraId="054CB8AA" w14:textId="77777777" w:rsidR="002A1E6C" w:rsidRPr="0040685F" w:rsidRDefault="002A1E6C" w:rsidP="002A1E6C">
            <w:pPr>
              <w:spacing w:line="276" w:lineRule="auto"/>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1.968 m</w:t>
            </w:r>
            <w:r w:rsidRPr="0040685F">
              <w:rPr>
                <w:rFonts w:ascii="Times New Roman" w:hAnsi="Times New Roman" w:cs="Times New Roman"/>
                <w:sz w:val="20"/>
                <w:szCs w:val="20"/>
                <w:shd w:val="clear" w:color="auto" w:fill="FFFFFF"/>
                <w:vertAlign w:val="superscript"/>
              </w:rPr>
              <w:t>2</w:t>
            </w:r>
          </w:p>
        </w:tc>
      </w:tr>
      <w:tr w:rsidR="0040685F" w:rsidRPr="0040685F" w14:paraId="5C6AAD3C" w14:textId="77777777" w:rsidTr="0040685F">
        <w:tc>
          <w:tcPr>
            <w:tcW w:w="2277" w:type="pct"/>
          </w:tcPr>
          <w:p w14:paraId="28E7EDEF" w14:textId="0DEE8FC5" w:rsidR="0040685F" w:rsidRPr="0040685F" w:rsidRDefault="0040685F" w:rsidP="0040685F">
            <w:pPr>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PV panel tilt angle</w:t>
            </w:r>
          </w:p>
        </w:tc>
        <w:tc>
          <w:tcPr>
            <w:tcW w:w="2723" w:type="pct"/>
          </w:tcPr>
          <w:p w14:paraId="649FAADC" w14:textId="7F871DB4" w:rsidR="0040685F" w:rsidRPr="0040685F" w:rsidRDefault="0040685F" w:rsidP="0040685F">
            <w:pPr>
              <w:rPr>
                <w:rFonts w:ascii="Times New Roman" w:hAnsi="Times New Roman" w:cs="Times New Roman"/>
                <w:sz w:val="20"/>
                <w:szCs w:val="20"/>
                <w:shd w:val="clear" w:color="auto" w:fill="FFFFFF"/>
              </w:rPr>
            </w:pPr>
            <w:r w:rsidRPr="0040685F">
              <w:rPr>
                <w:rFonts w:ascii="Times New Roman" w:hAnsi="Times New Roman" w:cs="Times New Roman"/>
                <w:sz w:val="20"/>
                <w:szCs w:val="20"/>
              </w:rPr>
              <w:t>27°</w:t>
            </w:r>
          </w:p>
        </w:tc>
      </w:tr>
      <w:tr w:rsidR="0040685F" w:rsidRPr="0040685F" w14:paraId="5A83658A" w14:textId="77777777" w:rsidTr="0040685F">
        <w:tc>
          <w:tcPr>
            <w:tcW w:w="2277" w:type="pct"/>
            <w:tcBorders>
              <w:bottom w:val="single" w:sz="4" w:space="0" w:color="auto"/>
            </w:tcBorders>
          </w:tcPr>
          <w:p w14:paraId="74B28795" w14:textId="6FA5717B" w:rsidR="0040685F" w:rsidRPr="0040685F" w:rsidRDefault="0040685F" w:rsidP="0040685F">
            <w:pPr>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rPr>
              <w:t xml:space="preserve">Orientation SL1-7 </w:t>
            </w:r>
          </w:p>
        </w:tc>
        <w:tc>
          <w:tcPr>
            <w:tcW w:w="2723" w:type="pct"/>
            <w:tcBorders>
              <w:bottom w:val="single" w:sz="4" w:space="0" w:color="auto"/>
            </w:tcBorders>
          </w:tcPr>
          <w:p w14:paraId="000853CC" w14:textId="4DB2DC19" w:rsidR="0040685F" w:rsidRPr="0040685F" w:rsidRDefault="0040685F" w:rsidP="0040685F">
            <w:pPr>
              <w:rPr>
                <w:rFonts w:ascii="Times New Roman" w:hAnsi="Times New Roman" w:cs="Times New Roman"/>
                <w:sz w:val="20"/>
                <w:szCs w:val="20"/>
                <w:shd w:val="clear" w:color="auto" w:fill="FFFFFF"/>
              </w:rPr>
            </w:pPr>
            <w:r w:rsidRPr="0040685F">
              <w:rPr>
                <w:rFonts w:ascii="Times New Roman" w:hAnsi="Times New Roman" w:cs="Times New Roman"/>
                <w:sz w:val="20"/>
                <w:szCs w:val="20"/>
              </w:rPr>
              <w:t>174°S; 143°SE; 143°SE; 170°S; 174°S; 176°</w:t>
            </w:r>
            <w:proofErr w:type="gramStart"/>
            <w:r w:rsidRPr="0040685F">
              <w:rPr>
                <w:rFonts w:ascii="Times New Roman" w:hAnsi="Times New Roman" w:cs="Times New Roman"/>
                <w:sz w:val="20"/>
                <w:szCs w:val="20"/>
              </w:rPr>
              <w:t>S;  183</w:t>
            </w:r>
            <w:proofErr w:type="gramEnd"/>
            <w:r w:rsidRPr="0040685F">
              <w:rPr>
                <w:rFonts w:ascii="Times New Roman" w:hAnsi="Times New Roman" w:cs="Times New Roman"/>
                <w:sz w:val="20"/>
                <w:szCs w:val="20"/>
              </w:rPr>
              <w:t>°S</w:t>
            </w:r>
          </w:p>
        </w:tc>
      </w:tr>
    </w:tbl>
    <w:p w14:paraId="35C836B7" w14:textId="77777777" w:rsidR="002A1E6C" w:rsidRPr="0040685F" w:rsidRDefault="002A1E6C" w:rsidP="002A1E6C">
      <w:pPr>
        <w:rPr>
          <w:rFonts w:ascii="Times New Roman" w:hAnsi="Times New Roman" w:cs="Times New Roman"/>
          <w:sz w:val="20"/>
          <w:szCs w:val="20"/>
          <w:shd w:val="clear" w:color="auto" w:fill="FFFFFF"/>
        </w:rPr>
      </w:pPr>
      <w:r w:rsidRPr="0040685F">
        <w:rPr>
          <w:rFonts w:ascii="Times New Roman" w:hAnsi="Times New Roman" w:cs="Times New Roman"/>
          <w:sz w:val="20"/>
          <w:szCs w:val="20"/>
          <w:shd w:val="clear" w:color="auto" w:fill="FFFFFF"/>
          <w:vertAlign w:val="superscript"/>
        </w:rPr>
        <w:t xml:space="preserve">a </w:t>
      </w:r>
      <w:r w:rsidRPr="0040685F">
        <w:rPr>
          <w:rFonts w:ascii="Times New Roman" w:hAnsi="Times New Roman" w:cs="Times New Roman"/>
          <w:sz w:val="20"/>
          <w:szCs w:val="20"/>
        </w:rPr>
        <w:t>STC condition1000 W/m2,1.5AM and 25℃ cell temperature.</w:t>
      </w:r>
      <w:r w:rsidRPr="0040685F">
        <w:rPr>
          <w:rFonts w:ascii="Times New Roman" w:hAnsi="Times New Roman" w:cs="Times New Roman"/>
          <w:sz w:val="20"/>
          <w:szCs w:val="20"/>
          <w:shd w:val="clear" w:color="auto" w:fill="FFFFFF"/>
        </w:rPr>
        <w:t xml:space="preserve"> Nominal operating cell temperature 46+/-2 </w:t>
      </w:r>
      <w:proofErr w:type="spellStart"/>
      <w:r w:rsidRPr="0040685F">
        <w:rPr>
          <w:rFonts w:ascii="Times New Roman" w:hAnsi="Times New Roman" w:cs="Times New Roman"/>
          <w:sz w:val="20"/>
          <w:szCs w:val="20"/>
          <w:shd w:val="clear" w:color="auto" w:fill="FFFFFF"/>
        </w:rPr>
        <w:t>degC</w:t>
      </w:r>
      <w:proofErr w:type="spellEnd"/>
      <w:r w:rsidRPr="0040685F">
        <w:rPr>
          <w:rFonts w:ascii="Times New Roman" w:hAnsi="Times New Roman" w:cs="Times New Roman"/>
          <w:sz w:val="20"/>
          <w:szCs w:val="20"/>
          <w:shd w:val="clear" w:color="auto" w:fill="FFFFFF"/>
        </w:rPr>
        <w:t xml:space="preserve"> </w:t>
      </w:r>
      <w:r w:rsidRPr="0040685F">
        <w:rPr>
          <w:rFonts w:ascii="Times New Roman" w:hAnsi="Times New Roman" w:cs="Times New Roman"/>
          <w:sz w:val="20"/>
          <w:szCs w:val="20"/>
        </w:rPr>
        <w:t>at 800W/m2, AM 1.5, windspeed 1m/s, ambient temperature 20°C</w:t>
      </w:r>
    </w:p>
    <w:p w14:paraId="0565DAA1" w14:textId="68A7C42A" w:rsidR="002A1E6C" w:rsidRPr="0040685F" w:rsidRDefault="002A1E6C" w:rsidP="002A1E6C">
      <w:pPr>
        <w:rPr>
          <w:rFonts w:ascii="Times New Roman" w:hAnsi="Times New Roman" w:cs="Times New Roman"/>
          <w:sz w:val="24"/>
          <w:szCs w:val="24"/>
        </w:rPr>
      </w:pPr>
    </w:p>
    <w:p w14:paraId="071D7786" w14:textId="5A825F0C" w:rsidR="0040685F" w:rsidRPr="00F853DC" w:rsidRDefault="0040685F" w:rsidP="002A1E6C">
      <w:pPr>
        <w:rPr>
          <w:rFonts w:ascii="Times New Roman" w:hAnsi="Times New Roman" w:cs="Times New Roman"/>
          <w:i/>
          <w:sz w:val="24"/>
          <w:szCs w:val="24"/>
        </w:rPr>
      </w:pPr>
      <w:r w:rsidRPr="00F853DC">
        <w:rPr>
          <w:rFonts w:ascii="Times New Roman" w:hAnsi="Times New Roman" w:cs="Times New Roman"/>
          <w:i/>
          <w:sz w:val="24"/>
          <w:szCs w:val="24"/>
        </w:rPr>
        <w:t>The streetlight socket availability indictor dashboard installed at Nepal is shown in Figure 7.</w:t>
      </w:r>
    </w:p>
    <w:p w14:paraId="2F80F8EE" w14:textId="27EEAEED" w:rsidR="002A1E6C" w:rsidRPr="00F853DC" w:rsidRDefault="002A1E6C" w:rsidP="002A1E6C">
      <w:pPr>
        <w:jc w:val="center"/>
        <w:rPr>
          <w:rFonts w:ascii="Times New Roman" w:hAnsi="Times New Roman" w:cs="Times New Roman"/>
          <w:b/>
          <w:i/>
          <w:sz w:val="24"/>
          <w:szCs w:val="24"/>
        </w:rPr>
      </w:pPr>
      <w:r w:rsidRPr="00F853DC">
        <w:rPr>
          <w:rFonts w:ascii="Times New Roman" w:hAnsi="Times New Roman" w:cs="Times New Roman"/>
          <w:b/>
          <w:i/>
          <w:noProof/>
          <w:sz w:val="24"/>
          <w:szCs w:val="24"/>
          <w:lang w:eastAsia="en-GB"/>
        </w:rPr>
        <w:lastRenderedPageBreak/>
        <w:drawing>
          <wp:inline distT="0" distB="0" distL="0" distR="0" wp14:anchorId="45773FF9" wp14:editId="20D664D8">
            <wp:extent cx="4747260" cy="2453640"/>
            <wp:effectExtent l="0" t="0" r="0" b="0"/>
            <wp:docPr id="9" name="Picture 9"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3)"/>
                    <pic:cNvPicPr>
                      <a:picLocks noChangeAspect="1" noChangeArrowheads="1"/>
                    </pic:cNvPicPr>
                  </pic:nvPicPr>
                  <pic:blipFill>
                    <a:blip r:embed="rId25" cstate="print">
                      <a:extLst>
                        <a:ext uri="{BEBA8EAE-BF5A-486C-A8C5-ECC9F3942E4B}">
                          <a14:imgProps xmlns:a14="http://schemas.microsoft.com/office/drawing/2010/main">
                            <a14:imgLayer r:embed="rId26">
                              <a14:imgEffect>
                                <a14:backgroundRemoval t="0" b="100000" l="0" r="100000">
                                  <a14:foregroundMark x1="13980" y1="14922" x2="13980" y2="14922"/>
                                  <a14:foregroundMark x1="23581" y1="15192" x2="23581" y2="15192"/>
                                  <a14:foregroundMark x1="7078" y1="30722" x2="7078" y2="30722"/>
                                  <a14:foregroundMark x1="4029" y1="51857" x2="4029" y2="51857"/>
                                  <a14:foregroundMark x1="5151" y1="7765" x2="5151" y2="7765"/>
                                  <a14:foregroundMark x1="19271" y1="4659" x2="19271" y2="4659"/>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747260" cy="2453640"/>
                    </a:xfrm>
                    <a:prstGeom prst="rect">
                      <a:avLst/>
                    </a:prstGeom>
                    <a:noFill/>
                    <a:ln>
                      <a:noFill/>
                    </a:ln>
                  </pic:spPr>
                </pic:pic>
              </a:graphicData>
            </a:graphic>
          </wp:inline>
        </w:drawing>
      </w:r>
    </w:p>
    <w:p w14:paraId="01DA7CE9" w14:textId="58F9D6DD" w:rsidR="002A1E6C" w:rsidRPr="00F853DC" w:rsidRDefault="0040685F" w:rsidP="002A1E6C">
      <w:pPr>
        <w:rPr>
          <w:rFonts w:ascii="Times New Roman" w:hAnsi="Times New Roman" w:cs="Times New Roman"/>
          <w:i/>
          <w:sz w:val="24"/>
          <w:szCs w:val="24"/>
        </w:rPr>
      </w:pPr>
      <w:r w:rsidRPr="00F853DC">
        <w:rPr>
          <w:rFonts w:ascii="Times New Roman" w:hAnsi="Times New Roman" w:cs="Times New Roman"/>
          <w:b/>
          <w:i/>
          <w:sz w:val="24"/>
          <w:szCs w:val="24"/>
        </w:rPr>
        <w:t>Figure 7</w:t>
      </w:r>
      <w:r w:rsidR="002A1E6C" w:rsidRPr="00F853DC">
        <w:rPr>
          <w:rFonts w:ascii="Times New Roman" w:hAnsi="Times New Roman" w:cs="Times New Roman"/>
          <w:b/>
          <w:i/>
          <w:sz w:val="24"/>
          <w:szCs w:val="24"/>
        </w:rPr>
        <w:t xml:space="preserve">: </w:t>
      </w:r>
      <w:r w:rsidR="002A1E6C" w:rsidRPr="00F853DC">
        <w:rPr>
          <w:rFonts w:ascii="Times New Roman" w:hAnsi="Times New Roman" w:cs="Times New Roman"/>
          <w:i/>
          <w:sz w:val="24"/>
          <w:szCs w:val="24"/>
        </w:rPr>
        <w:t xml:space="preserve">The solar streetlight map board before installation at </w:t>
      </w:r>
      <w:proofErr w:type="spellStart"/>
      <w:r w:rsidR="002A1E6C" w:rsidRPr="00F853DC">
        <w:rPr>
          <w:rFonts w:ascii="Times New Roman" w:hAnsi="Times New Roman" w:cs="Times New Roman"/>
          <w:i/>
          <w:sz w:val="24"/>
          <w:szCs w:val="24"/>
        </w:rPr>
        <w:t>Uttargaya</w:t>
      </w:r>
      <w:proofErr w:type="spellEnd"/>
      <w:r w:rsidR="002A1E6C" w:rsidRPr="00F853DC">
        <w:rPr>
          <w:rFonts w:ascii="Times New Roman" w:hAnsi="Times New Roman" w:cs="Times New Roman"/>
          <w:i/>
          <w:sz w:val="24"/>
          <w:szCs w:val="24"/>
        </w:rPr>
        <w:t>.</w:t>
      </w:r>
    </w:p>
    <w:p w14:paraId="03B4C6D6" w14:textId="7E9EC139" w:rsidR="002215B2" w:rsidRPr="00F853DC" w:rsidRDefault="002215B2" w:rsidP="002A1E6C">
      <w:pPr>
        <w:rPr>
          <w:rFonts w:ascii="Times New Roman" w:hAnsi="Times New Roman" w:cs="Times New Roman"/>
          <w:b/>
          <w:i/>
          <w:sz w:val="24"/>
          <w:szCs w:val="24"/>
        </w:rPr>
      </w:pPr>
    </w:p>
    <w:p w14:paraId="10DBDE66" w14:textId="227D03FE" w:rsidR="002215B2" w:rsidRPr="00F853DC" w:rsidRDefault="002215B2" w:rsidP="002215B2">
      <w:pPr>
        <w:tabs>
          <w:tab w:val="center" w:pos="4800"/>
          <w:tab w:val="right" w:pos="9500"/>
        </w:tabs>
        <w:spacing w:line="360" w:lineRule="auto"/>
        <w:jc w:val="both"/>
        <w:rPr>
          <w:rFonts w:ascii="Times New Roman" w:hAnsi="Times New Roman" w:cs="Times New Roman"/>
          <w:i/>
          <w:noProof/>
          <w:sz w:val="24"/>
          <w:szCs w:val="24"/>
        </w:rPr>
      </w:pPr>
      <w:r w:rsidRPr="00F853DC">
        <w:rPr>
          <w:rFonts w:ascii="Times New Roman" w:hAnsi="Times New Roman" w:cs="Times New Roman"/>
          <w:i/>
          <w:sz w:val="24"/>
          <w:szCs w:val="24"/>
        </w:rPr>
        <w:t xml:space="preserve">Installation work was carried out from March to June 2019, with the commissioning and community opening events taking place in July 2019. </w:t>
      </w:r>
      <w:r w:rsidRPr="00F853DC">
        <w:rPr>
          <w:rFonts w:ascii="Times New Roman" w:hAnsi="Times New Roman" w:cs="Times New Roman"/>
          <w:i/>
          <w:noProof/>
          <w:sz w:val="24"/>
          <w:szCs w:val="24"/>
        </w:rPr>
        <w:t>The purpose of the community event was to introduce the community to the system, explain their functionality and inform them of how the interface board would notify them of the power availability at the streetlights.</w:t>
      </w:r>
    </w:p>
    <w:p w14:paraId="2B679DF2" w14:textId="77777777" w:rsidR="002215B2" w:rsidRPr="0040685F" w:rsidRDefault="002215B2" w:rsidP="002A1E6C">
      <w:pPr>
        <w:rPr>
          <w:rFonts w:ascii="Times New Roman" w:hAnsi="Times New Roman" w:cs="Times New Roman"/>
          <w:b/>
          <w:sz w:val="24"/>
          <w:szCs w:val="24"/>
        </w:rPr>
      </w:pPr>
    </w:p>
    <w:p w14:paraId="12EE139D" w14:textId="77777777" w:rsidR="00E62CCE" w:rsidRDefault="00E62CCE" w:rsidP="00E62CCE">
      <w:pPr>
        <w:jc w:val="center"/>
      </w:pPr>
      <w:r>
        <w:rPr>
          <w:noProof/>
          <w:lang w:eastAsia="en-GB"/>
        </w:rPr>
        <w:drawing>
          <wp:inline distT="0" distB="0" distL="0" distR="0" wp14:anchorId="299C64F0" wp14:editId="6FD92519">
            <wp:extent cx="1935126" cy="3343006"/>
            <wp:effectExtent l="0" t="0" r="8255" b="0"/>
            <wp:docPr id="37" name="Picture 37" descr="C:\Users\Jonathan\Desktop\IMG_4724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onathan\Desktop\IMG_4724_JPG.jpg"/>
                    <pic:cNvPicPr>
                      <a:picLocks noChangeAspect="1" noChangeArrowheads="1"/>
                    </pic:cNvPicPr>
                  </pic:nvPicPr>
                  <pic:blipFill rotWithShape="1">
                    <a:blip r:embed="rId27">
                      <a:extLst>
                        <a:ext uri="{28A0092B-C50C-407E-A947-70E740481C1C}">
                          <a14:useLocalDpi xmlns:a14="http://schemas.microsoft.com/office/drawing/2010/main" val="0"/>
                        </a:ext>
                      </a:extLst>
                    </a:blip>
                    <a:srcRect l="13113"/>
                    <a:stretch/>
                  </pic:blipFill>
                  <pic:spPr bwMode="auto">
                    <a:xfrm>
                      <a:off x="0" y="0"/>
                      <a:ext cx="1937946" cy="3347878"/>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eastAsia="en-GB"/>
        </w:rPr>
        <w:drawing>
          <wp:inline distT="0" distB="0" distL="0" distR="0" wp14:anchorId="78712F15" wp14:editId="29283456">
            <wp:extent cx="3094075" cy="3327990"/>
            <wp:effectExtent l="0" t="0" r="0" b="6350"/>
            <wp:docPr id="598162178" name="Picture 598162178"/>
            <wp:cNvGraphicFramePr/>
            <a:graphic xmlns:a="http://schemas.openxmlformats.org/drawingml/2006/main">
              <a:graphicData uri="http://schemas.openxmlformats.org/drawingml/2006/picture">
                <pic:pic xmlns:pic="http://schemas.openxmlformats.org/drawingml/2006/picture">
                  <pic:nvPicPr>
                    <pic:cNvPr id="598162178" name="Picture 598162178"/>
                    <pic:cNvPicPr/>
                  </pic:nvPicPr>
                  <pic:blipFill>
                    <a:blip r:embed="rId28" cstate="print">
                      <a:extLst>
                        <a:ext uri="{28A0092B-C50C-407E-A947-70E740481C1C}">
                          <a14:useLocalDpi xmlns:a14="http://schemas.microsoft.com/office/drawing/2010/main" val="0"/>
                        </a:ext>
                      </a:extLst>
                    </a:blip>
                    <a:srcRect b="21875"/>
                    <a:stretch>
                      <a:fillRect/>
                    </a:stretch>
                  </pic:blipFill>
                  <pic:spPr>
                    <a:xfrm>
                      <a:off x="0" y="0"/>
                      <a:ext cx="3093007" cy="3326842"/>
                    </a:xfrm>
                    <a:prstGeom prst="rect">
                      <a:avLst/>
                    </a:prstGeom>
                  </pic:spPr>
                </pic:pic>
              </a:graphicData>
            </a:graphic>
          </wp:inline>
        </w:drawing>
      </w:r>
    </w:p>
    <w:p w14:paraId="52733A9C" w14:textId="20C525A5" w:rsidR="00E62CCE" w:rsidRPr="0040685F" w:rsidRDefault="00E62CCE" w:rsidP="00E62CCE">
      <w:pPr>
        <w:rPr>
          <w:rFonts w:ascii="Times New Roman" w:hAnsi="Times New Roman" w:cs="Times New Roman"/>
          <w:sz w:val="24"/>
          <w:szCs w:val="24"/>
        </w:rPr>
      </w:pPr>
      <w:r w:rsidRPr="0040685F">
        <w:rPr>
          <w:rFonts w:ascii="Times New Roman" w:hAnsi="Times New Roman" w:cs="Times New Roman"/>
          <w:b/>
          <w:sz w:val="24"/>
          <w:szCs w:val="24"/>
        </w:rPr>
        <w:t>Figure 7:</w:t>
      </w:r>
      <w:r w:rsidR="002215B2">
        <w:rPr>
          <w:rFonts w:ascii="Times New Roman" w:hAnsi="Times New Roman" w:cs="Times New Roman"/>
          <w:sz w:val="24"/>
          <w:szCs w:val="24"/>
        </w:rPr>
        <w:t xml:space="preserve"> The installed s</w:t>
      </w:r>
      <w:r w:rsidRPr="0040685F">
        <w:rPr>
          <w:rFonts w:ascii="Times New Roman" w:hAnsi="Times New Roman" w:cs="Times New Roman"/>
          <w:sz w:val="24"/>
          <w:szCs w:val="24"/>
        </w:rPr>
        <w:t>olar streetlight</w:t>
      </w:r>
      <w:r w:rsidR="002215B2">
        <w:rPr>
          <w:rFonts w:ascii="Times New Roman" w:hAnsi="Times New Roman" w:cs="Times New Roman"/>
          <w:sz w:val="24"/>
          <w:szCs w:val="24"/>
        </w:rPr>
        <w:t>s</w:t>
      </w:r>
      <w:r w:rsidRPr="0040685F">
        <w:rPr>
          <w:rFonts w:ascii="Times New Roman" w:hAnsi="Times New Roman" w:cs="Times New Roman"/>
          <w:sz w:val="24"/>
          <w:szCs w:val="24"/>
        </w:rPr>
        <w:t xml:space="preserve"> at </w:t>
      </w:r>
      <w:proofErr w:type="spellStart"/>
      <w:r w:rsidRPr="0040685F">
        <w:rPr>
          <w:rFonts w:ascii="Times New Roman" w:hAnsi="Times New Roman" w:cs="Times New Roman"/>
          <w:sz w:val="24"/>
          <w:szCs w:val="24"/>
        </w:rPr>
        <w:t>Uttargaya</w:t>
      </w:r>
      <w:proofErr w:type="spellEnd"/>
      <w:r w:rsidR="002215B2">
        <w:rPr>
          <w:rFonts w:ascii="Times New Roman" w:hAnsi="Times New Roman" w:cs="Times New Roman"/>
          <w:sz w:val="24"/>
          <w:szCs w:val="24"/>
        </w:rPr>
        <w:t>, Nepal</w:t>
      </w:r>
      <w:r w:rsidRPr="0040685F">
        <w:rPr>
          <w:rFonts w:ascii="Times New Roman" w:hAnsi="Times New Roman" w:cs="Times New Roman"/>
          <w:sz w:val="24"/>
          <w:szCs w:val="24"/>
        </w:rPr>
        <w:t>.</w:t>
      </w:r>
    </w:p>
    <w:p w14:paraId="3ED926C0" w14:textId="2ED06F84" w:rsidR="002A1E6C" w:rsidRDefault="002A1E6C" w:rsidP="000D22D8">
      <w:pPr>
        <w:rPr>
          <w:b/>
        </w:rPr>
      </w:pPr>
    </w:p>
    <w:p w14:paraId="6E0E817B" w14:textId="42AF291A" w:rsidR="00BA7334" w:rsidRPr="0040685F" w:rsidRDefault="00BA7334" w:rsidP="00BA7334">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2.</w:t>
      </w:r>
      <w:r w:rsidR="00064700">
        <w:rPr>
          <w:rFonts w:ascii="Times New Roman" w:hAnsi="Times New Roman" w:cs="Times New Roman"/>
          <w:b/>
          <w:sz w:val="24"/>
          <w:szCs w:val="24"/>
        </w:rPr>
        <w:t>4</w:t>
      </w:r>
      <w:r>
        <w:rPr>
          <w:rFonts w:ascii="Times New Roman" w:hAnsi="Times New Roman" w:cs="Times New Roman"/>
          <w:b/>
          <w:sz w:val="24"/>
          <w:szCs w:val="24"/>
        </w:rPr>
        <w:t xml:space="preserve"> </w:t>
      </w:r>
      <w:ins w:id="153" w:author="Elena Gaura" w:date="2020-06-02T07:47:00Z">
        <w:r w:rsidR="000609E3">
          <w:rPr>
            <w:rFonts w:ascii="Times New Roman" w:hAnsi="Times New Roman" w:cs="Times New Roman"/>
            <w:b/>
            <w:sz w:val="24"/>
            <w:szCs w:val="24"/>
          </w:rPr>
          <w:t>Solar system p</w:t>
        </w:r>
      </w:ins>
      <w:del w:id="154" w:author="Elena Gaura" w:date="2020-06-02T07:47:00Z">
        <w:r w:rsidRPr="0040685F" w:rsidDel="000609E3">
          <w:rPr>
            <w:rFonts w:ascii="Times New Roman" w:hAnsi="Times New Roman" w:cs="Times New Roman"/>
            <w:b/>
            <w:sz w:val="24"/>
            <w:szCs w:val="24"/>
          </w:rPr>
          <w:delText>P</w:delText>
        </w:r>
      </w:del>
      <w:r w:rsidRPr="0040685F">
        <w:rPr>
          <w:rFonts w:ascii="Times New Roman" w:hAnsi="Times New Roman" w:cs="Times New Roman"/>
          <w:b/>
          <w:sz w:val="24"/>
          <w:szCs w:val="24"/>
        </w:rPr>
        <w:t>erformance measurements</w:t>
      </w:r>
    </w:p>
    <w:p w14:paraId="52852797" w14:textId="2C3E1087" w:rsidR="001B4D6F" w:rsidRPr="00202B58" w:rsidRDefault="001B4D6F" w:rsidP="00D77E43">
      <w:pPr>
        <w:rPr>
          <w:rFonts w:ascii="Times New Roman" w:hAnsi="Times New Roman" w:cs="Times New Roman"/>
          <w:sz w:val="24"/>
          <w:szCs w:val="24"/>
        </w:rPr>
      </w:pPr>
      <w:r w:rsidRPr="00202B58">
        <w:rPr>
          <w:rFonts w:ascii="Times New Roman" w:hAnsi="Times New Roman" w:cs="Times New Roman"/>
          <w:sz w:val="24"/>
          <w:szCs w:val="24"/>
        </w:rPr>
        <w:t xml:space="preserve">Normalised system performance indices for </w:t>
      </w:r>
      <w:r w:rsidR="005926CF">
        <w:rPr>
          <w:rFonts w:ascii="Times New Roman" w:hAnsi="Times New Roman" w:cs="Times New Roman"/>
          <w:sz w:val="24"/>
          <w:szCs w:val="24"/>
        </w:rPr>
        <w:t>daily</w:t>
      </w:r>
      <w:r w:rsidRPr="00202B58">
        <w:rPr>
          <w:rFonts w:ascii="Times New Roman" w:hAnsi="Times New Roman" w:cs="Times New Roman"/>
          <w:sz w:val="24"/>
          <w:szCs w:val="24"/>
        </w:rPr>
        <w:t xml:space="preserve"> mean yields, losses and efficiencies, were </w:t>
      </w:r>
      <w:r w:rsidR="00BA7334">
        <w:rPr>
          <w:rFonts w:ascii="Times New Roman" w:hAnsi="Times New Roman" w:cs="Times New Roman"/>
          <w:sz w:val="24"/>
          <w:szCs w:val="24"/>
        </w:rPr>
        <w:t>evaluated</w:t>
      </w:r>
      <w:r w:rsidRPr="00202B58">
        <w:rPr>
          <w:rFonts w:ascii="Times New Roman" w:hAnsi="Times New Roman" w:cs="Times New Roman"/>
          <w:sz w:val="24"/>
          <w:szCs w:val="24"/>
        </w:rPr>
        <w:t xml:space="preserve">, </w:t>
      </w:r>
      <w:del w:id="155" w:author="Elena Gaura" w:date="2020-06-02T07:47:00Z">
        <w:r w:rsidRPr="00202B58" w:rsidDel="00A534F5">
          <w:rPr>
            <w:rFonts w:ascii="Times New Roman" w:hAnsi="Times New Roman" w:cs="Times New Roman"/>
            <w:sz w:val="24"/>
            <w:szCs w:val="24"/>
          </w:rPr>
          <w:delText xml:space="preserve">per </w:delText>
        </w:r>
      </w:del>
      <w:ins w:id="156" w:author="Elena Gaura" w:date="2020-06-02T07:47:00Z">
        <w:r w:rsidR="00A534F5">
          <w:rPr>
            <w:rFonts w:ascii="Times New Roman" w:hAnsi="Times New Roman" w:cs="Times New Roman"/>
            <w:sz w:val="24"/>
            <w:szCs w:val="24"/>
          </w:rPr>
          <w:t>aligned with</w:t>
        </w:r>
        <w:r w:rsidR="00A534F5" w:rsidRPr="00202B58">
          <w:rPr>
            <w:rFonts w:ascii="Times New Roman" w:hAnsi="Times New Roman" w:cs="Times New Roman"/>
            <w:sz w:val="24"/>
            <w:szCs w:val="24"/>
          </w:rPr>
          <w:t xml:space="preserve"> </w:t>
        </w:r>
      </w:ins>
      <w:r w:rsidRPr="00202B58">
        <w:rPr>
          <w:rFonts w:ascii="Times New Roman" w:hAnsi="Times New Roman" w:cs="Times New Roman"/>
          <w:sz w:val="24"/>
          <w:szCs w:val="24"/>
        </w:rPr>
        <w:t xml:space="preserve">the </w:t>
      </w:r>
      <w:r w:rsidRPr="00202B58">
        <w:rPr>
          <w:rFonts w:ascii="Times New Roman" w:hAnsi="Times New Roman" w:cs="Times New Roman"/>
          <w:bCs/>
          <w:sz w:val="24"/>
          <w:szCs w:val="24"/>
          <w:lang w:val="en-US"/>
        </w:rPr>
        <w:t>International Electrotechnical Commission</w:t>
      </w:r>
      <w:r w:rsidRPr="00202B58">
        <w:rPr>
          <w:rFonts w:ascii="Times New Roman" w:hAnsi="Times New Roman" w:cs="Times New Roman"/>
          <w:sz w:val="24"/>
          <w:szCs w:val="24"/>
        </w:rPr>
        <w:t xml:space="preserve"> </w:t>
      </w:r>
      <w:r w:rsidR="00851882">
        <w:rPr>
          <w:rFonts w:ascii="Times New Roman" w:hAnsi="Times New Roman" w:cs="Times New Roman"/>
          <w:sz w:val="24"/>
          <w:szCs w:val="24"/>
        </w:rPr>
        <w:t>S</w:t>
      </w:r>
      <w:r w:rsidRPr="00202B58">
        <w:rPr>
          <w:rFonts w:ascii="Times New Roman" w:hAnsi="Times New Roman" w:cs="Times New Roman"/>
          <w:sz w:val="24"/>
          <w:szCs w:val="24"/>
        </w:rPr>
        <w:t>tandard IEC 61724:</w:t>
      </w:r>
      <w:r w:rsidR="00202B58" w:rsidRPr="00202B58">
        <w:rPr>
          <w:rFonts w:ascii="Times New Roman" w:hAnsi="Times New Roman" w:cs="Times New Roman"/>
          <w:sz w:val="24"/>
          <w:szCs w:val="24"/>
        </w:rPr>
        <w:fldChar w:fldCharType="begin"/>
      </w:r>
      <w:r w:rsidR="00202B58" w:rsidRPr="00202B58">
        <w:rPr>
          <w:rFonts w:ascii="Times New Roman" w:hAnsi="Times New Roman" w:cs="Times New Roman"/>
          <w:sz w:val="24"/>
          <w:szCs w:val="24"/>
        </w:rPr>
        <w:instrText>ADDIN RW.CITE{{928 [NoInformation] 1998 /a}}</w:instrText>
      </w:r>
      <w:r w:rsidR="00202B58" w:rsidRPr="00202B58">
        <w:rPr>
          <w:rFonts w:ascii="Times New Roman" w:hAnsi="Times New Roman" w:cs="Times New Roman"/>
          <w:sz w:val="24"/>
          <w:szCs w:val="24"/>
        </w:rPr>
        <w:fldChar w:fldCharType="separate"/>
      </w:r>
      <w:r w:rsidR="00202B58" w:rsidRPr="00202B58">
        <w:rPr>
          <w:rFonts w:ascii="Times New Roman" w:hAnsi="Times New Roman" w:cs="Times New Roman"/>
          <w:bCs/>
          <w:sz w:val="24"/>
          <w:szCs w:val="24"/>
          <w:lang w:val="en-US"/>
        </w:rPr>
        <w:t>(1998)</w:t>
      </w:r>
      <w:r w:rsidR="00202B58" w:rsidRPr="00202B58">
        <w:rPr>
          <w:rFonts w:ascii="Times New Roman" w:hAnsi="Times New Roman" w:cs="Times New Roman"/>
          <w:sz w:val="24"/>
          <w:szCs w:val="24"/>
        </w:rPr>
        <w:fldChar w:fldCharType="end"/>
      </w:r>
      <w:r w:rsidR="00202B58">
        <w:rPr>
          <w:rFonts w:ascii="Times New Roman" w:hAnsi="Times New Roman" w:cs="Times New Roman"/>
          <w:sz w:val="24"/>
          <w:szCs w:val="24"/>
        </w:rPr>
        <w:t>/</w:t>
      </w:r>
      <w:r w:rsidRPr="00202B58">
        <w:rPr>
          <w:rFonts w:ascii="Times New Roman" w:hAnsi="Times New Roman" w:cs="Times New Roman"/>
          <w:sz w:val="24"/>
          <w:szCs w:val="24"/>
        </w:rPr>
        <w:fldChar w:fldCharType="begin"/>
      </w:r>
      <w:r w:rsidRPr="00202B58">
        <w:rPr>
          <w:rFonts w:ascii="Times New Roman" w:hAnsi="Times New Roman" w:cs="Times New Roman"/>
          <w:sz w:val="24"/>
          <w:szCs w:val="24"/>
        </w:rPr>
        <w:instrText>ADDIN RW.CITE{{926 InternationalElectrotechnicalCommission 2017 /a}}</w:instrText>
      </w:r>
      <w:r w:rsidRPr="00202B58">
        <w:rPr>
          <w:rFonts w:ascii="Times New Roman" w:hAnsi="Times New Roman" w:cs="Times New Roman"/>
          <w:sz w:val="24"/>
          <w:szCs w:val="24"/>
        </w:rPr>
        <w:fldChar w:fldCharType="separate"/>
      </w:r>
      <w:r w:rsidRPr="00202B58">
        <w:rPr>
          <w:rFonts w:ascii="Times New Roman" w:hAnsi="Times New Roman" w:cs="Times New Roman"/>
          <w:bCs/>
          <w:sz w:val="24"/>
          <w:szCs w:val="24"/>
          <w:lang w:val="en-US"/>
        </w:rPr>
        <w:t>(2017)</w:t>
      </w:r>
      <w:r w:rsidRPr="00202B58">
        <w:rPr>
          <w:rFonts w:ascii="Times New Roman" w:hAnsi="Times New Roman" w:cs="Times New Roman"/>
          <w:sz w:val="24"/>
          <w:szCs w:val="24"/>
        </w:rPr>
        <w:fldChar w:fldCharType="end"/>
      </w:r>
      <w:r w:rsidRPr="00202B58">
        <w:rPr>
          <w:rFonts w:ascii="Times New Roman" w:hAnsi="Times New Roman" w:cs="Times New Roman"/>
          <w:sz w:val="24"/>
          <w:szCs w:val="24"/>
        </w:rPr>
        <w:t xml:space="preserve"> over the reporting period.</w:t>
      </w:r>
    </w:p>
    <w:p w14:paraId="0DCE23C9" w14:textId="0416EB19" w:rsidR="001B4D6F" w:rsidRDefault="001B4D6F" w:rsidP="00D77E43">
      <w:pPr>
        <w:rPr>
          <w:rFonts w:ascii="Times New Roman" w:hAnsi="Times New Roman" w:cs="Times New Roman"/>
          <w:sz w:val="24"/>
          <w:szCs w:val="24"/>
        </w:rPr>
      </w:pPr>
      <w:r w:rsidRPr="00202B58">
        <w:rPr>
          <w:rFonts w:ascii="Times New Roman" w:hAnsi="Times New Roman" w:cs="Times New Roman"/>
          <w:sz w:val="24"/>
          <w:szCs w:val="24"/>
        </w:rPr>
        <w:t xml:space="preserve">The </w:t>
      </w:r>
      <w:r w:rsidR="00202B58" w:rsidRPr="00202B58">
        <w:rPr>
          <w:rFonts w:ascii="Times New Roman" w:hAnsi="Times New Roman" w:cs="Times New Roman"/>
          <w:sz w:val="24"/>
          <w:szCs w:val="24"/>
        </w:rPr>
        <w:t>array yield (Y</w:t>
      </w:r>
      <w:r w:rsidR="00202B58" w:rsidRPr="00202B58">
        <w:rPr>
          <w:rFonts w:ascii="Times New Roman" w:hAnsi="Times New Roman" w:cs="Times New Roman"/>
          <w:sz w:val="24"/>
          <w:szCs w:val="24"/>
          <w:vertAlign w:val="subscript"/>
        </w:rPr>
        <w:t>A</w:t>
      </w:r>
      <w:r w:rsidR="00202B58" w:rsidRPr="00202B58">
        <w:rPr>
          <w:rFonts w:ascii="Times New Roman" w:hAnsi="Times New Roman" w:cs="Times New Roman"/>
          <w:sz w:val="24"/>
          <w:szCs w:val="24"/>
        </w:rPr>
        <w:t>)</w:t>
      </w:r>
      <w:r w:rsidR="001763C8">
        <w:rPr>
          <w:rFonts w:ascii="Times New Roman" w:hAnsi="Times New Roman" w:cs="Times New Roman"/>
          <w:sz w:val="24"/>
          <w:szCs w:val="24"/>
        </w:rPr>
        <w:t>,</w:t>
      </w:r>
      <w:r w:rsidR="00202B58" w:rsidRPr="00202B58">
        <w:rPr>
          <w:rFonts w:ascii="Times New Roman" w:hAnsi="Times New Roman" w:cs="Times New Roman"/>
          <w:sz w:val="24"/>
          <w:szCs w:val="24"/>
        </w:rPr>
        <w:t xml:space="preserve"> final yield (Y</w:t>
      </w:r>
      <w:r w:rsidR="00202B58" w:rsidRPr="00202B58">
        <w:rPr>
          <w:rFonts w:ascii="Times New Roman" w:hAnsi="Times New Roman" w:cs="Times New Roman"/>
          <w:sz w:val="24"/>
          <w:szCs w:val="24"/>
          <w:vertAlign w:val="subscript"/>
        </w:rPr>
        <w:t>F</w:t>
      </w:r>
      <w:r w:rsidR="00202B58" w:rsidRPr="00202B58">
        <w:rPr>
          <w:rFonts w:ascii="Times New Roman" w:hAnsi="Times New Roman" w:cs="Times New Roman"/>
          <w:sz w:val="24"/>
          <w:szCs w:val="24"/>
        </w:rPr>
        <w:t>)</w:t>
      </w:r>
      <w:r w:rsidR="001763C8">
        <w:rPr>
          <w:rFonts w:ascii="Times New Roman" w:hAnsi="Times New Roman" w:cs="Times New Roman"/>
          <w:sz w:val="24"/>
          <w:szCs w:val="24"/>
        </w:rPr>
        <w:t xml:space="preserve"> and</w:t>
      </w:r>
      <w:r w:rsidR="001763C8" w:rsidRPr="001763C8">
        <w:rPr>
          <w:rFonts w:ascii="Times New Roman" w:hAnsi="Times New Roman" w:cs="Times New Roman"/>
          <w:sz w:val="24"/>
          <w:szCs w:val="24"/>
        </w:rPr>
        <w:t xml:space="preserve"> </w:t>
      </w:r>
      <w:r w:rsidR="001763C8" w:rsidRPr="00202B58">
        <w:rPr>
          <w:rFonts w:ascii="Times New Roman" w:hAnsi="Times New Roman" w:cs="Times New Roman"/>
          <w:sz w:val="24"/>
          <w:szCs w:val="24"/>
        </w:rPr>
        <w:t>reference yield (Y</w:t>
      </w:r>
      <w:r w:rsidR="001763C8" w:rsidRPr="00202B58">
        <w:rPr>
          <w:rFonts w:ascii="Times New Roman" w:hAnsi="Times New Roman" w:cs="Times New Roman"/>
          <w:sz w:val="24"/>
          <w:szCs w:val="24"/>
          <w:vertAlign w:val="subscript"/>
        </w:rPr>
        <w:t>R</w:t>
      </w:r>
      <w:r w:rsidR="001763C8">
        <w:rPr>
          <w:rFonts w:ascii="Times New Roman" w:hAnsi="Times New Roman" w:cs="Times New Roman"/>
          <w:sz w:val="24"/>
          <w:szCs w:val="24"/>
        </w:rPr>
        <w:t>)</w:t>
      </w:r>
      <w:r w:rsidR="00202B58">
        <w:rPr>
          <w:rFonts w:ascii="Times New Roman" w:hAnsi="Times New Roman" w:cs="Times New Roman"/>
          <w:sz w:val="24"/>
          <w:szCs w:val="24"/>
        </w:rPr>
        <w:t xml:space="preserve"> </w:t>
      </w:r>
      <w:del w:id="157" w:author="Elena Gaura" w:date="2020-06-02T07:47:00Z">
        <w:r w:rsidR="0055658D" w:rsidDel="00A534F5">
          <w:rPr>
            <w:rFonts w:ascii="Times New Roman" w:hAnsi="Times New Roman" w:cs="Times New Roman"/>
            <w:sz w:val="24"/>
            <w:szCs w:val="24"/>
          </w:rPr>
          <w:delText xml:space="preserve">are </w:delText>
        </w:r>
      </w:del>
      <w:ins w:id="158" w:author="Elena Gaura" w:date="2020-06-02T07:47:00Z">
        <w:r w:rsidR="00A534F5">
          <w:rPr>
            <w:rFonts w:ascii="Times New Roman" w:hAnsi="Times New Roman" w:cs="Times New Roman"/>
            <w:sz w:val="24"/>
            <w:szCs w:val="24"/>
          </w:rPr>
          <w:t>were</w:t>
        </w:r>
        <w:r w:rsidR="00A534F5">
          <w:rPr>
            <w:rFonts w:ascii="Times New Roman" w:hAnsi="Times New Roman" w:cs="Times New Roman"/>
            <w:sz w:val="24"/>
            <w:szCs w:val="24"/>
          </w:rPr>
          <w:t xml:space="preserve"> </w:t>
        </w:r>
      </w:ins>
      <w:r w:rsidR="00202B58" w:rsidRPr="00202B58">
        <w:rPr>
          <w:rFonts w:ascii="Times New Roman" w:hAnsi="Times New Roman" w:cs="Times New Roman"/>
          <w:sz w:val="24"/>
          <w:szCs w:val="24"/>
        </w:rPr>
        <w:t>calculated</w:t>
      </w:r>
      <w:r w:rsidR="00202B58">
        <w:rPr>
          <w:rFonts w:ascii="Times New Roman" w:hAnsi="Times New Roman" w:cs="Times New Roman"/>
          <w:sz w:val="24"/>
          <w:szCs w:val="24"/>
        </w:rPr>
        <w:t xml:space="preserve"> </w:t>
      </w:r>
      <w:del w:id="159" w:author="Elena Gaura" w:date="2020-06-02T07:48:00Z">
        <w:r w:rsidR="00202B58" w:rsidDel="00A534F5">
          <w:rPr>
            <w:rFonts w:ascii="Times New Roman" w:hAnsi="Times New Roman" w:cs="Times New Roman"/>
            <w:sz w:val="24"/>
            <w:szCs w:val="24"/>
          </w:rPr>
          <w:delText>from</w:delText>
        </w:r>
      </w:del>
      <w:ins w:id="160" w:author="Elena Gaura" w:date="2020-06-02T07:48:00Z">
        <w:r w:rsidR="00A534F5">
          <w:rPr>
            <w:rFonts w:ascii="Times New Roman" w:hAnsi="Times New Roman" w:cs="Times New Roman"/>
            <w:sz w:val="24"/>
            <w:szCs w:val="24"/>
          </w:rPr>
          <w:t>as</w:t>
        </w:r>
      </w:ins>
      <w:r w:rsidR="00202B58">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B4D6F" w14:paraId="18E6CF3E" w14:textId="77777777" w:rsidTr="00202B58">
        <w:tc>
          <w:tcPr>
            <w:tcW w:w="4508" w:type="dxa"/>
          </w:tcPr>
          <w:p w14:paraId="7ADE0D32" w14:textId="77777777" w:rsidR="001B4D6F" w:rsidRPr="00736EBB" w:rsidRDefault="00C84734" w:rsidP="00E94A70">
            <w:pPr>
              <w:spacing w:line="360" w:lineRule="auto"/>
              <w:rPr>
                <w:rFonts w:ascii="Times New Roman"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A</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A</m:t>
                        </m:r>
                      </m:sub>
                    </m:sSub>
                  </m:num>
                  <m:den>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o</m:t>
                        </m:r>
                      </m:sub>
                    </m:sSub>
                  </m:den>
                </m:f>
              </m:oMath>
            </m:oMathPara>
          </w:p>
        </w:tc>
        <w:tc>
          <w:tcPr>
            <w:tcW w:w="4508" w:type="dxa"/>
          </w:tcPr>
          <w:p w14:paraId="33AD42C2" w14:textId="3E249EAE" w:rsidR="001B4D6F" w:rsidRDefault="00202B58" w:rsidP="00E94A70">
            <w:pPr>
              <w:spacing w:line="360" w:lineRule="auto"/>
              <w:jc w:val="right"/>
              <w:rPr>
                <w:rFonts w:ascii="Times New Roman" w:hAnsi="Times New Roman" w:cs="Times New Roman"/>
                <w:sz w:val="24"/>
                <w:szCs w:val="24"/>
              </w:rPr>
            </w:pPr>
            <w:r>
              <w:rPr>
                <w:rFonts w:ascii="Times New Roman" w:hAnsi="Times New Roman" w:cs="Times New Roman"/>
                <w:sz w:val="24"/>
                <w:szCs w:val="24"/>
              </w:rPr>
              <w:t>(1</w:t>
            </w:r>
            <w:r w:rsidR="001B4D6F">
              <w:rPr>
                <w:rFonts w:ascii="Times New Roman" w:hAnsi="Times New Roman" w:cs="Times New Roman"/>
                <w:sz w:val="24"/>
                <w:szCs w:val="24"/>
              </w:rPr>
              <w:t>)</w:t>
            </w:r>
          </w:p>
        </w:tc>
      </w:tr>
      <w:tr w:rsidR="001B4D6F" w14:paraId="5F9184BA" w14:textId="77777777" w:rsidTr="00E94A70">
        <w:tc>
          <w:tcPr>
            <w:tcW w:w="4508" w:type="dxa"/>
          </w:tcPr>
          <w:p w14:paraId="69A92AEE" w14:textId="77777777" w:rsidR="001B4D6F" w:rsidRPr="00736EBB" w:rsidRDefault="00C84734" w:rsidP="00E94A70">
            <w:pPr>
              <w:spacing w:line="360" w:lineRule="auto"/>
              <w:rPr>
                <w:rFonts w:ascii="Times New Roman"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F</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Load</m:t>
                        </m:r>
                      </m:sub>
                    </m:sSub>
                  </m:num>
                  <m:den>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o</m:t>
                        </m:r>
                      </m:sub>
                    </m:sSub>
                  </m:den>
                </m:f>
              </m:oMath>
            </m:oMathPara>
          </w:p>
        </w:tc>
        <w:tc>
          <w:tcPr>
            <w:tcW w:w="4508" w:type="dxa"/>
          </w:tcPr>
          <w:p w14:paraId="19E0C926" w14:textId="09D9B9D0" w:rsidR="001B4D6F" w:rsidRDefault="00202B58" w:rsidP="00E94A70">
            <w:pPr>
              <w:spacing w:line="360" w:lineRule="auto"/>
              <w:jc w:val="right"/>
              <w:rPr>
                <w:rFonts w:ascii="Times New Roman" w:hAnsi="Times New Roman" w:cs="Times New Roman"/>
                <w:sz w:val="24"/>
                <w:szCs w:val="24"/>
              </w:rPr>
            </w:pPr>
            <w:r>
              <w:rPr>
                <w:rFonts w:ascii="Times New Roman" w:hAnsi="Times New Roman" w:cs="Times New Roman"/>
                <w:sz w:val="24"/>
                <w:szCs w:val="24"/>
              </w:rPr>
              <w:t>(2</w:t>
            </w:r>
            <w:r w:rsidR="001B4D6F">
              <w:rPr>
                <w:rFonts w:ascii="Times New Roman" w:hAnsi="Times New Roman" w:cs="Times New Roman"/>
                <w:sz w:val="24"/>
                <w:szCs w:val="24"/>
              </w:rPr>
              <w:t>)</w:t>
            </w:r>
          </w:p>
        </w:tc>
      </w:tr>
      <w:tr w:rsidR="00202B58" w14:paraId="573432FF" w14:textId="77777777" w:rsidTr="00202B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8" w:type="dxa"/>
            <w:tcBorders>
              <w:top w:val="nil"/>
              <w:left w:val="nil"/>
              <w:bottom w:val="nil"/>
              <w:right w:val="nil"/>
            </w:tcBorders>
          </w:tcPr>
          <w:p w14:paraId="01D5A02C" w14:textId="6923803A" w:rsidR="00202B58" w:rsidRPr="00736EBB" w:rsidRDefault="00C84734" w:rsidP="00D87B56">
            <w:pPr>
              <w:spacing w:line="360" w:lineRule="auto"/>
              <w:rPr>
                <w:rFonts w:ascii="Times New Roman"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R</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 xml:space="preserve">A× </m:t>
                    </m:r>
                    <m:sSub>
                      <m:sSubPr>
                        <m:ctrlPr>
                          <w:rPr>
                            <w:rFonts w:ascii="Cambria Math" w:hAnsi="Cambria Math" w:cs="Times New Roman"/>
                            <w:i/>
                            <w:sz w:val="24"/>
                            <w:szCs w:val="24"/>
                          </w:rPr>
                        </m:ctrlPr>
                      </m:sSubPr>
                      <m:e>
                        <m:r>
                          <w:rPr>
                            <w:rFonts w:ascii="Cambria Math" w:hAnsi="Cambria Math" w:cs="Times New Roman"/>
                            <w:sz w:val="24"/>
                            <w:szCs w:val="24"/>
                          </w:rPr>
                          <m:t>ƞ</m:t>
                        </m:r>
                      </m:e>
                      <m:sub>
                        <m:r>
                          <w:rPr>
                            <w:rFonts w:ascii="Cambria Math" w:hAnsi="Cambria Math" w:cs="Times New Roman"/>
                            <w:sz w:val="24"/>
                            <w:szCs w:val="24"/>
                          </w:rPr>
                          <m:t>STC</m:t>
                        </m:r>
                      </m:sub>
                    </m:sSub>
                    <m:r>
                      <w:rPr>
                        <w:rFonts w:ascii="Cambria Math" w:hAnsi="Cambria Math" w:cs="Times New Roman"/>
                        <w:sz w:val="24"/>
                        <w:szCs w:val="24"/>
                      </w:rPr>
                      <m:t>×</m:t>
                    </m:r>
                    <m:nary>
                      <m:naryPr>
                        <m:chr m:val="∑"/>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Gi</m:t>
                        </m:r>
                      </m:e>
                    </m:nary>
                    <m:r>
                      <w:rPr>
                        <w:rFonts w:ascii="Cambria Math" w:hAnsi="Cambria Math" w:cs="Times New Roman"/>
                        <w:sz w:val="24"/>
                        <w:szCs w:val="24"/>
                      </w:rPr>
                      <m:t xml:space="preserve"> </m:t>
                    </m:r>
                  </m:num>
                  <m:den>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o</m:t>
                        </m:r>
                      </m:sub>
                    </m:sSub>
                  </m:den>
                </m:f>
              </m:oMath>
            </m:oMathPara>
          </w:p>
        </w:tc>
        <w:tc>
          <w:tcPr>
            <w:tcW w:w="4508" w:type="dxa"/>
            <w:tcBorders>
              <w:top w:val="nil"/>
              <w:left w:val="nil"/>
              <w:bottom w:val="nil"/>
              <w:right w:val="nil"/>
            </w:tcBorders>
          </w:tcPr>
          <w:p w14:paraId="7B6E72BA" w14:textId="2A3717CB" w:rsidR="00202B58" w:rsidRDefault="00202B58" w:rsidP="00E94A70">
            <w:pPr>
              <w:spacing w:line="360" w:lineRule="auto"/>
              <w:jc w:val="right"/>
              <w:rPr>
                <w:rFonts w:ascii="Times New Roman" w:hAnsi="Times New Roman" w:cs="Times New Roman"/>
                <w:sz w:val="24"/>
                <w:szCs w:val="24"/>
              </w:rPr>
            </w:pPr>
            <w:r>
              <w:rPr>
                <w:rFonts w:ascii="Times New Roman" w:hAnsi="Times New Roman" w:cs="Times New Roman"/>
                <w:sz w:val="24"/>
                <w:szCs w:val="24"/>
              </w:rPr>
              <w:t>(3)</w:t>
            </w:r>
          </w:p>
        </w:tc>
      </w:tr>
    </w:tbl>
    <w:p w14:paraId="0A77D9CE" w14:textId="669B266C" w:rsidR="00202B58" w:rsidRDefault="00202B58" w:rsidP="00D77E43">
      <w:pPr>
        <w:spacing w:before="24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where </w:t>
      </w:r>
      <w:r w:rsidRPr="00106D00">
        <w:rPr>
          <w:rFonts w:ascii="Times New Roman" w:eastAsiaTheme="minorEastAsia" w:hAnsi="Times New Roman" w:cs="Times New Roman"/>
          <w:i/>
          <w:sz w:val="24"/>
          <w:szCs w:val="24"/>
        </w:rPr>
        <w:t>P</w:t>
      </w:r>
      <w:r w:rsidRPr="00106D00">
        <w:rPr>
          <w:rFonts w:ascii="Times New Roman" w:eastAsiaTheme="minorEastAsia" w:hAnsi="Times New Roman" w:cs="Times New Roman"/>
          <w:i/>
          <w:sz w:val="24"/>
          <w:szCs w:val="24"/>
          <w:vertAlign w:val="subscript"/>
        </w:rPr>
        <w:t>o</w:t>
      </w:r>
      <w:r>
        <w:rPr>
          <w:rFonts w:ascii="Times New Roman" w:eastAsiaTheme="minorEastAsia" w:hAnsi="Times New Roman" w:cs="Times New Roman"/>
          <w:sz w:val="24"/>
          <w:szCs w:val="24"/>
          <w:vertAlign w:val="subscript"/>
        </w:rPr>
        <w:t xml:space="preserve"> </w:t>
      </w:r>
      <w:r>
        <w:rPr>
          <w:rFonts w:ascii="Times New Roman" w:eastAsiaTheme="minorEastAsia" w:hAnsi="Times New Roman" w:cs="Times New Roman"/>
          <w:sz w:val="24"/>
          <w:szCs w:val="24"/>
        </w:rPr>
        <w:t xml:space="preserve">is the peak power rating of the PV array, </w:t>
      </w:r>
      <w:r w:rsidRPr="00106D00">
        <w:rPr>
          <w:rFonts w:ascii="Times New Roman" w:eastAsiaTheme="minorEastAsia" w:hAnsi="Times New Roman" w:cs="Times New Roman"/>
          <w:i/>
          <w:sz w:val="24"/>
          <w:szCs w:val="24"/>
        </w:rPr>
        <w:t>E</w:t>
      </w:r>
      <w:r w:rsidRPr="00106D00">
        <w:rPr>
          <w:rFonts w:ascii="Times New Roman" w:eastAsiaTheme="minorEastAsia" w:hAnsi="Times New Roman" w:cs="Times New Roman"/>
          <w:i/>
          <w:sz w:val="24"/>
          <w:szCs w:val="24"/>
          <w:vertAlign w:val="subscript"/>
        </w:rPr>
        <w:t>A</w:t>
      </w:r>
      <w:r>
        <w:rPr>
          <w:rFonts w:ascii="Times New Roman" w:eastAsiaTheme="minorEastAsia" w:hAnsi="Times New Roman" w:cs="Times New Roman"/>
          <w:sz w:val="24"/>
          <w:szCs w:val="24"/>
        </w:rPr>
        <w:t xml:space="preserve"> is the daily </w:t>
      </w:r>
      <w:r w:rsidR="00305F60">
        <w:rPr>
          <w:rFonts w:ascii="Times New Roman" w:eastAsiaTheme="minorEastAsia" w:hAnsi="Times New Roman" w:cs="Times New Roman"/>
          <w:sz w:val="24"/>
          <w:szCs w:val="24"/>
        </w:rPr>
        <w:t xml:space="preserve">PV </w:t>
      </w:r>
      <w:r>
        <w:rPr>
          <w:rFonts w:ascii="Times New Roman" w:eastAsiaTheme="minorEastAsia" w:hAnsi="Times New Roman" w:cs="Times New Roman"/>
          <w:sz w:val="24"/>
          <w:szCs w:val="24"/>
        </w:rPr>
        <w:t xml:space="preserve">energy output of the array, </w:t>
      </w:r>
      <w:proofErr w:type="spellStart"/>
      <w:r w:rsidRPr="00106D00">
        <w:rPr>
          <w:rFonts w:ascii="Times New Roman" w:eastAsiaTheme="minorEastAsia" w:hAnsi="Times New Roman" w:cs="Times New Roman"/>
          <w:i/>
          <w:sz w:val="24"/>
          <w:szCs w:val="24"/>
        </w:rPr>
        <w:t>E</w:t>
      </w:r>
      <w:r w:rsidRPr="00106D00">
        <w:rPr>
          <w:rFonts w:ascii="Times New Roman" w:eastAsiaTheme="minorEastAsia" w:hAnsi="Times New Roman" w:cs="Times New Roman"/>
          <w:i/>
          <w:sz w:val="24"/>
          <w:szCs w:val="24"/>
          <w:vertAlign w:val="subscript"/>
        </w:rPr>
        <w:t>Load</w:t>
      </w:r>
      <w:proofErr w:type="spellEnd"/>
      <w:r>
        <w:rPr>
          <w:rFonts w:ascii="Times New Roman" w:eastAsiaTheme="minorEastAsia" w:hAnsi="Times New Roman" w:cs="Times New Roman"/>
          <w:sz w:val="24"/>
          <w:szCs w:val="24"/>
          <w:vertAlign w:val="subscript"/>
        </w:rPr>
        <w:t xml:space="preserve"> </w:t>
      </w:r>
      <w:r>
        <w:rPr>
          <w:rFonts w:ascii="Times New Roman" w:eastAsiaTheme="minorEastAsia" w:hAnsi="Times New Roman" w:cs="Times New Roman"/>
          <w:sz w:val="24"/>
          <w:szCs w:val="24"/>
        </w:rPr>
        <w:t xml:space="preserve">is the total load output of the system, </w:t>
      </w:r>
      <w:r w:rsidRPr="005D7F27">
        <w:rPr>
          <w:rFonts w:ascii="Times New Roman" w:eastAsiaTheme="minorEastAsia" w:hAnsi="Times New Roman" w:cs="Times New Roman"/>
          <w:i/>
          <w:sz w:val="24"/>
          <w:szCs w:val="24"/>
        </w:rPr>
        <w:t>A</w:t>
      </w:r>
      <w:r>
        <w:rPr>
          <w:rFonts w:ascii="Times New Roman" w:eastAsiaTheme="minorEastAsia" w:hAnsi="Times New Roman" w:cs="Times New Roman"/>
          <w:sz w:val="24"/>
          <w:szCs w:val="24"/>
        </w:rPr>
        <w:t xml:space="preserve"> is the surface area of the PV array,</w:t>
      </w:r>
      <w:r w:rsidRPr="005D7F27">
        <w:rPr>
          <w:rFonts w:ascii="Times New Roman" w:eastAsiaTheme="minorEastAsia" w:hAnsi="Times New Roman" w:cs="Times New Roman"/>
          <w:i/>
          <w:sz w:val="24"/>
          <w:szCs w:val="24"/>
        </w:rPr>
        <w:t xml:space="preserve"> </w:t>
      </w:r>
      <w:proofErr w:type="spellStart"/>
      <w:r w:rsidRPr="005D7F27">
        <w:rPr>
          <w:rFonts w:ascii="Times New Roman" w:eastAsiaTheme="minorEastAsia" w:hAnsi="Times New Roman" w:cs="Times New Roman"/>
          <w:i/>
          <w:sz w:val="24"/>
          <w:szCs w:val="24"/>
        </w:rPr>
        <w:t>ƞ</w:t>
      </w:r>
      <w:r w:rsidRPr="005D7F27">
        <w:rPr>
          <w:rFonts w:ascii="Times New Roman" w:eastAsiaTheme="minorEastAsia" w:hAnsi="Times New Roman" w:cs="Times New Roman"/>
          <w:i/>
          <w:sz w:val="24"/>
          <w:szCs w:val="24"/>
          <w:vertAlign w:val="subscript"/>
        </w:rPr>
        <w:t>STC</w:t>
      </w:r>
      <w:proofErr w:type="spellEnd"/>
      <w:r>
        <w:rPr>
          <w:rFonts w:ascii="Times New Roman" w:eastAsiaTheme="minorEastAsia" w:hAnsi="Times New Roman" w:cs="Times New Roman"/>
          <w:sz w:val="24"/>
          <w:szCs w:val="24"/>
        </w:rPr>
        <w:t xml:space="preserve"> is the efficiency of the PV array at STC and </w:t>
      </w:r>
      <w:r w:rsidRPr="005D7F27">
        <w:rPr>
          <w:rFonts w:ascii="Times New Roman" w:eastAsiaTheme="minorEastAsia" w:hAnsi="Times New Roman" w:cs="Times New Roman"/>
          <w:i/>
          <w:sz w:val="24"/>
          <w:szCs w:val="24"/>
        </w:rPr>
        <w:t>Gi</w:t>
      </w:r>
      <w:r>
        <w:rPr>
          <w:rFonts w:ascii="Times New Roman" w:eastAsiaTheme="minorEastAsia" w:hAnsi="Times New Roman" w:cs="Times New Roman"/>
          <w:sz w:val="24"/>
          <w:szCs w:val="24"/>
        </w:rPr>
        <w:t xml:space="preserve"> is the in-plane solar irradiance incident on the PV array</w:t>
      </w:r>
      <w:r w:rsidR="00B61125">
        <w:rPr>
          <w:rFonts w:ascii="Times New Roman" w:eastAsiaTheme="minorEastAsia" w:hAnsi="Times New Roman" w:cs="Times New Roman"/>
          <w:sz w:val="24"/>
          <w:szCs w:val="24"/>
        </w:rPr>
        <w:t>.</w:t>
      </w:r>
    </w:p>
    <w:p w14:paraId="639414B5" w14:textId="719C0205" w:rsidR="00387C78" w:rsidRDefault="00387C78" w:rsidP="00D77E43">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system capture losses, </w:t>
      </w:r>
      <w:r w:rsidRPr="005D7F27">
        <w:rPr>
          <w:rFonts w:ascii="Times New Roman" w:eastAsiaTheme="minorEastAsia" w:hAnsi="Times New Roman" w:cs="Times New Roman"/>
          <w:i/>
          <w:sz w:val="24"/>
          <w:szCs w:val="24"/>
        </w:rPr>
        <w:t>L</w:t>
      </w:r>
      <w:r w:rsidRPr="005D7F27">
        <w:rPr>
          <w:rFonts w:ascii="Times New Roman" w:eastAsiaTheme="minorEastAsia" w:hAnsi="Times New Roman" w:cs="Times New Roman"/>
          <w:i/>
          <w:sz w:val="24"/>
          <w:szCs w:val="24"/>
          <w:vertAlign w:val="subscript"/>
        </w:rPr>
        <w:t>C</w:t>
      </w:r>
      <w:r>
        <w:rPr>
          <w:rFonts w:ascii="Times New Roman" w:eastAsiaTheme="minorEastAsia" w:hAnsi="Times New Roman" w:cs="Times New Roman"/>
          <w:sz w:val="24"/>
          <w:szCs w:val="24"/>
        </w:rPr>
        <w:t xml:space="preserve">, and system losses, </w:t>
      </w:r>
      <w:r w:rsidRPr="005D7F27">
        <w:rPr>
          <w:rFonts w:ascii="Times New Roman" w:eastAsiaTheme="minorEastAsia" w:hAnsi="Times New Roman" w:cs="Times New Roman"/>
          <w:i/>
          <w:sz w:val="24"/>
          <w:szCs w:val="24"/>
        </w:rPr>
        <w:t>L</w:t>
      </w:r>
      <w:r w:rsidRPr="005D7F27">
        <w:rPr>
          <w:rFonts w:ascii="Times New Roman" w:eastAsiaTheme="minorEastAsia" w:hAnsi="Times New Roman" w:cs="Times New Roman"/>
          <w:i/>
          <w:sz w:val="24"/>
          <w:szCs w:val="24"/>
          <w:vertAlign w:val="subscript"/>
        </w:rPr>
        <w:t>S</w:t>
      </w:r>
      <w:r>
        <w:rPr>
          <w:rFonts w:ascii="Times New Roman" w:eastAsiaTheme="minorEastAsia" w:hAnsi="Times New Roman" w:cs="Times New Roman"/>
          <w:sz w:val="24"/>
          <w:szCs w:val="24"/>
        </w:rPr>
        <w:t>, are derived from the yields</w:t>
      </w:r>
      <w:ins w:id="161" w:author="Elena Gaura" w:date="2020-06-02T07:49:00Z">
        <w:r w:rsidR="00A534F5">
          <w:rPr>
            <w:rFonts w:ascii="Times New Roman" w:eastAsiaTheme="minorEastAsia" w:hAnsi="Times New Roman" w:cs="Times New Roman"/>
            <w:sz w:val="24"/>
            <w:szCs w:val="24"/>
          </w:rPr>
          <w:t>:</w:t>
        </w:r>
      </w:ins>
      <w:del w:id="162" w:author="Elena Gaura" w:date="2020-06-02T07:49:00Z">
        <w:r w:rsidDel="00A534F5">
          <w:rPr>
            <w:rFonts w:ascii="Times New Roman" w:eastAsiaTheme="minorEastAsia" w:hAnsi="Times New Roman" w:cs="Times New Roman"/>
            <w:sz w:val="24"/>
            <w:szCs w:val="24"/>
          </w:rPr>
          <w:delText>,</w:delText>
        </w:r>
      </w:del>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387C78" w14:paraId="19380320" w14:textId="77777777" w:rsidTr="001763C8">
        <w:tc>
          <w:tcPr>
            <w:tcW w:w="4508" w:type="dxa"/>
          </w:tcPr>
          <w:p w14:paraId="6A2308B6" w14:textId="77777777" w:rsidR="00387C78" w:rsidRPr="00DA5D88" w:rsidRDefault="00C84734" w:rsidP="00E94A70">
            <w:pPr>
              <w:spacing w:line="360" w:lineRule="auto"/>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R</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A</m:t>
                    </m:r>
                  </m:sub>
                </m:sSub>
              </m:oMath>
            </m:oMathPara>
          </w:p>
        </w:tc>
        <w:tc>
          <w:tcPr>
            <w:tcW w:w="4508" w:type="dxa"/>
          </w:tcPr>
          <w:p w14:paraId="5D12118C" w14:textId="723D6228" w:rsidR="00387C78" w:rsidRDefault="001763C8" w:rsidP="00E94A70">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(4</w:t>
            </w:r>
            <w:r w:rsidR="00387C78">
              <w:rPr>
                <w:rFonts w:ascii="Times New Roman" w:eastAsiaTheme="minorEastAsia" w:hAnsi="Times New Roman" w:cs="Times New Roman"/>
                <w:sz w:val="24"/>
                <w:szCs w:val="24"/>
              </w:rPr>
              <w:t>)</w:t>
            </w:r>
          </w:p>
        </w:tc>
      </w:tr>
      <w:tr w:rsidR="001763C8" w14:paraId="0F90B0BE" w14:textId="77777777" w:rsidTr="001763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508" w:type="dxa"/>
            <w:tcBorders>
              <w:top w:val="nil"/>
              <w:left w:val="nil"/>
              <w:bottom w:val="nil"/>
              <w:right w:val="nil"/>
            </w:tcBorders>
          </w:tcPr>
          <w:p w14:paraId="13B52CFD" w14:textId="77777777" w:rsidR="001763C8" w:rsidRPr="00DA5D88" w:rsidRDefault="00C84734" w:rsidP="00E94A70">
            <w:pPr>
              <w:spacing w:after="240" w:line="360" w:lineRule="auto"/>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A</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F</m:t>
                    </m:r>
                  </m:sub>
                </m:sSub>
              </m:oMath>
            </m:oMathPara>
          </w:p>
        </w:tc>
        <w:tc>
          <w:tcPr>
            <w:tcW w:w="4508" w:type="dxa"/>
            <w:tcBorders>
              <w:top w:val="nil"/>
              <w:left w:val="nil"/>
              <w:bottom w:val="nil"/>
              <w:right w:val="nil"/>
            </w:tcBorders>
          </w:tcPr>
          <w:p w14:paraId="288BA048" w14:textId="50AF6E6F" w:rsidR="001763C8" w:rsidRDefault="001763C8" w:rsidP="00E94A70">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(5)</w:t>
            </w:r>
          </w:p>
        </w:tc>
      </w:tr>
    </w:tbl>
    <w:p w14:paraId="34B1B684" w14:textId="7E45CB8F" w:rsidR="0027581B" w:rsidRDefault="00851882" w:rsidP="00D77E43">
      <w:pPr>
        <w:rPr>
          <w:rFonts w:ascii="Times New Roman" w:hAnsi="Times New Roman" w:cs="Times New Roman"/>
          <w:i/>
          <w:sz w:val="24"/>
          <w:szCs w:val="24"/>
        </w:rPr>
      </w:pPr>
      <w:r>
        <w:rPr>
          <w:rFonts w:ascii="Times New Roman" w:hAnsi="Times New Roman" w:cs="Times New Roman"/>
          <w:sz w:val="24"/>
          <w:szCs w:val="24"/>
        </w:rPr>
        <w:t>The performance ratio (PR), where PR=Y</w:t>
      </w:r>
      <w:r w:rsidRPr="00851882">
        <w:rPr>
          <w:rFonts w:ascii="Times New Roman" w:hAnsi="Times New Roman" w:cs="Times New Roman"/>
          <w:sz w:val="24"/>
          <w:szCs w:val="24"/>
          <w:vertAlign w:val="subscript"/>
        </w:rPr>
        <w:t>F</w:t>
      </w:r>
      <w:r>
        <w:rPr>
          <w:rFonts w:ascii="Times New Roman" w:hAnsi="Times New Roman" w:cs="Times New Roman"/>
          <w:sz w:val="24"/>
          <w:szCs w:val="24"/>
        </w:rPr>
        <w:t>/Y</w:t>
      </w:r>
      <w:r w:rsidRPr="00851882">
        <w:rPr>
          <w:rFonts w:ascii="Times New Roman" w:hAnsi="Times New Roman" w:cs="Times New Roman"/>
          <w:sz w:val="24"/>
          <w:szCs w:val="24"/>
          <w:vertAlign w:val="subscript"/>
        </w:rPr>
        <w:t>R</w:t>
      </w:r>
      <w:r>
        <w:rPr>
          <w:rFonts w:ascii="Times New Roman" w:hAnsi="Times New Roman" w:cs="Times New Roman"/>
          <w:sz w:val="24"/>
          <w:szCs w:val="24"/>
        </w:rPr>
        <w:t xml:space="preserve">, provides an indication of the overall losses in relation to the array’s rated output. This includes losses due to utilisation </w:t>
      </w:r>
      <w:del w:id="163" w:author="Elena Gaura" w:date="2020-06-02T07:48:00Z">
        <w:r w:rsidDel="00A534F5">
          <w:rPr>
            <w:rFonts w:ascii="Times New Roman" w:hAnsi="Times New Roman" w:cs="Times New Roman"/>
            <w:sz w:val="24"/>
            <w:szCs w:val="24"/>
          </w:rPr>
          <w:delText xml:space="preserve">being </w:delText>
        </w:r>
      </w:del>
      <w:r>
        <w:rPr>
          <w:rFonts w:ascii="Times New Roman" w:hAnsi="Times New Roman" w:cs="Times New Roman"/>
          <w:sz w:val="24"/>
          <w:szCs w:val="24"/>
        </w:rPr>
        <w:t>below the available irradiance, components inefficiencies, system failures and temperature variations.</w:t>
      </w:r>
      <w:r w:rsidR="005553DE">
        <w:rPr>
          <w:rFonts w:ascii="Times New Roman" w:hAnsi="Times New Roman" w:cs="Times New Roman"/>
          <w:sz w:val="24"/>
          <w:szCs w:val="24"/>
        </w:rPr>
        <w:t xml:space="preserve"> </w:t>
      </w:r>
      <w:r w:rsidR="0027581B">
        <w:rPr>
          <w:rFonts w:ascii="Times New Roman" w:hAnsi="Times New Roman" w:cs="Times New Roman"/>
          <w:sz w:val="24"/>
          <w:szCs w:val="24"/>
        </w:rPr>
        <w:t>The production factor (PF) is also considered, where PF=</w:t>
      </w:r>
      <w:r w:rsidR="0027581B" w:rsidRPr="00A948D7">
        <w:rPr>
          <w:rFonts w:ascii="Times New Roman" w:hAnsi="Times New Roman" w:cs="Times New Roman"/>
          <w:sz w:val="24"/>
          <w:szCs w:val="24"/>
        </w:rPr>
        <w:t xml:space="preserve"> </w:t>
      </w:r>
      <w:r w:rsidR="0027581B">
        <w:rPr>
          <w:rFonts w:ascii="Times New Roman" w:hAnsi="Times New Roman" w:cs="Times New Roman"/>
          <w:sz w:val="24"/>
          <w:szCs w:val="24"/>
        </w:rPr>
        <w:t>Y</w:t>
      </w:r>
      <w:r w:rsidR="0027581B">
        <w:rPr>
          <w:rFonts w:ascii="Times New Roman" w:hAnsi="Times New Roman" w:cs="Times New Roman"/>
          <w:sz w:val="24"/>
          <w:szCs w:val="24"/>
          <w:vertAlign w:val="subscript"/>
        </w:rPr>
        <w:t>A</w:t>
      </w:r>
      <w:r w:rsidR="0027581B">
        <w:rPr>
          <w:rFonts w:ascii="Times New Roman" w:hAnsi="Times New Roman" w:cs="Times New Roman"/>
          <w:sz w:val="24"/>
          <w:szCs w:val="24"/>
        </w:rPr>
        <w:t>/Y</w:t>
      </w:r>
      <w:r w:rsidR="0027581B" w:rsidRPr="00851882">
        <w:rPr>
          <w:rFonts w:ascii="Times New Roman" w:hAnsi="Times New Roman" w:cs="Times New Roman"/>
          <w:sz w:val="24"/>
          <w:szCs w:val="24"/>
          <w:vertAlign w:val="subscript"/>
        </w:rPr>
        <w:t>R</w:t>
      </w:r>
      <w:r w:rsidR="0027581B">
        <w:rPr>
          <w:rFonts w:ascii="Times New Roman" w:hAnsi="Times New Roman" w:cs="Times New Roman"/>
          <w:sz w:val="24"/>
          <w:szCs w:val="24"/>
        </w:rPr>
        <w:t xml:space="preserve">, as it </w:t>
      </w:r>
      <w:commentRangeStart w:id="164"/>
      <w:r w:rsidR="0027581B">
        <w:rPr>
          <w:rFonts w:ascii="Times New Roman" w:hAnsi="Times New Roman" w:cs="Times New Roman"/>
          <w:sz w:val="24"/>
          <w:szCs w:val="24"/>
        </w:rPr>
        <w:t xml:space="preserve">easier </w:t>
      </w:r>
      <w:commentRangeEnd w:id="164"/>
      <w:r w:rsidR="00A534F5">
        <w:rPr>
          <w:rStyle w:val="CommentReference"/>
          <w:rFonts w:ascii="Calibri" w:eastAsia="Calibri" w:hAnsi="Calibri" w:cs="Calibri"/>
          <w:lang w:eastAsia="en-GB"/>
        </w:rPr>
        <w:commentReference w:id="164"/>
      </w:r>
      <w:r w:rsidR="0027581B">
        <w:rPr>
          <w:rFonts w:ascii="Times New Roman" w:hAnsi="Times New Roman" w:cs="Times New Roman"/>
          <w:sz w:val="24"/>
          <w:szCs w:val="24"/>
        </w:rPr>
        <w:t xml:space="preserve">to measure and identifies the system’s total utilisation of the potential array output </w:t>
      </w:r>
      <w:r w:rsidR="0027581B">
        <w:rPr>
          <w:rFonts w:ascii="Times New Roman" w:hAnsi="Times New Roman" w:cs="Times New Roman"/>
          <w:sz w:val="24"/>
          <w:szCs w:val="24"/>
        </w:rPr>
        <w:fldChar w:fldCharType="begin"/>
      </w:r>
      <w:r w:rsidR="0027581B">
        <w:rPr>
          <w:rFonts w:ascii="Times New Roman" w:hAnsi="Times New Roman" w:cs="Times New Roman"/>
          <w:sz w:val="24"/>
          <w:szCs w:val="24"/>
        </w:rPr>
        <w:instrText>ADDIN RW.CITE{{916 Ma,Tao 2017}}</w:instrText>
      </w:r>
      <w:r w:rsidR="0027581B">
        <w:rPr>
          <w:rFonts w:ascii="Times New Roman" w:hAnsi="Times New Roman" w:cs="Times New Roman"/>
          <w:sz w:val="24"/>
          <w:szCs w:val="24"/>
        </w:rPr>
        <w:fldChar w:fldCharType="separate"/>
      </w:r>
      <w:r w:rsidR="0027581B" w:rsidRPr="004412D4">
        <w:rPr>
          <w:rFonts w:ascii="Times New Roman" w:hAnsi="Times New Roman" w:cs="Times New Roman"/>
          <w:bCs/>
          <w:sz w:val="24"/>
          <w:szCs w:val="24"/>
          <w:lang w:val="en-US"/>
        </w:rPr>
        <w:t>(Ma et al., 2017)</w:t>
      </w:r>
      <w:r w:rsidR="0027581B">
        <w:rPr>
          <w:rFonts w:ascii="Times New Roman" w:hAnsi="Times New Roman" w:cs="Times New Roman"/>
          <w:sz w:val="24"/>
          <w:szCs w:val="24"/>
        </w:rPr>
        <w:fldChar w:fldCharType="end"/>
      </w:r>
      <w:r w:rsidR="0027581B">
        <w:rPr>
          <w:rFonts w:ascii="Times New Roman" w:hAnsi="Times New Roman" w:cs="Times New Roman"/>
          <w:sz w:val="24"/>
          <w:szCs w:val="24"/>
        </w:rPr>
        <w:t>.</w:t>
      </w:r>
    </w:p>
    <w:p w14:paraId="48435B37" w14:textId="09066A4A" w:rsidR="00851882" w:rsidRDefault="005553DE" w:rsidP="00D77E43">
      <w:pPr>
        <w:rPr>
          <w:rFonts w:ascii="Times New Roman" w:hAnsi="Times New Roman" w:cs="Times New Roman"/>
          <w:sz w:val="24"/>
          <w:szCs w:val="24"/>
        </w:rPr>
      </w:pPr>
      <w:r>
        <w:rPr>
          <w:rFonts w:ascii="Times New Roman" w:hAnsi="Times New Roman" w:cs="Times New Roman"/>
          <w:sz w:val="24"/>
          <w:szCs w:val="24"/>
        </w:rPr>
        <w:t xml:space="preserve">The </w:t>
      </w:r>
      <w:commentRangeStart w:id="165"/>
      <w:r>
        <w:rPr>
          <w:rFonts w:ascii="Times New Roman" w:hAnsi="Times New Roman" w:cs="Times New Roman"/>
          <w:sz w:val="24"/>
          <w:szCs w:val="24"/>
        </w:rPr>
        <w:t xml:space="preserve">overall total </w:t>
      </w:r>
      <w:commentRangeEnd w:id="165"/>
      <w:r w:rsidR="00A534F5">
        <w:rPr>
          <w:rStyle w:val="CommentReference"/>
          <w:rFonts w:ascii="Calibri" w:eastAsia="Calibri" w:hAnsi="Calibri" w:cs="Calibri"/>
          <w:lang w:eastAsia="en-GB"/>
        </w:rPr>
        <w:commentReference w:id="165"/>
      </w:r>
      <w:r>
        <w:rPr>
          <w:rFonts w:ascii="Times New Roman" w:hAnsi="Times New Roman" w:cs="Times New Roman"/>
          <w:sz w:val="24"/>
          <w:szCs w:val="24"/>
        </w:rPr>
        <w:t>system</w:t>
      </w:r>
      <w:r w:rsidR="00D97637">
        <w:rPr>
          <w:rFonts w:ascii="Times New Roman" w:hAnsi="Times New Roman" w:cs="Times New Roman"/>
          <w:sz w:val="24"/>
          <w:szCs w:val="24"/>
        </w:rPr>
        <w:t xml:space="preserve"> efficiency, </w:t>
      </w:r>
      <w:proofErr w:type="spellStart"/>
      <w:r w:rsidR="00D97637" w:rsidRPr="00F47470">
        <w:rPr>
          <w:rFonts w:ascii="Times New Roman" w:hAnsi="Times New Roman" w:cs="Times New Roman"/>
          <w:i/>
          <w:sz w:val="24"/>
          <w:szCs w:val="24"/>
        </w:rPr>
        <w:t>η</w:t>
      </w:r>
      <w:r w:rsidR="00D97637" w:rsidRPr="00F47470">
        <w:rPr>
          <w:rFonts w:ascii="Times New Roman" w:hAnsi="Times New Roman" w:cs="Times New Roman"/>
          <w:i/>
          <w:sz w:val="24"/>
          <w:szCs w:val="24"/>
          <w:vertAlign w:val="subscript"/>
        </w:rPr>
        <w:t>total</w:t>
      </w:r>
      <w:proofErr w:type="spellEnd"/>
      <w:r w:rsidR="00D97637" w:rsidRPr="00F47470">
        <w:rPr>
          <w:rFonts w:ascii="Times New Roman" w:hAnsi="Times New Roman" w:cs="Times New Roman"/>
          <w:sz w:val="24"/>
          <w:szCs w:val="24"/>
        </w:rPr>
        <w:t>,</w:t>
      </w:r>
      <w:r>
        <w:rPr>
          <w:rFonts w:ascii="Times New Roman" w:hAnsi="Times New Roman" w:cs="Times New Roman"/>
          <w:sz w:val="24"/>
          <w:szCs w:val="24"/>
        </w:rPr>
        <w:t xml:space="preserve"> </w:t>
      </w:r>
      <w:r w:rsidR="00D97637">
        <w:rPr>
          <w:rFonts w:ascii="Times New Roman" w:hAnsi="Times New Roman" w:cs="Times New Roman"/>
          <w:sz w:val="24"/>
          <w:szCs w:val="24"/>
        </w:rPr>
        <w:t>is given by</w:t>
      </w:r>
      <w:ins w:id="166" w:author="Elena Gaura" w:date="2020-06-02T07:50:00Z">
        <w:r w:rsidR="00A534F5">
          <w:rPr>
            <w:rFonts w:ascii="Times New Roman" w:hAnsi="Times New Roman" w:cs="Times New Roman"/>
            <w:sz w:val="24"/>
            <w:szCs w:val="24"/>
          </w:rPr>
          <w:t>:</w:t>
        </w:r>
      </w:ins>
      <w:del w:id="167" w:author="Elena Gaura" w:date="2020-06-02T07:50:00Z">
        <w:r w:rsidR="00D87B56" w:rsidDel="00A534F5">
          <w:rPr>
            <w:rFonts w:ascii="Times New Roman" w:hAnsi="Times New Roman" w:cs="Times New Roman"/>
            <w:sz w:val="24"/>
            <w:szCs w:val="24"/>
          </w:rPr>
          <w:delText>,</w:delText>
        </w:r>
      </w:del>
    </w:p>
    <w:tbl>
      <w:tblPr>
        <w:tblStyle w:val="TableGrid"/>
        <w:tblW w:w="0" w:type="auto"/>
        <w:tblLook w:val="04A0" w:firstRow="1" w:lastRow="0" w:firstColumn="1" w:lastColumn="0" w:noHBand="0" w:noVBand="1"/>
      </w:tblPr>
      <w:tblGrid>
        <w:gridCol w:w="4508"/>
        <w:gridCol w:w="4508"/>
      </w:tblGrid>
      <w:tr w:rsidR="00D97637" w14:paraId="32CDF333" w14:textId="77777777" w:rsidTr="00E94A70">
        <w:trPr>
          <w:trHeight w:val="585"/>
        </w:trPr>
        <w:tc>
          <w:tcPr>
            <w:tcW w:w="4508" w:type="dxa"/>
            <w:tcBorders>
              <w:top w:val="nil"/>
              <w:left w:val="nil"/>
              <w:bottom w:val="nil"/>
              <w:right w:val="nil"/>
            </w:tcBorders>
          </w:tcPr>
          <w:p w14:paraId="0CF9E3EE" w14:textId="6964EF49" w:rsidR="00D97637" w:rsidRPr="00F47470" w:rsidRDefault="00C84734" w:rsidP="00D87B56">
            <w:pPr>
              <w:spacing w:after="120" w:line="360" w:lineRule="auto"/>
              <w:rPr>
                <w:rFonts w:ascii="Times New Roman" w:eastAsia="Calibri"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η</m:t>
                    </m:r>
                  </m:e>
                  <m:sub>
                    <m:r>
                      <w:rPr>
                        <w:rFonts w:ascii="Cambria Math" w:eastAsiaTheme="minorEastAsia" w:hAnsi="Cambria Math" w:cs="Times New Roman"/>
                        <w:sz w:val="24"/>
                        <w:szCs w:val="24"/>
                      </w:rPr>
                      <m:t>total</m:t>
                    </m:r>
                  </m:sub>
                </m:sSub>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Load</m:t>
                        </m:r>
                      </m:sub>
                    </m:sSub>
                  </m:num>
                  <m:den>
                    <m:r>
                      <w:rPr>
                        <w:rFonts w:ascii="Cambria Math" w:hAnsi="Cambria Math" w:cs="Times New Roman"/>
                        <w:sz w:val="24"/>
                        <w:szCs w:val="24"/>
                      </w:rPr>
                      <m:t>A×</m:t>
                    </m:r>
                    <m:nary>
                      <m:naryPr>
                        <m:chr m:val="∑"/>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Gi</m:t>
                        </m:r>
                      </m:e>
                    </m:nary>
                  </m:den>
                </m:f>
              </m:oMath>
            </m:oMathPara>
          </w:p>
        </w:tc>
        <w:tc>
          <w:tcPr>
            <w:tcW w:w="4508" w:type="dxa"/>
            <w:tcBorders>
              <w:top w:val="nil"/>
              <w:left w:val="nil"/>
              <w:bottom w:val="nil"/>
              <w:right w:val="nil"/>
            </w:tcBorders>
          </w:tcPr>
          <w:p w14:paraId="69A9D143" w14:textId="2D6799DF" w:rsidR="00D97637" w:rsidRDefault="00D97637" w:rsidP="00E94A70">
            <w:pPr>
              <w:spacing w:after="120" w:line="360" w:lineRule="auto"/>
              <w:jc w:val="right"/>
              <w:rPr>
                <w:rFonts w:ascii="Times New Roman" w:eastAsia="Calibri" w:hAnsi="Times New Roman" w:cs="Times New Roman"/>
                <w:sz w:val="24"/>
                <w:szCs w:val="24"/>
              </w:rPr>
            </w:pPr>
            <w:r>
              <w:rPr>
                <w:rFonts w:ascii="Times New Roman" w:eastAsia="Calibri" w:hAnsi="Times New Roman" w:cs="Times New Roman"/>
                <w:sz w:val="24"/>
                <w:szCs w:val="24"/>
              </w:rPr>
              <w:t>(</w:t>
            </w:r>
            <w:r w:rsidR="00D87B56">
              <w:rPr>
                <w:rFonts w:ascii="Times New Roman" w:eastAsia="Calibri" w:hAnsi="Times New Roman" w:cs="Times New Roman"/>
                <w:sz w:val="24"/>
                <w:szCs w:val="24"/>
              </w:rPr>
              <w:t>6</w:t>
            </w:r>
            <w:r>
              <w:rPr>
                <w:rFonts w:ascii="Times New Roman" w:eastAsia="Calibri" w:hAnsi="Times New Roman" w:cs="Times New Roman"/>
                <w:sz w:val="24"/>
                <w:szCs w:val="24"/>
              </w:rPr>
              <w:t>)</w:t>
            </w:r>
          </w:p>
        </w:tc>
      </w:tr>
    </w:tbl>
    <w:p w14:paraId="789C954D" w14:textId="0ACF1726" w:rsidR="001E089B" w:rsidRDefault="001E089B" w:rsidP="001763C8">
      <w:pPr>
        <w:spacing w:line="360" w:lineRule="auto"/>
        <w:rPr>
          <w:rFonts w:ascii="Times New Roman" w:hAnsi="Times New Roman" w:cs="Times New Roman"/>
          <w:i/>
          <w:sz w:val="24"/>
          <w:szCs w:val="24"/>
        </w:rPr>
      </w:pPr>
    </w:p>
    <w:p w14:paraId="715870A5" w14:textId="77777777" w:rsidR="00D77E43" w:rsidRDefault="00D77E43" w:rsidP="00064700">
      <w:pPr>
        <w:spacing w:line="360" w:lineRule="auto"/>
        <w:rPr>
          <w:rFonts w:ascii="Times New Roman" w:hAnsi="Times New Roman" w:cs="Times New Roman"/>
          <w:b/>
          <w:sz w:val="24"/>
          <w:szCs w:val="24"/>
        </w:rPr>
      </w:pPr>
    </w:p>
    <w:p w14:paraId="68E66100" w14:textId="77777777" w:rsidR="00D77E43" w:rsidRDefault="00D77E43" w:rsidP="00064700">
      <w:pPr>
        <w:spacing w:line="360" w:lineRule="auto"/>
        <w:rPr>
          <w:rFonts w:ascii="Times New Roman" w:hAnsi="Times New Roman" w:cs="Times New Roman"/>
          <w:b/>
          <w:sz w:val="24"/>
          <w:szCs w:val="24"/>
        </w:rPr>
      </w:pPr>
    </w:p>
    <w:p w14:paraId="69242EF7" w14:textId="77777777" w:rsidR="00D77E43" w:rsidRDefault="00D77E43" w:rsidP="00064700">
      <w:pPr>
        <w:spacing w:line="360" w:lineRule="auto"/>
        <w:rPr>
          <w:rFonts w:ascii="Times New Roman" w:hAnsi="Times New Roman" w:cs="Times New Roman"/>
          <w:b/>
          <w:sz w:val="24"/>
          <w:szCs w:val="24"/>
        </w:rPr>
      </w:pPr>
    </w:p>
    <w:p w14:paraId="2C2A9E23" w14:textId="77777777" w:rsidR="00D77E43" w:rsidRDefault="00D77E43" w:rsidP="00064700">
      <w:pPr>
        <w:spacing w:line="360" w:lineRule="auto"/>
        <w:rPr>
          <w:rFonts w:ascii="Times New Roman" w:hAnsi="Times New Roman" w:cs="Times New Roman"/>
          <w:b/>
          <w:sz w:val="24"/>
          <w:szCs w:val="24"/>
        </w:rPr>
      </w:pPr>
    </w:p>
    <w:p w14:paraId="3E4FEABD" w14:textId="19BA2DB1" w:rsidR="00045042" w:rsidRDefault="00064700" w:rsidP="00064700">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2.5 </w:t>
      </w:r>
      <w:r w:rsidRPr="00BA7334">
        <w:rPr>
          <w:rFonts w:ascii="Times New Roman" w:hAnsi="Times New Roman" w:cs="Times New Roman"/>
          <w:b/>
          <w:sz w:val="24"/>
          <w:szCs w:val="24"/>
        </w:rPr>
        <w:t>Data collection</w:t>
      </w:r>
      <w:r w:rsidR="0060057A">
        <w:rPr>
          <w:rFonts w:ascii="Times New Roman" w:hAnsi="Times New Roman" w:cs="Times New Roman"/>
          <w:b/>
          <w:sz w:val="24"/>
          <w:szCs w:val="24"/>
        </w:rPr>
        <w:t xml:space="preserve"> and processing</w:t>
      </w:r>
    </w:p>
    <w:p w14:paraId="16779793" w14:textId="611EECCA" w:rsidR="00045042" w:rsidRPr="00A91D53" w:rsidRDefault="00045042" w:rsidP="00A91D53">
      <w:pPr>
        <w:pStyle w:val="ListParagraph"/>
        <w:numPr>
          <w:ilvl w:val="0"/>
          <w:numId w:val="33"/>
        </w:numPr>
        <w:spacing w:line="360" w:lineRule="auto"/>
        <w:rPr>
          <w:rFonts w:ascii="Times New Roman" w:hAnsi="Times New Roman" w:cs="Times New Roman"/>
          <w:i/>
          <w:sz w:val="24"/>
          <w:szCs w:val="24"/>
        </w:rPr>
      </w:pPr>
      <w:r w:rsidRPr="00A91D53">
        <w:rPr>
          <w:rFonts w:ascii="Times New Roman" w:hAnsi="Times New Roman" w:cs="Times New Roman"/>
          <w:i/>
          <w:sz w:val="24"/>
          <w:szCs w:val="24"/>
        </w:rPr>
        <w:t>Reporting period</w:t>
      </w:r>
    </w:p>
    <w:p w14:paraId="7A6ED97F" w14:textId="012415A7" w:rsidR="00045042" w:rsidRPr="00A91D53" w:rsidRDefault="00045042" w:rsidP="00A91D53">
      <w:pPr>
        <w:pStyle w:val="ListParagraph"/>
        <w:numPr>
          <w:ilvl w:val="0"/>
          <w:numId w:val="33"/>
        </w:numPr>
        <w:spacing w:line="360" w:lineRule="auto"/>
        <w:rPr>
          <w:rFonts w:ascii="Times New Roman" w:hAnsi="Times New Roman" w:cs="Times New Roman"/>
          <w:i/>
          <w:sz w:val="24"/>
          <w:szCs w:val="24"/>
        </w:rPr>
      </w:pPr>
      <w:r w:rsidRPr="00A91D53">
        <w:rPr>
          <w:rFonts w:ascii="Times New Roman" w:hAnsi="Times New Roman" w:cs="Times New Roman"/>
          <w:i/>
          <w:sz w:val="24"/>
          <w:szCs w:val="24"/>
        </w:rPr>
        <w:t>Key variables and assumptions</w:t>
      </w:r>
    </w:p>
    <w:p w14:paraId="605F5B11" w14:textId="3465A474" w:rsidR="00045042" w:rsidRPr="00A91D53" w:rsidRDefault="00045042" w:rsidP="00A91D53">
      <w:pPr>
        <w:pStyle w:val="ListParagraph"/>
        <w:numPr>
          <w:ilvl w:val="0"/>
          <w:numId w:val="33"/>
        </w:numPr>
        <w:spacing w:line="360" w:lineRule="auto"/>
        <w:rPr>
          <w:rFonts w:ascii="Times New Roman" w:hAnsi="Times New Roman" w:cs="Times New Roman"/>
          <w:i/>
          <w:sz w:val="24"/>
          <w:szCs w:val="24"/>
        </w:rPr>
      </w:pPr>
      <w:commentRangeStart w:id="168"/>
      <w:r w:rsidRPr="00A91D53">
        <w:rPr>
          <w:rFonts w:ascii="Times New Roman" w:hAnsi="Times New Roman" w:cs="Times New Roman"/>
          <w:i/>
          <w:sz w:val="24"/>
          <w:szCs w:val="24"/>
        </w:rPr>
        <w:t>Data yield</w:t>
      </w:r>
    </w:p>
    <w:p w14:paraId="3A62D560" w14:textId="35A887C8" w:rsidR="00045042" w:rsidRPr="00A91D53" w:rsidRDefault="00045042" w:rsidP="00A91D53">
      <w:pPr>
        <w:pStyle w:val="ListParagraph"/>
        <w:numPr>
          <w:ilvl w:val="0"/>
          <w:numId w:val="33"/>
        </w:numPr>
        <w:spacing w:line="360" w:lineRule="auto"/>
        <w:rPr>
          <w:rFonts w:ascii="Times New Roman" w:hAnsi="Times New Roman" w:cs="Times New Roman"/>
          <w:i/>
          <w:sz w:val="24"/>
          <w:szCs w:val="24"/>
        </w:rPr>
      </w:pPr>
      <w:r w:rsidRPr="00A91D53">
        <w:rPr>
          <w:rFonts w:ascii="Times New Roman" w:hAnsi="Times New Roman" w:cs="Times New Roman"/>
          <w:i/>
          <w:sz w:val="24"/>
          <w:szCs w:val="24"/>
        </w:rPr>
        <w:t>Data quality</w:t>
      </w:r>
    </w:p>
    <w:p w14:paraId="1D6DE3B7" w14:textId="6A19C3E5" w:rsidR="00A91D53" w:rsidRPr="00A91D53" w:rsidRDefault="00A91D53" w:rsidP="00A91D53">
      <w:pPr>
        <w:pStyle w:val="ListParagraph"/>
        <w:numPr>
          <w:ilvl w:val="0"/>
          <w:numId w:val="33"/>
        </w:numPr>
        <w:spacing w:line="360" w:lineRule="auto"/>
        <w:rPr>
          <w:rFonts w:ascii="Times New Roman" w:hAnsi="Times New Roman" w:cs="Times New Roman"/>
          <w:i/>
          <w:sz w:val="24"/>
          <w:szCs w:val="24"/>
        </w:rPr>
      </w:pPr>
      <w:r w:rsidRPr="00A91D53">
        <w:rPr>
          <w:rFonts w:ascii="Times New Roman" w:hAnsi="Times New Roman" w:cs="Times New Roman"/>
          <w:i/>
          <w:sz w:val="24"/>
          <w:szCs w:val="24"/>
        </w:rPr>
        <w:t>Data imputation</w:t>
      </w:r>
      <w:r>
        <w:rPr>
          <w:rFonts w:ascii="Times New Roman" w:hAnsi="Times New Roman" w:cs="Times New Roman"/>
          <w:i/>
          <w:sz w:val="24"/>
          <w:szCs w:val="24"/>
        </w:rPr>
        <w:t xml:space="preserve"> and verification</w:t>
      </w:r>
      <w:commentRangeEnd w:id="168"/>
      <w:r w:rsidR="009D2B86">
        <w:rPr>
          <w:rStyle w:val="CommentReference"/>
          <w:rFonts w:ascii="Calibri" w:eastAsia="Calibri" w:hAnsi="Calibri" w:cs="Calibri"/>
          <w:lang w:eastAsia="en-GB"/>
        </w:rPr>
        <w:commentReference w:id="168"/>
      </w:r>
    </w:p>
    <w:p w14:paraId="3532088E" w14:textId="710A7D71" w:rsidR="006279B3" w:rsidRDefault="00064700" w:rsidP="00064700">
      <w:pPr>
        <w:spacing w:line="360" w:lineRule="auto"/>
        <w:rPr>
          <w:rFonts w:ascii="Times New Roman" w:hAnsi="Times New Roman" w:cs="Times New Roman"/>
          <w:color w:val="000000" w:themeColor="text1"/>
          <w:sz w:val="24"/>
          <w:szCs w:val="24"/>
        </w:rPr>
      </w:pPr>
      <w:r w:rsidRPr="00202B58">
        <w:rPr>
          <w:rFonts w:ascii="Times New Roman" w:hAnsi="Times New Roman" w:cs="Times New Roman"/>
          <w:sz w:val="24"/>
          <w:szCs w:val="24"/>
        </w:rPr>
        <w:t xml:space="preserve">The </w:t>
      </w:r>
      <w:ins w:id="169" w:author="Elena Gaura" w:date="2020-06-02T07:50:00Z">
        <w:r w:rsidR="00D23C3C">
          <w:rPr>
            <w:rFonts w:ascii="Times New Roman" w:hAnsi="Times New Roman" w:cs="Times New Roman"/>
            <w:sz w:val="24"/>
            <w:szCs w:val="24"/>
          </w:rPr>
          <w:t xml:space="preserve">solar </w:t>
        </w:r>
      </w:ins>
      <w:r w:rsidRPr="00202B58">
        <w:rPr>
          <w:rFonts w:ascii="Times New Roman" w:hAnsi="Times New Roman" w:cs="Times New Roman"/>
          <w:sz w:val="24"/>
          <w:szCs w:val="24"/>
        </w:rPr>
        <w:t xml:space="preserve">systems were monitored from July 2019 to X 2020. </w:t>
      </w:r>
      <w:r>
        <w:rPr>
          <w:rFonts w:ascii="Times New Roman" w:hAnsi="Times New Roman" w:cs="Times New Roman"/>
          <w:sz w:val="24"/>
          <w:szCs w:val="24"/>
        </w:rPr>
        <w:t xml:space="preserve">Live irradiance data from </w:t>
      </w:r>
      <w:proofErr w:type="spellStart"/>
      <w:r w:rsidRPr="00CB7983">
        <w:rPr>
          <w:rFonts w:ascii="Times New Roman" w:eastAsia="Calibri" w:hAnsi="Times New Roman" w:cs="Times New Roman"/>
          <w:sz w:val="24"/>
          <w:szCs w:val="24"/>
        </w:rPr>
        <w:t>SolCast</w:t>
      </w:r>
      <w:proofErr w:type="spellEnd"/>
      <w:r w:rsidRPr="00CB7983">
        <w:rPr>
          <w:rFonts w:ascii="Times New Roman" w:eastAsia="Calibri" w:hAnsi="Times New Roman" w:cs="Times New Roman"/>
          <w:sz w:val="24"/>
          <w:szCs w:val="24"/>
        </w:rPr>
        <w:t xml:space="preserve"> was used </w:t>
      </w:r>
      <w:r w:rsidR="00F853DC">
        <w:rPr>
          <w:rFonts w:ascii="Times New Roman" w:eastAsia="Calibri" w:hAnsi="Times New Roman" w:cs="Times New Roman"/>
          <w:sz w:val="24"/>
          <w:szCs w:val="24"/>
        </w:rPr>
        <w:t xml:space="preserve">to </w:t>
      </w:r>
      <w:r>
        <w:rPr>
          <w:rFonts w:ascii="Times New Roman" w:eastAsia="Calibri" w:hAnsi="Times New Roman" w:cs="Times New Roman"/>
          <w:sz w:val="24"/>
          <w:szCs w:val="24"/>
        </w:rPr>
        <w:t xml:space="preserve">estimate </w:t>
      </w:r>
      <w:commentRangeStart w:id="170"/>
      <w:r>
        <w:rPr>
          <w:rFonts w:ascii="Times New Roman" w:eastAsia="Calibri" w:hAnsi="Times New Roman" w:cs="Times New Roman"/>
          <w:sz w:val="24"/>
          <w:szCs w:val="24"/>
        </w:rPr>
        <w:t xml:space="preserve">potential </w:t>
      </w:r>
      <w:commentRangeEnd w:id="170"/>
      <w:r w:rsidR="00D23C3C">
        <w:rPr>
          <w:rStyle w:val="CommentReference"/>
          <w:rFonts w:ascii="Calibri" w:eastAsia="Calibri" w:hAnsi="Calibri" w:cs="Calibri"/>
          <w:lang w:eastAsia="en-GB"/>
        </w:rPr>
        <w:commentReference w:id="170"/>
      </w:r>
      <w:r>
        <w:rPr>
          <w:rFonts w:ascii="Times New Roman" w:eastAsia="Calibri" w:hAnsi="Times New Roman" w:cs="Times New Roman"/>
          <w:sz w:val="24"/>
          <w:szCs w:val="24"/>
        </w:rPr>
        <w:t>PV power output</w:t>
      </w:r>
      <w:r w:rsidRPr="00CB7983">
        <w:rPr>
          <w:rFonts w:ascii="Times New Roman" w:eastAsia="Calibri" w:hAnsi="Times New Roman" w:cs="Times New Roman"/>
          <w:sz w:val="24"/>
          <w:szCs w:val="24"/>
        </w:rPr>
        <w:t>.</w:t>
      </w:r>
      <w:r>
        <w:rPr>
          <w:rFonts w:ascii="Times New Roman" w:eastAsia="Calibri" w:hAnsi="Times New Roman" w:cs="Times New Roman"/>
          <w:sz w:val="24"/>
          <w:szCs w:val="24"/>
        </w:rPr>
        <w:t xml:space="preserve"> </w:t>
      </w:r>
      <w:r>
        <w:rPr>
          <w:rFonts w:ascii="Times New Roman" w:hAnsi="Times New Roman" w:cs="Times New Roman"/>
          <w:color w:val="000000" w:themeColor="text1"/>
          <w:sz w:val="24"/>
          <w:szCs w:val="24"/>
        </w:rPr>
        <w:t xml:space="preserve">Whilst using a </w:t>
      </w:r>
      <w:r w:rsidRPr="00421DB5">
        <w:rPr>
          <w:rFonts w:ascii="Times New Roman" w:hAnsi="Times New Roman" w:cs="Times New Roman"/>
          <w:color w:val="000000" w:themeColor="text1"/>
          <w:sz w:val="24"/>
          <w:szCs w:val="24"/>
        </w:rPr>
        <w:t>pyranometer</w:t>
      </w:r>
      <w:r>
        <w:rPr>
          <w:rFonts w:ascii="Times New Roman" w:hAnsi="Times New Roman" w:cs="Times New Roman"/>
          <w:color w:val="000000" w:themeColor="text1"/>
          <w:sz w:val="24"/>
          <w:szCs w:val="24"/>
        </w:rPr>
        <w:t xml:space="preserve"> is recommended for obtaining local</w:t>
      </w:r>
      <w:r w:rsidRPr="00421DB5">
        <w:rPr>
          <w:rFonts w:ascii="Times New Roman" w:hAnsi="Times New Roman" w:cs="Times New Roman"/>
          <w:color w:val="000000" w:themeColor="text1"/>
          <w:sz w:val="24"/>
          <w:szCs w:val="24"/>
        </w:rPr>
        <w:t xml:space="preserve"> solar irradiance</w:t>
      </w:r>
      <w:r>
        <w:rPr>
          <w:rFonts w:ascii="Times New Roman" w:hAnsi="Times New Roman" w:cs="Times New Roman"/>
          <w:color w:val="000000" w:themeColor="text1"/>
          <w:sz w:val="24"/>
          <w:szCs w:val="24"/>
        </w:rPr>
        <w:t xml:space="preserve"> measurements for utility-scale PV system performance assessment</w:t>
      </w:r>
      <w:r w:rsidRPr="00421DB5">
        <w:rPr>
          <w:rFonts w:ascii="Times New Roman" w:hAnsi="Times New Roman" w:cs="Times New Roman"/>
          <w:color w:val="000000" w:themeColor="text1"/>
          <w:sz w:val="24"/>
          <w:szCs w:val="24"/>
        </w:rPr>
        <w:t xml:space="preserve">, satellite-obtained solar irradiance data is </w:t>
      </w:r>
      <w:r>
        <w:rPr>
          <w:rFonts w:ascii="Times New Roman" w:hAnsi="Times New Roman" w:cs="Times New Roman"/>
          <w:color w:val="000000" w:themeColor="text1"/>
          <w:sz w:val="24"/>
          <w:szCs w:val="24"/>
        </w:rPr>
        <w:t>often used</w:t>
      </w:r>
      <w:r w:rsidRPr="00421DB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to assess</w:t>
      </w:r>
      <w:r w:rsidRPr="00421DB5">
        <w:rPr>
          <w:rFonts w:ascii="Times New Roman" w:hAnsi="Times New Roman" w:cs="Times New Roman"/>
          <w:color w:val="000000" w:themeColor="text1"/>
          <w:sz w:val="24"/>
          <w:szCs w:val="24"/>
        </w:rPr>
        <w:t xml:space="preserve"> smaller systems (typically less than 5 </w:t>
      </w:r>
      <w:proofErr w:type="spellStart"/>
      <w:r w:rsidRPr="00421DB5">
        <w:rPr>
          <w:rFonts w:ascii="Times New Roman" w:hAnsi="Times New Roman" w:cs="Times New Roman"/>
          <w:color w:val="000000" w:themeColor="text1"/>
          <w:sz w:val="24"/>
          <w:szCs w:val="24"/>
        </w:rPr>
        <w:t>kWp</w:t>
      </w:r>
      <w:proofErr w:type="spellEnd"/>
      <w:r w:rsidRPr="00421DB5">
        <w:rPr>
          <w:rFonts w:ascii="Times New Roman" w:hAnsi="Times New Roman" w:cs="Times New Roman"/>
          <w:color w:val="000000" w:themeColor="text1"/>
          <w:sz w:val="24"/>
          <w:szCs w:val="24"/>
        </w:rPr>
        <w:t>)</w:t>
      </w:r>
      <w:r w:rsidRPr="00CB798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ADDIN RW.CITE{{923 Copper,Jessie 2013}}</w:instrText>
      </w:r>
      <w:r>
        <w:rPr>
          <w:rFonts w:ascii="Times New Roman" w:hAnsi="Times New Roman" w:cs="Times New Roman"/>
          <w:color w:val="000000" w:themeColor="text1"/>
          <w:sz w:val="24"/>
          <w:szCs w:val="24"/>
        </w:rPr>
        <w:fldChar w:fldCharType="separate"/>
      </w:r>
      <w:r w:rsidRPr="00316434">
        <w:rPr>
          <w:rFonts w:ascii="Times New Roman" w:hAnsi="Times New Roman" w:cs="Times New Roman"/>
          <w:bCs/>
          <w:color w:val="000000" w:themeColor="text1"/>
          <w:sz w:val="24"/>
          <w:szCs w:val="24"/>
          <w:lang w:val="en-US"/>
        </w:rPr>
        <w:t>(Copper et al., 2013)</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 xml:space="preserve">. </w:t>
      </w:r>
      <w:commentRangeStart w:id="171"/>
      <w:r>
        <w:rPr>
          <w:rFonts w:ascii="Times New Roman" w:hAnsi="Times New Roman" w:cs="Times New Roman"/>
          <w:color w:val="000000" w:themeColor="text1"/>
          <w:sz w:val="24"/>
          <w:szCs w:val="24"/>
        </w:rPr>
        <w:t xml:space="preserve">The </w:t>
      </w:r>
      <w:r w:rsidRPr="00421DB5">
        <w:rPr>
          <w:rFonts w:ascii="Times New Roman" w:hAnsi="Times New Roman" w:cs="Times New Roman"/>
          <w:color w:val="000000" w:themeColor="text1"/>
          <w:sz w:val="24"/>
          <w:szCs w:val="24"/>
        </w:rPr>
        <w:t>accuracy of satellite-measured irradi</w:t>
      </w:r>
      <w:r>
        <w:rPr>
          <w:rFonts w:ascii="Times New Roman" w:hAnsi="Times New Roman" w:cs="Times New Roman"/>
          <w:color w:val="000000" w:themeColor="text1"/>
          <w:sz w:val="24"/>
          <w:szCs w:val="24"/>
        </w:rPr>
        <w:t xml:space="preserve">ance data, has been researched in several studies, finding root mean square errors to be low at 3.4% for clear conditions, but increasing to above 25% for clouded skies </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ADDIN RW.CITE{{925 Perez,Richard 2001; 924 Bright,JamieM 2019}}</w:instrText>
      </w:r>
      <w:r>
        <w:rPr>
          <w:rFonts w:ascii="Times New Roman" w:hAnsi="Times New Roman" w:cs="Times New Roman"/>
          <w:color w:val="000000" w:themeColor="text1"/>
          <w:sz w:val="24"/>
          <w:szCs w:val="24"/>
        </w:rPr>
        <w:fldChar w:fldCharType="separate"/>
      </w:r>
      <w:r w:rsidRPr="00316434">
        <w:rPr>
          <w:rFonts w:ascii="Times New Roman" w:hAnsi="Times New Roman" w:cs="Times New Roman"/>
          <w:bCs/>
          <w:color w:val="000000" w:themeColor="text1"/>
          <w:sz w:val="24"/>
          <w:szCs w:val="24"/>
          <w:lang w:val="en-US"/>
        </w:rPr>
        <w:t>(Perez et al., 2001,Bright, 2019)</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w:t>
      </w:r>
      <w:r w:rsidR="006279B3">
        <w:rPr>
          <w:rFonts w:ascii="Times New Roman" w:hAnsi="Times New Roman" w:cs="Times New Roman"/>
          <w:color w:val="000000" w:themeColor="text1"/>
          <w:sz w:val="24"/>
          <w:szCs w:val="24"/>
        </w:rPr>
        <w:t xml:space="preserve"> </w:t>
      </w:r>
      <w:commentRangeEnd w:id="171"/>
      <w:r w:rsidR="00D23C3C">
        <w:rPr>
          <w:rStyle w:val="CommentReference"/>
          <w:rFonts w:ascii="Calibri" w:eastAsia="Calibri" w:hAnsi="Calibri" w:cs="Calibri"/>
          <w:lang w:eastAsia="en-GB"/>
        </w:rPr>
        <w:commentReference w:id="171"/>
      </w:r>
    </w:p>
    <w:p w14:paraId="0CFB0B63" w14:textId="2C53EA76" w:rsidR="006279B3" w:rsidRDefault="00F123BF" w:rsidP="00064700">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total load output </w:t>
      </w:r>
      <w:r>
        <w:rPr>
          <w:rFonts w:ascii="Times New Roman" w:hAnsi="Times New Roman" w:cs="Times New Roman"/>
          <w:sz w:val="24"/>
          <w:szCs w:val="24"/>
        </w:rPr>
        <w:t>was</w:t>
      </w:r>
      <w:r w:rsidRPr="00F853DC">
        <w:rPr>
          <w:rFonts w:ascii="Times New Roman" w:hAnsi="Times New Roman" w:cs="Times New Roman"/>
          <w:sz w:val="24"/>
          <w:szCs w:val="24"/>
        </w:rPr>
        <w:t xml:space="preserve"> </w:t>
      </w:r>
      <w:r>
        <w:rPr>
          <w:rFonts w:ascii="Times New Roman" w:hAnsi="Times New Roman" w:cs="Times New Roman"/>
          <w:color w:val="000000" w:themeColor="text1"/>
          <w:sz w:val="24"/>
          <w:szCs w:val="24"/>
        </w:rPr>
        <w:t>calculated from the combined light and socket consumption</w:t>
      </w:r>
      <w:r w:rsidRPr="00F853DC">
        <w:rPr>
          <w:rFonts w:ascii="Times New Roman" w:hAnsi="Times New Roman" w:cs="Times New Roman"/>
          <w:sz w:val="24"/>
          <w:szCs w:val="24"/>
        </w:rPr>
        <w:t>.</w:t>
      </w:r>
      <w:r w:rsidRPr="00F123BF">
        <w:rPr>
          <w:rFonts w:ascii="Times New Roman" w:hAnsi="Times New Roman" w:cs="Times New Roman"/>
          <w:i/>
          <w:sz w:val="24"/>
          <w:szCs w:val="24"/>
        </w:rPr>
        <w:t xml:space="preserve"> </w:t>
      </w:r>
      <w:r w:rsidR="006279B3">
        <w:rPr>
          <w:rFonts w:ascii="Times New Roman" w:hAnsi="Times New Roman" w:cs="Times New Roman"/>
          <w:color w:val="000000" w:themeColor="text1"/>
          <w:sz w:val="24"/>
          <w:szCs w:val="24"/>
        </w:rPr>
        <w:t xml:space="preserve">In Rwanda the </w:t>
      </w:r>
      <w:r w:rsidR="00D05F17">
        <w:rPr>
          <w:rFonts w:ascii="Times New Roman" w:hAnsi="Times New Roman" w:cs="Times New Roman"/>
          <w:color w:val="000000" w:themeColor="text1"/>
          <w:sz w:val="24"/>
          <w:szCs w:val="24"/>
        </w:rPr>
        <w:t xml:space="preserve">AC </w:t>
      </w:r>
      <w:r w:rsidR="006279B3">
        <w:rPr>
          <w:rFonts w:ascii="Times New Roman" w:hAnsi="Times New Roman" w:cs="Times New Roman"/>
          <w:color w:val="000000" w:themeColor="text1"/>
          <w:sz w:val="24"/>
          <w:szCs w:val="24"/>
        </w:rPr>
        <w:t xml:space="preserve">socket load </w:t>
      </w:r>
      <w:r w:rsidR="00D05F17">
        <w:rPr>
          <w:rFonts w:ascii="Times New Roman" w:hAnsi="Times New Roman" w:cs="Times New Roman"/>
          <w:color w:val="000000" w:themeColor="text1"/>
          <w:sz w:val="24"/>
          <w:szCs w:val="24"/>
        </w:rPr>
        <w:t>output</w:t>
      </w:r>
      <w:r w:rsidR="00D367B0">
        <w:rPr>
          <w:rFonts w:ascii="Times New Roman" w:hAnsi="Times New Roman" w:cs="Times New Roman"/>
          <w:color w:val="000000" w:themeColor="text1"/>
          <w:sz w:val="24"/>
          <w:szCs w:val="24"/>
        </w:rPr>
        <w:t xml:space="preserve"> </w:t>
      </w:r>
      <w:r w:rsidR="006279B3">
        <w:rPr>
          <w:rFonts w:ascii="Times New Roman" w:hAnsi="Times New Roman" w:cs="Times New Roman"/>
          <w:color w:val="000000" w:themeColor="text1"/>
          <w:sz w:val="24"/>
          <w:szCs w:val="24"/>
        </w:rPr>
        <w:t>was provided</w:t>
      </w:r>
      <w:r w:rsidR="00D05F17" w:rsidRPr="00D05F17">
        <w:rPr>
          <w:rFonts w:ascii="Times New Roman" w:hAnsi="Times New Roman" w:cs="Times New Roman"/>
          <w:color w:val="000000" w:themeColor="text1"/>
          <w:sz w:val="24"/>
          <w:szCs w:val="24"/>
        </w:rPr>
        <w:t xml:space="preserve"> </w:t>
      </w:r>
      <w:r w:rsidR="00D05F17">
        <w:rPr>
          <w:rFonts w:ascii="Times New Roman" w:hAnsi="Times New Roman" w:cs="Times New Roman"/>
          <w:color w:val="000000" w:themeColor="text1"/>
          <w:sz w:val="24"/>
          <w:szCs w:val="24"/>
        </w:rPr>
        <w:t>to the Venus GX</w:t>
      </w:r>
      <w:r w:rsidR="006279B3">
        <w:rPr>
          <w:rFonts w:ascii="Times New Roman" w:hAnsi="Times New Roman" w:cs="Times New Roman"/>
          <w:color w:val="000000" w:themeColor="text1"/>
          <w:sz w:val="24"/>
          <w:szCs w:val="24"/>
        </w:rPr>
        <w:t xml:space="preserve"> </w:t>
      </w:r>
      <w:r w:rsidR="00D05F17">
        <w:rPr>
          <w:rFonts w:ascii="Times New Roman" w:hAnsi="Times New Roman" w:cs="Times New Roman"/>
          <w:color w:val="000000" w:themeColor="text1"/>
          <w:sz w:val="24"/>
          <w:szCs w:val="24"/>
        </w:rPr>
        <w:t>by the</w:t>
      </w:r>
      <w:r>
        <w:rPr>
          <w:rFonts w:ascii="Times New Roman" w:hAnsi="Times New Roman" w:cs="Times New Roman"/>
          <w:color w:val="000000" w:themeColor="text1"/>
          <w:sz w:val="24"/>
          <w:szCs w:val="24"/>
        </w:rPr>
        <w:t xml:space="preserve"> VE</w:t>
      </w:r>
      <w:r w:rsidR="00D05F17">
        <w:rPr>
          <w:rFonts w:ascii="Times New Roman" w:hAnsi="Times New Roman" w:cs="Times New Roman"/>
          <w:color w:val="000000" w:themeColor="text1"/>
          <w:sz w:val="24"/>
          <w:szCs w:val="24"/>
        </w:rPr>
        <w:t xml:space="preserve"> </w:t>
      </w:r>
      <w:r w:rsidR="006279B3">
        <w:rPr>
          <w:rFonts w:ascii="Times New Roman" w:hAnsi="Times New Roman" w:cs="Times New Roman"/>
          <w:color w:val="000000" w:themeColor="text1"/>
          <w:sz w:val="24"/>
          <w:szCs w:val="24"/>
        </w:rPr>
        <w:t xml:space="preserve">inverter, whereas in Nepal the socket load </w:t>
      </w:r>
      <w:del w:id="172" w:author="Elena Gaura" w:date="2020-06-02T07:52:00Z">
        <w:r w:rsidR="006279B3" w:rsidDel="00310833">
          <w:rPr>
            <w:rFonts w:ascii="Times New Roman" w:hAnsi="Times New Roman" w:cs="Times New Roman"/>
            <w:color w:val="000000" w:themeColor="text1"/>
            <w:sz w:val="24"/>
            <w:szCs w:val="24"/>
          </w:rPr>
          <w:delText>had to be</w:delText>
        </w:r>
      </w:del>
      <w:ins w:id="173" w:author="Elena Gaura" w:date="2020-06-02T07:52:00Z">
        <w:r w:rsidR="00310833">
          <w:rPr>
            <w:rFonts w:ascii="Times New Roman" w:hAnsi="Times New Roman" w:cs="Times New Roman"/>
            <w:color w:val="000000" w:themeColor="text1"/>
            <w:sz w:val="24"/>
            <w:szCs w:val="24"/>
          </w:rPr>
          <w:t>was</w:t>
        </w:r>
      </w:ins>
      <w:r w:rsidR="006279B3">
        <w:rPr>
          <w:rFonts w:ascii="Times New Roman" w:hAnsi="Times New Roman" w:cs="Times New Roman"/>
          <w:color w:val="000000" w:themeColor="text1"/>
          <w:sz w:val="24"/>
          <w:szCs w:val="24"/>
        </w:rPr>
        <w:t xml:space="preserve"> inferred from the solar charger and battery power readings. In Nepal, the light load was provided by the solar charger</w:t>
      </w:r>
      <w:r w:rsidR="00D05F17">
        <w:rPr>
          <w:rFonts w:ascii="Times New Roman" w:hAnsi="Times New Roman" w:cs="Times New Roman"/>
          <w:color w:val="000000" w:themeColor="text1"/>
          <w:sz w:val="24"/>
          <w:szCs w:val="24"/>
        </w:rPr>
        <w:t>’s</w:t>
      </w:r>
      <w:r w:rsidR="006279B3">
        <w:rPr>
          <w:rFonts w:ascii="Times New Roman" w:hAnsi="Times New Roman" w:cs="Times New Roman"/>
          <w:color w:val="000000" w:themeColor="text1"/>
          <w:sz w:val="24"/>
          <w:szCs w:val="24"/>
        </w:rPr>
        <w:t xml:space="preserve"> DC load output</w:t>
      </w:r>
      <w:r w:rsidR="00D05F17">
        <w:rPr>
          <w:rFonts w:ascii="Times New Roman" w:hAnsi="Times New Roman" w:cs="Times New Roman"/>
          <w:color w:val="000000" w:themeColor="text1"/>
          <w:sz w:val="24"/>
          <w:szCs w:val="24"/>
        </w:rPr>
        <w:t xml:space="preserve"> reading</w:t>
      </w:r>
      <w:r w:rsidR="006279B3">
        <w:rPr>
          <w:rFonts w:ascii="Times New Roman" w:hAnsi="Times New Roman" w:cs="Times New Roman"/>
          <w:color w:val="000000" w:themeColor="text1"/>
          <w:sz w:val="24"/>
          <w:szCs w:val="24"/>
        </w:rPr>
        <w:t>; however, in Rwanda it had to be estimated from</w:t>
      </w:r>
      <w:r w:rsidR="00CC0180">
        <w:rPr>
          <w:rFonts w:ascii="Times New Roman" w:hAnsi="Times New Roman" w:cs="Times New Roman"/>
          <w:color w:val="000000" w:themeColor="text1"/>
          <w:sz w:val="24"/>
          <w:szCs w:val="24"/>
        </w:rPr>
        <w:t xml:space="preserve"> the battery data</w:t>
      </w:r>
      <w:r w:rsidR="00D05F17">
        <w:rPr>
          <w:rFonts w:ascii="Times New Roman" w:hAnsi="Times New Roman" w:cs="Times New Roman"/>
          <w:color w:val="000000" w:themeColor="text1"/>
          <w:sz w:val="24"/>
          <w:szCs w:val="24"/>
        </w:rPr>
        <w:t>, with the system and inverter efficiency being around 77%</w:t>
      </w:r>
      <w:r w:rsidR="00CC0180">
        <w:rPr>
          <w:rFonts w:ascii="Times New Roman" w:hAnsi="Times New Roman" w:cs="Times New Roman"/>
          <w:color w:val="000000" w:themeColor="text1"/>
          <w:sz w:val="24"/>
          <w:szCs w:val="24"/>
        </w:rPr>
        <w:t xml:space="preserve">. </w:t>
      </w:r>
      <w:commentRangeStart w:id="174"/>
      <w:r>
        <w:rPr>
          <w:rFonts w:ascii="Times New Roman" w:hAnsi="Times New Roman" w:cs="Times New Roman"/>
          <w:i/>
          <w:sz w:val="24"/>
          <w:szCs w:val="24"/>
        </w:rPr>
        <w:t>Or</w:t>
      </w:r>
      <w:r w:rsidRPr="00305F60">
        <w:rPr>
          <w:rFonts w:ascii="Times New Roman" w:hAnsi="Times New Roman" w:cs="Times New Roman"/>
          <w:i/>
          <w:sz w:val="24"/>
          <w:szCs w:val="24"/>
        </w:rPr>
        <w:t xml:space="preserve"> taken as the load demand met by from the charger controller and batteries, and therefore include the inverter losses. </w:t>
      </w:r>
      <w:proofErr w:type="gramStart"/>
      <w:r w:rsidRPr="00305F60">
        <w:rPr>
          <w:rFonts w:ascii="Times New Roman" w:hAnsi="Times New Roman" w:cs="Times New Roman"/>
          <w:i/>
          <w:sz w:val="24"/>
          <w:szCs w:val="24"/>
        </w:rPr>
        <w:t>Thus</w:t>
      </w:r>
      <w:proofErr w:type="gramEnd"/>
      <w:r w:rsidRPr="00305F60">
        <w:rPr>
          <w:rFonts w:ascii="Times New Roman" w:hAnsi="Times New Roman" w:cs="Times New Roman"/>
          <w:i/>
          <w:sz w:val="24"/>
          <w:szCs w:val="24"/>
        </w:rPr>
        <w:t xml:space="preserve"> the system losses are for the</w:t>
      </w:r>
      <w:r w:rsidRPr="00305F60">
        <w:rPr>
          <w:rFonts w:ascii="Times New Roman" w:eastAsiaTheme="minorEastAsia" w:hAnsi="Times New Roman" w:cs="Times New Roman"/>
          <w:i/>
          <w:sz w:val="24"/>
          <w:szCs w:val="24"/>
        </w:rPr>
        <w:t xml:space="preserve"> solar charger and battery losses only.</w:t>
      </w:r>
      <w:r>
        <w:rPr>
          <w:rFonts w:ascii="Times New Roman" w:eastAsiaTheme="minorEastAsia" w:hAnsi="Times New Roman" w:cs="Times New Roman"/>
          <w:i/>
          <w:sz w:val="24"/>
          <w:szCs w:val="24"/>
        </w:rPr>
        <w:t>?</w:t>
      </w:r>
      <w:commentRangeEnd w:id="174"/>
      <w:r w:rsidR="00310833">
        <w:rPr>
          <w:rStyle w:val="CommentReference"/>
          <w:rFonts w:ascii="Calibri" w:eastAsia="Calibri" w:hAnsi="Calibri" w:cs="Calibri"/>
          <w:lang w:eastAsia="en-GB"/>
        </w:rPr>
        <w:commentReference w:id="174"/>
      </w:r>
    </w:p>
    <w:p w14:paraId="07578E7F" w14:textId="46FDA4A5" w:rsidR="006279B3" w:rsidRDefault="006279B3" w:rsidP="006279B3">
      <w:pPr>
        <w:spacing w:line="360" w:lineRule="auto"/>
        <w:rPr>
          <w:rFonts w:ascii="Times New Roman" w:hAnsi="Times New Roman" w:cs="Times New Roman"/>
          <w:sz w:val="24"/>
          <w:szCs w:val="24"/>
        </w:rPr>
      </w:pPr>
      <w:r w:rsidRPr="00D6504A">
        <w:rPr>
          <w:rFonts w:ascii="Times New Roman" w:hAnsi="Times New Roman" w:cs="Times New Roman"/>
          <w:sz w:val="24"/>
          <w:szCs w:val="24"/>
        </w:rPr>
        <w:t xml:space="preserve">The key parameters used in the analysis are </w:t>
      </w:r>
      <w:proofErr w:type="spellStart"/>
      <w:r w:rsidR="00CC0180">
        <w:rPr>
          <w:rFonts w:ascii="Times New Roman" w:hAnsi="Times New Roman" w:cs="Times New Roman"/>
          <w:sz w:val="24"/>
          <w:szCs w:val="24"/>
        </w:rPr>
        <w:t>sum</w:t>
      </w:r>
      <w:del w:id="175" w:author="Elena Gaura" w:date="2020-06-02T07:53:00Z">
        <w:r w:rsidR="00CC0180" w:rsidDel="00310833">
          <w:rPr>
            <w:rFonts w:ascii="Times New Roman" w:hAnsi="Times New Roman" w:cs="Times New Roman"/>
            <w:sz w:val="24"/>
            <w:szCs w:val="24"/>
          </w:rPr>
          <w:delText>m</w:delText>
        </w:r>
      </w:del>
      <w:ins w:id="176" w:author="Elena Gaura" w:date="2020-06-02T07:53:00Z">
        <w:r w:rsidR="00310833">
          <w:rPr>
            <w:rFonts w:ascii="Times New Roman" w:hAnsi="Times New Roman" w:cs="Times New Roman"/>
            <w:sz w:val="24"/>
            <w:szCs w:val="24"/>
          </w:rPr>
          <w:t>a</w:t>
        </w:r>
      </w:ins>
      <w:del w:id="177" w:author="Elena Gaura" w:date="2020-06-02T07:53:00Z">
        <w:r w:rsidR="00CC0180" w:rsidDel="00310833">
          <w:rPr>
            <w:rFonts w:ascii="Times New Roman" w:hAnsi="Times New Roman" w:cs="Times New Roman"/>
            <w:sz w:val="24"/>
            <w:szCs w:val="24"/>
          </w:rPr>
          <w:delText>e</w:delText>
        </w:r>
      </w:del>
      <w:r w:rsidR="00CC0180">
        <w:rPr>
          <w:rFonts w:ascii="Times New Roman" w:hAnsi="Times New Roman" w:cs="Times New Roman"/>
          <w:sz w:val="24"/>
          <w:szCs w:val="24"/>
        </w:rPr>
        <w:t>ri</w:t>
      </w:r>
      <w:ins w:id="178" w:author="Elena Gaura" w:date="2020-06-02T07:53:00Z">
        <w:r w:rsidR="00310833">
          <w:rPr>
            <w:rFonts w:ascii="Times New Roman" w:hAnsi="Times New Roman" w:cs="Times New Roman"/>
            <w:sz w:val="24"/>
            <w:szCs w:val="24"/>
          </w:rPr>
          <w:t>s</w:t>
        </w:r>
      </w:ins>
      <w:del w:id="179" w:author="Elena Gaura" w:date="2020-06-02T07:53:00Z">
        <w:r w:rsidR="00CC0180" w:rsidDel="00310833">
          <w:rPr>
            <w:rFonts w:ascii="Times New Roman" w:hAnsi="Times New Roman" w:cs="Times New Roman"/>
            <w:sz w:val="24"/>
            <w:szCs w:val="24"/>
          </w:rPr>
          <w:delText>s</w:delText>
        </w:r>
      </w:del>
      <w:r w:rsidR="00CC0180">
        <w:rPr>
          <w:rFonts w:ascii="Times New Roman" w:hAnsi="Times New Roman" w:cs="Times New Roman"/>
          <w:sz w:val="24"/>
          <w:szCs w:val="24"/>
        </w:rPr>
        <w:t>ed</w:t>
      </w:r>
      <w:proofErr w:type="spellEnd"/>
      <w:r w:rsidRPr="00D6504A">
        <w:rPr>
          <w:rFonts w:ascii="Times New Roman" w:hAnsi="Times New Roman" w:cs="Times New Roman"/>
          <w:sz w:val="24"/>
          <w:szCs w:val="24"/>
        </w:rPr>
        <w:t xml:space="preserve"> in Table X.</w:t>
      </w:r>
    </w:p>
    <w:p w14:paraId="55E9AF1B" w14:textId="00EF94FA" w:rsidR="00F123BF" w:rsidRPr="00D6504A" w:rsidRDefault="00F123BF" w:rsidP="006279B3">
      <w:pPr>
        <w:spacing w:line="360" w:lineRule="auto"/>
        <w:rPr>
          <w:rFonts w:ascii="Times New Roman" w:hAnsi="Times New Roman" w:cs="Times New Roman"/>
          <w:sz w:val="24"/>
          <w:szCs w:val="24"/>
        </w:rPr>
      </w:pPr>
      <w:r>
        <w:rPr>
          <w:rFonts w:ascii="Times New Roman" w:hAnsi="Times New Roman" w:cs="Times New Roman"/>
          <w:sz w:val="24"/>
          <w:szCs w:val="24"/>
        </w:rPr>
        <w:t>Table X:</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4"/>
        <w:gridCol w:w="1527"/>
        <w:gridCol w:w="4765"/>
      </w:tblGrid>
      <w:tr w:rsidR="006279B3" w14:paraId="7522A0F0" w14:textId="77777777" w:rsidTr="00F123BF">
        <w:tc>
          <w:tcPr>
            <w:tcW w:w="1516" w:type="pct"/>
            <w:tcBorders>
              <w:top w:val="nil"/>
              <w:left w:val="nil"/>
              <w:bottom w:val="single" w:sz="4" w:space="0" w:color="auto"/>
              <w:right w:val="nil"/>
            </w:tcBorders>
            <w:hideMark/>
          </w:tcPr>
          <w:p w14:paraId="45025390" w14:textId="77777777" w:rsidR="006279B3" w:rsidRDefault="006279B3" w:rsidP="007011B1">
            <w:pPr>
              <w:spacing w:line="276" w:lineRule="auto"/>
              <w:rPr>
                <w:rFonts w:ascii="Times New Roman" w:hAnsi="Times New Roman" w:cs="Times New Roman"/>
                <w:b/>
                <w:sz w:val="16"/>
                <w:szCs w:val="16"/>
              </w:rPr>
            </w:pPr>
            <w:commentRangeStart w:id="180"/>
            <w:r>
              <w:rPr>
                <w:rFonts w:ascii="Times New Roman" w:hAnsi="Times New Roman" w:cs="Times New Roman"/>
                <w:b/>
                <w:sz w:val="16"/>
                <w:szCs w:val="16"/>
              </w:rPr>
              <w:t>Parameter</w:t>
            </w:r>
            <w:commentRangeEnd w:id="180"/>
            <w:r w:rsidR="00310833">
              <w:rPr>
                <w:rStyle w:val="CommentReference"/>
                <w:rFonts w:ascii="Calibri" w:eastAsia="Calibri" w:hAnsi="Calibri" w:cs="Calibri"/>
                <w:lang w:eastAsia="en-GB"/>
              </w:rPr>
              <w:commentReference w:id="180"/>
            </w:r>
          </w:p>
        </w:tc>
        <w:tc>
          <w:tcPr>
            <w:tcW w:w="843" w:type="pct"/>
            <w:tcBorders>
              <w:top w:val="nil"/>
              <w:left w:val="nil"/>
              <w:bottom w:val="single" w:sz="4" w:space="0" w:color="auto"/>
              <w:right w:val="nil"/>
            </w:tcBorders>
          </w:tcPr>
          <w:p w14:paraId="054C8259" w14:textId="089CBEFE" w:rsidR="006279B3" w:rsidRDefault="00F123BF" w:rsidP="007011B1">
            <w:pPr>
              <w:spacing w:line="276" w:lineRule="auto"/>
              <w:rPr>
                <w:rFonts w:ascii="Times New Roman" w:hAnsi="Times New Roman" w:cs="Times New Roman"/>
                <w:b/>
                <w:sz w:val="16"/>
                <w:szCs w:val="16"/>
              </w:rPr>
            </w:pPr>
            <w:r>
              <w:rPr>
                <w:rFonts w:ascii="Times New Roman" w:hAnsi="Times New Roman" w:cs="Times New Roman"/>
                <w:b/>
                <w:sz w:val="16"/>
                <w:szCs w:val="16"/>
              </w:rPr>
              <w:t>Units</w:t>
            </w:r>
          </w:p>
        </w:tc>
        <w:tc>
          <w:tcPr>
            <w:tcW w:w="2641" w:type="pct"/>
            <w:tcBorders>
              <w:top w:val="nil"/>
              <w:left w:val="nil"/>
              <w:bottom w:val="single" w:sz="4" w:space="0" w:color="auto"/>
              <w:right w:val="nil"/>
            </w:tcBorders>
            <w:hideMark/>
          </w:tcPr>
          <w:p w14:paraId="63314B4C" w14:textId="77777777" w:rsidR="006279B3" w:rsidRDefault="006279B3" w:rsidP="007011B1">
            <w:pPr>
              <w:spacing w:line="276" w:lineRule="auto"/>
              <w:rPr>
                <w:rFonts w:ascii="Times New Roman" w:hAnsi="Times New Roman" w:cs="Times New Roman"/>
                <w:b/>
                <w:sz w:val="16"/>
                <w:szCs w:val="16"/>
              </w:rPr>
            </w:pPr>
            <w:r>
              <w:rPr>
                <w:rFonts w:ascii="Times New Roman" w:hAnsi="Times New Roman" w:cs="Times New Roman"/>
                <w:b/>
                <w:sz w:val="16"/>
                <w:szCs w:val="16"/>
              </w:rPr>
              <w:t>Description</w:t>
            </w:r>
          </w:p>
        </w:tc>
      </w:tr>
      <w:tr w:rsidR="006279B3" w14:paraId="3BAE4C2D" w14:textId="77777777" w:rsidTr="00F123BF">
        <w:tc>
          <w:tcPr>
            <w:tcW w:w="1516" w:type="pct"/>
            <w:tcBorders>
              <w:top w:val="single" w:sz="4" w:space="0" w:color="auto"/>
              <w:left w:val="nil"/>
              <w:bottom w:val="nil"/>
              <w:right w:val="nil"/>
            </w:tcBorders>
            <w:hideMark/>
          </w:tcPr>
          <w:p w14:paraId="4C84FA78"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Irradiance on PV panels</w:t>
            </w:r>
          </w:p>
        </w:tc>
        <w:tc>
          <w:tcPr>
            <w:tcW w:w="843" w:type="pct"/>
            <w:tcBorders>
              <w:top w:val="single" w:sz="4" w:space="0" w:color="auto"/>
              <w:left w:val="nil"/>
              <w:bottom w:val="nil"/>
              <w:right w:val="nil"/>
            </w:tcBorders>
            <w:hideMark/>
          </w:tcPr>
          <w:p w14:paraId="24899AFF"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(kWh/m</w:t>
            </w:r>
            <w:r>
              <w:rPr>
                <w:rFonts w:ascii="Times New Roman" w:hAnsi="Times New Roman" w:cs="Times New Roman"/>
                <w:sz w:val="20"/>
                <w:szCs w:val="20"/>
                <w:vertAlign w:val="superscript"/>
              </w:rPr>
              <w:t>2</w:t>
            </w:r>
            <w:r>
              <w:rPr>
                <w:rFonts w:ascii="Times New Roman" w:hAnsi="Times New Roman" w:cs="Times New Roman"/>
                <w:sz w:val="20"/>
                <w:szCs w:val="20"/>
              </w:rPr>
              <w:t>/day)</w:t>
            </w:r>
          </w:p>
        </w:tc>
        <w:tc>
          <w:tcPr>
            <w:tcW w:w="2641" w:type="pct"/>
            <w:tcBorders>
              <w:top w:val="single" w:sz="4" w:space="0" w:color="auto"/>
              <w:left w:val="nil"/>
              <w:bottom w:val="nil"/>
              <w:right w:val="nil"/>
            </w:tcBorders>
            <w:hideMark/>
          </w:tcPr>
          <w:p w14:paraId="4E0BF477"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 xml:space="preserve">In-plane irradiance on PV </w:t>
            </w:r>
            <w:proofErr w:type="spellStart"/>
            <w:r>
              <w:rPr>
                <w:rFonts w:ascii="Times New Roman" w:hAnsi="Times New Roman" w:cs="Times New Roman"/>
                <w:sz w:val="20"/>
                <w:szCs w:val="20"/>
              </w:rPr>
              <w:t>panels</w:t>
            </w:r>
            <w:r>
              <w:rPr>
                <w:rFonts w:ascii="Times New Roman" w:hAnsi="Times New Roman" w:cs="Times New Roman"/>
                <w:sz w:val="20"/>
                <w:szCs w:val="20"/>
                <w:vertAlign w:val="superscript"/>
              </w:rPr>
              <w:t>a</w:t>
            </w:r>
            <w:proofErr w:type="spellEnd"/>
          </w:p>
        </w:tc>
      </w:tr>
      <w:tr w:rsidR="006279B3" w14:paraId="3684F872" w14:textId="77777777" w:rsidTr="00F123BF">
        <w:tc>
          <w:tcPr>
            <w:tcW w:w="1516" w:type="pct"/>
            <w:hideMark/>
          </w:tcPr>
          <w:p w14:paraId="28AD371C"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 xml:space="preserve">Potential PV power out </w:t>
            </w:r>
          </w:p>
        </w:tc>
        <w:tc>
          <w:tcPr>
            <w:tcW w:w="843" w:type="pct"/>
            <w:hideMark/>
          </w:tcPr>
          <w:p w14:paraId="18280212"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w:t>
            </w:r>
            <w:proofErr w:type="spellStart"/>
            <w:r>
              <w:rPr>
                <w:rFonts w:ascii="Times New Roman" w:hAnsi="Times New Roman" w:cs="Times New Roman"/>
                <w:sz w:val="20"/>
                <w:szCs w:val="20"/>
              </w:rPr>
              <w:t>kWh</w:t>
            </w:r>
            <w:r>
              <w:rPr>
                <w:rFonts w:ascii="Times New Roman" w:hAnsi="Times New Roman" w:cs="Times New Roman"/>
                <w:sz w:val="20"/>
                <w:szCs w:val="20"/>
                <w:vertAlign w:val="subscript"/>
              </w:rPr>
              <w:t>el</w:t>
            </w:r>
            <w:proofErr w:type="spellEnd"/>
            <w:r>
              <w:rPr>
                <w:rFonts w:ascii="Times New Roman" w:hAnsi="Times New Roman" w:cs="Times New Roman"/>
                <w:sz w:val="20"/>
                <w:szCs w:val="20"/>
              </w:rPr>
              <w:t>)</w:t>
            </w:r>
          </w:p>
        </w:tc>
        <w:tc>
          <w:tcPr>
            <w:tcW w:w="2641" w:type="pct"/>
            <w:hideMark/>
          </w:tcPr>
          <w:p w14:paraId="51E4184C"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Potential PV power output based on irradiance profile under STC</w:t>
            </w:r>
          </w:p>
        </w:tc>
      </w:tr>
      <w:tr w:rsidR="006279B3" w14:paraId="5AA39D58" w14:textId="77777777" w:rsidTr="00F123BF">
        <w:tc>
          <w:tcPr>
            <w:tcW w:w="1516" w:type="pct"/>
            <w:hideMark/>
          </w:tcPr>
          <w:p w14:paraId="263C0947"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Actual PV power (E</w:t>
            </w:r>
            <w:r w:rsidRPr="00A948D7">
              <w:rPr>
                <w:rFonts w:ascii="Times New Roman" w:hAnsi="Times New Roman" w:cs="Times New Roman"/>
                <w:sz w:val="20"/>
                <w:szCs w:val="20"/>
                <w:vertAlign w:val="subscript"/>
              </w:rPr>
              <w:t>A</w:t>
            </w:r>
            <w:r>
              <w:rPr>
                <w:rFonts w:ascii="Times New Roman" w:hAnsi="Times New Roman" w:cs="Times New Roman"/>
                <w:sz w:val="20"/>
                <w:szCs w:val="20"/>
              </w:rPr>
              <w:t>)</w:t>
            </w:r>
          </w:p>
        </w:tc>
        <w:tc>
          <w:tcPr>
            <w:tcW w:w="843" w:type="pct"/>
            <w:hideMark/>
          </w:tcPr>
          <w:p w14:paraId="683CB6CB"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w:t>
            </w:r>
            <w:proofErr w:type="spellStart"/>
            <w:r>
              <w:rPr>
                <w:rFonts w:ascii="Times New Roman" w:hAnsi="Times New Roman" w:cs="Times New Roman"/>
                <w:sz w:val="20"/>
                <w:szCs w:val="20"/>
              </w:rPr>
              <w:t>kWh</w:t>
            </w:r>
            <w:r>
              <w:rPr>
                <w:rFonts w:ascii="Times New Roman" w:hAnsi="Times New Roman" w:cs="Times New Roman"/>
                <w:sz w:val="20"/>
                <w:szCs w:val="20"/>
                <w:vertAlign w:val="subscript"/>
              </w:rPr>
              <w:t>el</w:t>
            </w:r>
            <w:proofErr w:type="spellEnd"/>
            <w:r>
              <w:rPr>
                <w:rFonts w:ascii="Times New Roman" w:hAnsi="Times New Roman" w:cs="Times New Roman"/>
                <w:sz w:val="20"/>
                <w:szCs w:val="20"/>
              </w:rPr>
              <w:t>)</w:t>
            </w:r>
          </w:p>
        </w:tc>
        <w:tc>
          <w:tcPr>
            <w:tcW w:w="2641" w:type="pct"/>
            <w:hideMark/>
          </w:tcPr>
          <w:p w14:paraId="7C3D66F4"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 xml:space="preserve">Power output from PV </w:t>
            </w:r>
            <w:proofErr w:type="spellStart"/>
            <w:r>
              <w:rPr>
                <w:rFonts w:ascii="Times New Roman" w:hAnsi="Times New Roman" w:cs="Times New Roman"/>
                <w:sz w:val="20"/>
                <w:szCs w:val="20"/>
              </w:rPr>
              <w:t>panels</w:t>
            </w:r>
            <w:r w:rsidRPr="00D6504A">
              <w:rPr>
                <w:rFonts w:ascii="Times New Roman" w:hAnsi="Times New Roman" w:cs="Times New Roman"/>
                <w:sz w:val="20"/>
                <w:szCs w:val="20"/>
                <w:vertAlign w:val="superscript"/>
              </w:rPr>
              <w:t>b</w:t>
            </w:r>
            <w:proofErr w:type="spellEnd"/>
          </w:p>
        </w:tc>
      </w:tr>
      <w:tr w:rsidR="006279B3" w14:paraId="30240D20" w14:textId="77777777" w:rsidTr="00F123BF">
        <w:tc>
          <w:tcPr>
            <w:tcW w:w="1516" w:type="pct"/>
          </w:tcPr>
          <w:p w14:paraId="1CF04037"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 xml:space="preserve">Battery charge power </w:t>
            </w:r>
          </w:p>
        </w:tc>
        <w:tc>
          <w:tcPr>
            <w:tcW w:w="843" w:type="pct"/>
          </w:tcPr>
          <w:p w14:paraId="47DC4B3B"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(kWh)</w:t>
            </w:r>
          </w:p>
        </w:tc>
        <w:tc>
          <w:tcPr>
            <w:tcW w:w="2641" w:type="pct"/>
          </w:tcPr>
          <w:p w14:paraId="693EFAAF"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 xml:space="preserve">Power delivered to batteries from PV </w:t>
            </w:r>
            <w:proofErr w:type="spellStart"/>
            <w:r>
              <w:rPr>
                <w:rFonts w:ascii="Times New Roman" w:hAnsi="Times New Roman" w:cs="Times New Roman"/>
                <w:sz w:val="20"/>
                <w:szCs w:val="20"/>
              </w:rPr>
              <w:t>panels</w:t>
            </w:r>
            <w:r w:rsidRPr="00D6504A">
              <w:rPr>
                <w:rFonts w:ascii="Times New Roman" w:hAnsi="Times New Roman" w:cs="Times New Roman"/>
                <w:sz w:val="20"/>
                <w:szCs w:val="20"/>
                <w:vertAlign w:val="superscript"/>
              </w:rPr>
              <w:t>b</w:t>
            </w:r>
            <w:proofErr w:type="spellEnd"/>
          </w:p>
        </w:tc>
      </w:tr>
      <w:tr w:rsidR="006279B3" w14:paraId="6A3101AC" w14:textId="77777777" w:rsidTr="00F123BF">
        <w:tc>
          <w:tcPr>
            <w:tcW w:w="1516" w:type="pct"/>
            <w:hideMark/>
          </w:tcPr>
          <w:p w14:paraId="721860A2" w14:textId="77777777" w:rsidR="006279B3" w:rsidRDefault="006279B3" w:rsidP="007011B1">
            <w:pPr>
              <w:spacing w:line="276" w:lineRule="auto"/>
              <w:rPr>
                <w:rFonts w:ascii="Times New Roman" w:hAnsi="Times New Roman" w:cs="Times New Roman"/>
                <w:sz w:val="20"/>
                <w:szCs w:val="20"/>
              </w:rPr>
            </w:pPr>
            <w:r>
              <w:rPr>
                <w:rFonts w:ascii="Times New Roman" w:hAnsi="Times New Roman" w:cs="Times New Roman"/>
                <w:sz w:val="20"/>
                <w:szCs w:val="20"/>
              </w:rPr>
              <w:t xml:space="preserve">Battery discharge power </w:t>
            </w:r>
          </w:p>
        </w:tc>
        <w:tc>
          <w:tcPr>
            <w:tcW w:w="843" w:type="pct"/>
            <w:hideMark/>
          </w:tcPr>
          <w:p w14:paraId="2C402927" w14:textId="77777777" w:rsidR="006279B3" w:rsidRDefault="006279B3" w:rsidP="007011B1">
            <w:pPr>
              <w:spacing w:line="276" w:lineRule="auto"/>
              <w:rPr>
                <w:rFonts w:ascii="Times New Roman" w:hAnsi="Times New Roman" w:cs="Times New Roman"/>
                <w:sz w:val="20"/>
                <w:szCs w:val="20"/>
              </w:rPr>
            </w:pPr>
            <w:r>
              <w:rPr>
                <w:rFonts w:ascii="Times New Roman" w:hAnsi="Times New Roman" w:cs="Times New Roman"/>
                <w:sz w:val="20"/>
                <w:szCs w:val="20"/>
              </w:rPr>
              <w:t>(kWh)</w:t>
            </w:r>
          </w:p>
        </w:tc>
        <w:tc>
          <w:tcPr>
            <w:tcW w:w="2641" w:type="pct"/>
            <w:hideMark/>
          </w:tcPr>
          <w:p w14:paraId="34779236" w14:textId="77777777" w:rsidR="006279B3" w:rsidRDefault="006279B3" w:rsidP="007011B1">
            <w:pPr>
              <w:spacing w:line="276" w:lineRule="auto"/>
              <w:rPr>
                <w:rFonts w:ascii="Times New Roman" w:hAnsi="Times New Roman" w:cs="Times New Roman"/>
                <w:sz w:val="20"/>
                <w:szCs w:val="20"/>
              </w:rPr>
            </w:pPr>
            <w:r>
              <w:rPr>
                <w:rFonts w:ascii="Times New Roman" w:hAnsi="Times New Roman" w:cs="Times New Roman"/>
                <w:sz w:val="20"/>
                <w:szCs w:val="20"/>
              </w:rPr>
              <w:t xml:space="preserve">Power drawn from </w:t>
            </w:r>
            <w:proofErr w:type="spellStart"/>
            <w:r>
              <w:rPr>
                <w:rFonts w:ascii="Times New Roman" w:hAnsi="Times New Roman" w:cs="Times New Roman"/>
                <w:sz w:val="20"/>
                <w:szCs w:val="20"/>
              </w:rPr>
              <w:t>batteries</w:t>
            </w:r>
            <w:r w:rsidRPr="00D6504A">
              <w:rPr>
                <w:rFonts w:ascii="Times New Roman" w:hAnsi="Times New Roman" w:cs="Times New Roman"/>
                <w:sz w:val="20"/>
                <w:szCs w:val="20"/>
                <w:vertAlign w:val="superscript"/>
              </w:rPr>
              <w:t>b</w:t>
            </w:r>
            <w:proofErr w:type="spellEnd"/>
          </w:p>
        </w:tc>
      </w:tr>
      <w:tr w:rsidR="006279B3" w14:paraId="4EC37FD8" w14:textId="77777777" w:rsidTr="00F123BF">
        <w:tc>
          <w:tcPr>
            <w:tcW w:w="1516" w:type="pct"/>
          </w:tcPr>
          <w:p w14:paraId="751A1E70" w14:textId="656BC4B9" w:rsidR="006279B3" w:rsidRDefault="00D05F17" w:rsidP="007011B1">
            <w:pPr>
              <w:rPr>
                <w:rFonts w:ascii="Times New Roman" w:hAnsi="Times New Roman" w:cs="Times New Roman"/>
                <w:sz w:val="20"/>
                <w:szCs w:val="20"/>
              </w:rPr>
            </w:pPr>
            <w:r>
              <w:rPr>
                <w:rFonts w:ascii="Times New Roman" w:hAnsi="Times New Roman" w:cs="Times New Roman"/>
                <w:sz w:val="20"/>
                <w:szCs w:val="20"/>
              </w:rPr>
              <w:t>Total load output (</w:t>
            </w:r>
            <w:proofErr w:type="spellStart"/>
            <w:r>
              <w:rPr>
                <w:rFonts w:ascii="Times New Roman" w:hAnsi="Times New Roman" w:cs="Times New Roman"/>
                <w:sz w:val="20"/>
                <w:szCs w:val="20"/>
              </w:rPr>
              <w:t>Eload</w:t>
            </w:r>
            <w:proofErr w:type="spellEnd"/>
            <w:r>
              <w:rPr>
                <w:rFonts w:ascii="Times New Roman" w:hAnsi="Times New Roman" w:cs="Times New Roman"/>
                <w:sz w:val="20"/>
                <w:szCs w:val="20"/>
              </w:rPr>
              <w:t>)</w:t>
            </w:r>
            <w:r w:rsidR="006279B3">
              <w:rPr>
                <w:rFonts w:ascii="Times New Roman" w:hAnsi="Times New Roman" w:cs="Times New Roman"/>
                <w:sz w:val="20"/>
                <w:szCs w:val="20"/>
              </w:rPr>
              <w:t xml:space="preserve"> </w:t>
            </w:r>
          </w:p>
        </w:tc>
        <w:tc>
          <w:tcPr>
            <w:tcW w:w="843" w:type="pct"/>
          </w:tcPr>
          <w:p w14:paraId="060EB1AA"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w:t>
            </w:r>
            <w:proofErr w:type="spellStart"/>
            <w:r>
              <w:rPr>
                <w:rFonts w:ascii="Times New Roman" w:hAnsi="Times New Roman" w:cs="Times New Roman"/>
                <w:sz w:val="20"/>
                <w:szCs w:val="20"/>
              </w:rPr>
              <w:t>kWh</w:t>
            </w:r>
            <w:r>
              <w:rPr>
                <w:rFonts w:ascii="Times New Roman" w:hAnsi="Times New Roman" w:cs="Times New Roman"/>
                <w:sz w:val="20"/>
                <w:szCs w:val="20"/>
                <w:vertAlign w:val="subscript"/>
              </w:rPr>
              <w:t>el</w:t>
            </w:r>
            <w:proofErr w:type="spellEnd"/>
            <w:r>
              <w:rPr>
                <w:rFonts w:ascii="Times New Roman" w:hAnsi="Times New Roman" w:cs="Times New Roman"/>
                <w:sz w:val="20"/>
                <w:szCs w:val="20"/>
              </w:rPr>
              <w:t>)</w:t>
            </w:r>
          </w:p>
        </w:tc>
        <w:tc>
          <w:tcPr>
            <w:tcW w:w="2641" w:type="pct"/>
          </w:tcPr>
          <w:p w14:paraId="7CC28DB6" w14:textId="232F12C2" w:rsidR="006279B3" w:rsidRDefault="006279B3" w:rsidP="007011B1">
            <w:pPr>
              <w:rPr>
                <w:rFonts w:ascii="Times New Roman" w:hAnsi="Times New Roman" w:cs="Times New Roman"/>
                <w:sz w:val="20"/>
                <w:szCs w:val="20"/>
              </w:rPr>
            </w:pPr>
            <w:r>
              <w:rPr>
                <w:rFonts w:ascii="Times New Roman" w:hAnsi="Times New Roman" w:cs="Times New Roman"/>
                <w:sz w:val="20"/>
                <w:szCs w:val="20"/>
              </w:rPr>
              <w:t>Total light</w:t>
            </w:r>
            <w:r w:rsidR="00D05F17">
              <w:rPr>
                <w:rFonts w:ascii="Times New Roman" w:hAnsi="Times New Roman" w:cs="Times New Roman"/>
                <w:sz w:val="20"/>
                <w:szCs w:val="20"/>
              </w:rPr>
              <w:t xml:space="preserve"> and socket</w:t>
            </w:r>
            <w:r>
              <w:rPr>
                <w:rFonts w:ascii="Times New Roman" w:hAnsi="Times New Roman" w:cs="Times New Roman"/>
                <w:sz w:val="20"/>
                <w:szCs w:val="20"/>
              </w:rPr>
              <w:t xml:space="preserve"> </w:t>
            </w:r>
            <w:proofErr w:type="spellStart"/>
            <w:r>
              <w:rPr>
                <w:rFonts w:ascii="Times New Roman" w:hAnsi="Times New Roman" w:cs="Times New Roman"/>
                <w:sz w:val="20"/>
                <w:szCs w:val="20"/>
              </w:rPr>
              <w:t>consumption</w:t>
            </w:r>
            <w:r w:rsidR="00CC0180" w:rsidRPr="00D6504A">
              <w:rPr>
                <w:rFonts w:ascii="Times New Roman" w:hAnsi="Times New Roman" w:cs="Times New Roman"/>
                <w:sz w:val="20"/>
                <w:szCs w:val="20"/>
                <w:vertAlign w:val="superscript"/>
              </w:rPr>
              <w:t>b</w:t>
            </w:r>
            <w:proofErr w:type="spellEnd"/>
          </w:p>
        </w:tc>
      </w:tr>
      <w:tr w:rsidR="006279B3" w14:paraId="5C96A96D" w14:textId="77777777" w:rsidTr="00F123BF">
        <w:tc>
          <w:tcPr>
            <w:tcW w:w="1516" w:type="pct"/>
          </w:tcPr>
          <w:p w14:paraId="3DA28F01" w14:textId="77777777" w:rsidR="006279B3" w:rsidRDefault="006279B3" w:rsidP="007011B1">
            <w:pPr>
              <w:rPr>
                <w:rFonts w:ascii="Times New Roman" w:hAnsi="Times New Roman" w:cs="Times New Roman"/>
                <w:sz w:val="20"/>
                <w:szCs w:val="20"/>
              </w:rPr>
            </w:pPr>
            <w:r w:rsidRPr="00502468">
              <w:rPr>
                <w:rFonts w:ascii="Times New Roman" w:hAnsi="Times New Roman" w:cs="Times New Roman"/>
                <w:sz w:val="20"/>
                <w:szCs w:val="20"/>
              </w:rPr>
              <w:t>Final yield (</w:t>
            </w:r>
            <w:proofErr w:type="spellStart"/>
            <w:r w:rsidRPr="00502468">
              <w:rPr>
                <w:rFonts w:ascii="Times New Roman" w:hAnsi="Times New Roman" w:cs="Times New Roman"/>
                <w:sz w:val="20"/>
                <w:szCs w:val="20"/>
              </w:rPr>
              <w:t>Y</w:t>
            </w:r>
            <w:r w:rsidRPr="00502468">
              <w:rPr>
                <w:rFonts w:ascii="Times New Roman" w:hAnsi="Times New Roman" w:cs="Times New Roman"/>
                <w:sz w:val="20"/>
                <w:szCs w:val="20"/>
                <w:vertAlign w:val="subscript"/>
              </w:rPr>
              <w:t>f</w:t>
            </w:r>
            <w:proofErr w:type="spellEnd"/>
            <w:r w:rsidRPr="00502468">
              <w:rPr>
                <w:rFonts w:ascii="Times New Roman" w:hAnsi="Times New Roman" w:cs="Times New Roman"/>
                <w:sz w:val="20"/>
                <w:szCs w:val="20"/>
              </w:rPr>
              <w:t>)</w:t>
            </w:r>
          </w:p>
        </w:tc>
        <w:tc>
          <w:tcPr>
            <w:tcW w:w="843" w:type="pct"/>
          </w:tcPr>
          <w:p w14:paraId="2054DE26" w14:textId="77777777" w:rsidR="006279B3" w:rsidRPr="00A06313" w:rsidRDefault="006279B3" w:rsidP="007011B1">
            <w:pPr>
              <w:rPr>
                <w:rFonts w:ascii="Times New Roman" w:hAnsi="Times New Roman" w:cs="Times New Roman"/>
                <w:sz w:val="20"/>
                <w:szCs w:val="20"/>
              </w:rPr>
            </w:pPr>
            <w:r w:rsidRPr="00502468">
              <w:rPr>
                <w:rFonts w:ascii="Times New Roman" w:hAnsi="Times New Roman" w:cs="Times New Roman"/>
                <w:sz w:val="20"/>
                <w:szCs w:val="20"/>
              </w:rPr>
              <w:t>(kWh/</w:t>
            </w:r>
            <w:proofErr w:type="spellStart"/>
            <w:r w:rsidRPr="00502468">
              <w:rPr>
                <w:rFonts w:ascii="Times New Roman" w:hAnsi="Times New Roman" w:cs="Times New Roman"/>
                <w:sz w:val="20"/>
                <w:szCs w:val="20"/>
              </w:rPr>
              <w:t>kWp</w:t>
            </w:r>
            <w:proofErr w:type="spellEnd"/>
            <w:r w:rsidRPr="00502468">
              <w:rPr>
                <w:rFonts w:ascii="Times New Roman" w:hAnsi="Times New Roman" w:cs="Times New Roman"/>
                <w:sz w:val="20"/>
                <w:szCs w:val="20"/>
              </w:rPr>
              <w:t>/day)</w:t>
            </w:r>
          </w:p>
        </w:tc>
        <w:tc>
          <w:tcPr>
            <w:tcW w:w="2641" w:type="pct"/>
          </w:tcPr>
          <w:p w14:paraId="72DB27E6" w14:textId="77777777" w:rsidR="006279B3" w:rsidRPr="00A06313" w:rsidRDefault="006279B3" w:rsidP="007011B1">
            <w:pPr>
              <w:rPr>
                <w:rFonts w:ascii="Times New Roman" w:hAnsi="Times New Roman" w:cs="Times New Roman"/>
                <w:sz w:val="20"/>
                <w:szCs w:val="20"/>
              </w:rPr>
            </w:pPr>
            <w:r w:rsidRPr="00502468">
              <w:rPr>
                <w:rFonts w:ascii="Times New Roman" w:hAnsi="Times New Roman" w:cs="Times New Roman"/>
                <w:sz w:val="20"/>
                <w:szCs w:val="20"/>
              </w:rPr>
              <w:t>Ratio of utilised PV yield to the peak power of the installed PV array</w:t>
            </w:r>
          </w:p>
        </w:tc>
      </w:tr>
      <w:tr w:rsidR="006279B3" w14:paraId="09F61CED" w14:textId="77777777" w:rsidTr="00F123BF">
        <w:tc>
          <w:tcPr>
            <w:tcW w:w="1516" w:type="pct"/>
          </w:tcPr>
          <w:p w14:paraId="1AEE92A4" w14:textId="77777777" w:rsidR="006279B3" w:rsidRDefault="006279B3" w:rsidP="007011B1">
            <w:pPr>
              <w:rPr>
                <w:rFonts w:ascii="Times New Roman" w:hAnsi="Times New Roman" w:cs="Times New Roman"/>
                <w:sz w:val="20"/>
                <w:szCs w:val="20"/>
              </w:rPr>
            </w:pPr>
            <w:r w:rsidRPr="00502468">
              <w:rPr>
                <w:rFonts w:ascii="Times New Roman" w:hAnsi="Times New Roman" w:cs="Times New Roman"/>
                <w:sz w:val="20"/>
                <w:szCs w:val="20"/>
              </w:rPr>
              <w:t>Reference yield (</w:t>
            </w:r>
            <w:proofErr w:type="spellStart"/>
            <w:r w:rsidRPr="00502468">
              <w:rPr>
                <w:rFonts w:ascii="Times New Roman" w:hAnsi="Times New Roman" w:cs="Times New Roman"/>
                <w:sz w:val="20"/>
                <w:szCs w:val="20"/>
              </w:rPr>
              <w:t>Y</w:t>
            </w:r>
            <w:r w:rsidRPr="00502468">
              <w:rPr>
                <w:rFonts w:ascii="Times New Roman" w:hAnsi="Times New Roman" w:cs="Times New Roman"/>
                <w:sz w:val="20"/>
                <w:szCs w:val="20"/>
                <w:vertAlign w:val="subscript"/>
              </w:rPr>
              <w:t>r</w:t>
            </w:r>
            <w:proofErr w:type="spellEnd"/>
            <w:r w:rsidRPr="00502468">
              <w:rPr>
                <w:rFonts w:ascii="Times New Roman" w:hAnsi="Times New Roman" w:cs="Times New Roman"/>
                <w:sz w:val="20"/>
                <w:szCs w:val="20"/>
              </w:rPr>
              <w:t>)</w:t>
            </w:r>
          </w:p>
        </w:tc>
        <w:tc>
          <w:tcPr>
            <w:tcW w:w="843" w:type="pct"/>
          </w:tcPr>
          <w:p w14:paraId="4D7C6176" w14:textId="77777777" w:rsidR="006279B3" w:rsidRPr="00A06313" w:rsidRDefault="006279B3" w:rsidP="007011B1">
            <w:pPr>
              <w:rPr>
                <w:rFonts w:ascii="Times New Roman" w:hAnsi="Times New Roman" w:cs="Times New Roman"/>
                <w:sz w:val="20"/>
                <w:szCs w:val="20"/>
              </w:rPr>
            </w:pPr>
            <w:r w:rsidRPr="00502468">
              <w:rPr>
                <w:rFonts w:ascii="Times New Roman" w:hAnsi="Times New Roman" w:cs="Times New Roman"/>
                <w:sz w:val="20"/>
                <w:szCs w:val="20"/>
              </w:rPr>
              <w:t>(kWh/</w:t>
            </w:r>
            <w:proofErr w:type="spellStart"/>
            <w:r w:rsidRPr="00502468">
              <w:rPr>
                <w:rFonts w:ascii="Times New Roman" w:hAnsi="Times New Roman" w:cs="Times New Roman"/>
                <w:sz w:val="20"/>
                <w:szCs w:val="20"/>
              </w:rPr>
              <w:t>kWp</w:t>
            </w:r>
            <w:proofErr w:type="spellEnd"/>
            <w:r w:rsidRPr="00502468">
              <w:rPr>
                <w:rFonts w:ascii="Times New Roman" w:hAnsi="Times New Roman" w:cs="Times New Roman"/>
                <w:sz w:val="20"/>
                <w:szCs w:val="20"/>
              </w:rPr>
              <w:t>/day)</w:t>
            </w:r>
          </w:p>
        </w:tc>
        <w:tc>
          <w:tcPr>
            <w:tcW w:w="2641" w:type="pct"/>
          </w:tcPr>
          <w:p w14:paraId="37B3DB70" w14:textId="77777777" w:rsidR="006279B3" w:rsidRPr="00A06313" w:rsidRDefault="006279B3" w:rsidP="007011B1">
            <w:pPr>
              <w:rPr>
                <w:rFonts w:ascii="Times New Roman" w:hAnsi="Times New Roman" w:cs="Times New Roman"/>
                <w:sz w:val="20"/>
                <w:szCs w:val="20"/>
              </w:rPr>
            </w:pPr>
            <w:r w:rsidRPr="00502468">
              <w:rPr>
                <w:rFonts w:ascii="Times New Roman" w:hAnsi="Times New Roman" w:cs="Times New Roman"/>
                <w:sz w:val="20"/>
                <w:szCs w:val="20"/>
              </w:rPr>
              <w:t>Potential in-plane solar irradiance on PV array</w:t>
            </w:r>
          </w:p>
        </w:tc>
      </w:tr>
      <w:tr w:rsidR="006279B3" w14:paraId="4DD8B470" w14:textId="77777777" w:rsidTr="00F123BF">
        <w:tc>
          <w:tcPr>
            <w:tcW w:w="1516" w:type="pct"/>
          </w:tcPr>
          <w:p w14:paraId="41C05D48" w14:textId="77777777" w:rsidR="006279B3" w:rsidRDefault="006279B3" w:rsidP="007011B1">
            <w:pPr>
              <w:rPr>
                <w:rFonts w:ascii="Times New Roman" w:hAnsi="Times New Roman" w:cs="Times New Roman"/>
                <w:sz w:val="20"/>
                <w:szCs w:val="20"/>
              </w:rPr>
            </w:pPr>
          </w:p>
        </w:tc>
        <w:tc>
          <w:tcPr>
            <w:tcW w:w="843" w:type="pct"/>
          </w:tcPr>
          <w:p w14:paraId="0BC75AF1" w14:textId="77777777" w:rsidR="006279B3" w:rsidRPr="00A06313" w:rsidRDefault="006279B3" w:rsidP="007011B1">
            <w:pPr>
              <w:rPr>
                <w:rFonts w:ascii="Times New Roman" w:hAnsi="Times New Roman" w:cs="Times New Roman"/>
                <w:sz w:val="20"/>
                <w:szCs w:val="20"/>
              </w:rPr>
            </w:pPr>
          </w:p>
        </w:tc>
        <w:tc>
          <w:tcPr>
            <w:tcW w:w="2641" w:type="pct"/>
          </w:tcPr>
          <w:p w14:paraId="79F88379" w14:textId="77777777" w:rsidR="006279B3" w:rsidRPr="00A06313" w:rsidRDefault="006279B3" w:rsidP="007011B1">
            <w:pPr>
              <w:rPr>
                <w:rFonts w:ascii="Times New Roman" w:hAnsi="Times New Roman" w:cs="Times New Roman"/>
                <w:sz w:val="20"/>
                <w:szCs w:val="20"/>
              </w:rPr>
            </w:pPr>
          </w:p>
        </w:tc>
      </w:tr>
      <w:tr w:rsidR="006279B3" w14:paraId="50CDF7EC" w14:textId="77777777" w:rsidTr="00F123BF">
        <w:tc>
          <w:tcPr>
            <w:tcW w:w="1516" w:type="pct"/>
            <w:hideMark/>
          </w:tcPr>
          <w:p w14:paraId="0D8F13B8" w14:textId="77777777" w:rsidR="006279B3" w:rsidRDefault="006279B3" w:rsidP="007011B1">
            <w:pPr>
              <w:spacing w:line="276" w:lineRule="auto"/>
              <w:rPr>
                <w:sz w:val="20"/>
                <w:szCs w:val="20"/>
              </w:rPr>
            </w:pPr>
            <w:r>
              <w:rPr>
                <w:rFonts w:ascii="Times New Roman" w:hAnsi="Times New Roman" w:cs="Times New Roman"/>
                <w:sz w:val="20"/>
                <w:szCs w:val="20"/>
              </w:rPr>
              <w:t>Actual array yield (Y</w:t>
            </w:r>
            <w:r>
              <w:rPr>
                <w:rFonts w:ascii="Times New Roman" w:hAnsi="Times New Roman" w:cs="Times New Roman"/>
                <w:sz w:val="20"/>
                <w:szCs w:val="20"/>
                <w:vertAlign w:val="subscript"/>
              </w:rPr>
              <w:t>A</w:t>
            </w:r>
            <w:r>
              <w:rPr>
                <w:rFonts w:ascii="Times New Roman" w:hAnsi="Times New Roman" w:cs="Times New Roman"/>
                <w:sz w:val="20"/>
                <w:szCs w:val="20"/>
              </w:rPr>
              <w:t>)</w:t>
            </w:r>
          </w:p>
        </w:tc>
        <w:tc>
          <w:tcPr>
            <w:tcW w:w="843" w:type="pct"/>
            <w:hideMark/>
          </w:tcPr>
          <w:p w14:paraId="44F423F4" w14:textId="77777777" w:rsidR="006279B3" w:rsidRDefault="006279B3" w:rsidP="007011B1">
            <w:pPr>
              <w:spacing w:line="276" w:lineRule="auto"/>
              <w:rPr>
                <w:sz w:val="20"/>
                <w:szCs w:val="20"/>
              </w:rPr>
            </w:pPr>
            <w:r>
              <w:rPr>
                <w:rFonts w:ascii="Times New Roman" w:hAnsi="Times New Roman" w:cs="Times New Roman"/>
                <w:sz w:val="20"/>
                <w:szCs w:val="20"/>
              </w:rPr>
              <w:t>(kWh/</w:t>
            </w:r>
            <w:proofErr w:type="spellStart"/>
            <w:r>
              <w:rPr>
                <w:rFonts w:ascii="Times New Roman" w:hAnsi="Times New Roman" w:cs="Times New Roman"/>
                <w:sz w:val="20"/>
                <w:szCs w:val="20"/>
              </w:rPr>
              <w:t>kWp</w:t>
            </w:r>
            <w:proofErr w:type="spellEnd"/>
            <w:r>
              <w:rPr>
                <w:rFonts w:ascii="Times New Roman" w:hAnsi="Times New Roman" w:cs="Times New Roman"/>
                <w:sz w:val="20"/>
                <w:szCs w:val="20"/>
              </w:rPr>
              <w:t>/day)</w:t>
            </w:r>
          </w:p>
        </w:tc>
        <w:tc>
          <w:tcPr>
            <w:tcW w:w="2641" w:type="pct"/>
            <w:hideMark/>
          </w:tcPr>
          <w:p w14:paraId="651424A0" w14:textId="77777777" w:rsidR="006279B3" w:rsidRDefault="006279B3" w:rsidP="007011B1">
            <w:pPr>
              <w:spacing w:line="276" w:lineRule="auto"/>
              <w:rPr>
                <w:sz w:val="20"/>
                <w:szCs w:val="20"/>
              </w:rPr>
            </w:pPr>
            <w:r>
              <w:rPr>
                <w:rFonts w:ascii="Times New Roman" w:hAnsi="Times New Roman" w:cs="Times New Roman"/>
                <w:sz w:val="20"/>
                <w:szCs w:val="20"/>
              </w:rPr>
              <w:t>Actual power delivered from PV panels</w:t>
            </w:r>
          </w:p>
        </w:tc>
      </w:tr>
      <w:tr w:rsidR="006279B3" w14:paraId="16F64206" w14:textId="77777777" w:rsidTr="00F123BF">
        <w:tc>
          <w:tcPr>
            <w:tcW w:w="1516" w:type="pct"/>
          </w:tcPr>
          <w:p w14:paraId="08AD04DC"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S</w:t>
            </w:r>
            <w:r w:rsidRPr="00502468">
              <w:rPr>
                <w:rFonts w:ascii="Times New Roman" w:hAnsi="Times New Roman" w:cs="Times New Roman"/>
                <w:sz w:val="20"/>
                <w:szCs w:val="20"/>
              </w:rPr>
              <w:t xml:space="preserve">ystem losses (Ls) </w:t>
            </w:r>
          </w:p>
        </w:tc>
        <w:tc>
          <w:tcPr>
            <w:tcW w:w="843" w:type="pct"/>
          </w:tcPr>
          <w:p w14:paraId="70A02384" w14:textId="77777777" w:rsidR="006279B3" w:rsidRDefault="006279B3" w:rsidP="007011B1">
            <w:pPr>
              <w:rPr>
                <w:rFonts w:ascii="Times New Roman" w:hAnsi="Times New Roman" w:cs="Times New Roman"/>
                <w:sz w:val="20"/>
                <w:szCs w:val="20"/>
              </w:rPr>
            </w:pPr>
            <w:r w:rsidRPr="00502468">
              <w:rPr>
                <w:rFonts w:ascii="Times New Roman" w:hAnsi="Times New Roman" w:cs="Times New Roman"/>
                <w:sz w:val="20"/>
                <w:szCs w:val="20"/>
              </w:rPr>
              <w:t>(</w:t>
            </w:r>
            <w:proofErr w:type="spellStart"/>
            <w:r w:rsidRPr="00502468">
              <w:rPr>
                <w:rFonts w:ascii="Times New Roman" w:hAnsi="Times New Roman" w:cs="Times New Roman"/>
                <w:sz w:val="20"/>
                <w:szCs w:val="20"/>
              </w:rPr>
              <w:t>kWh</w:t>
            </w:r>
            <w:r w:rsidRPr="00502468">
              <w:rPr>
                <w:rFonts w:ascii="Times New Roman" w:hAnsi="Times New Roman" w:cs="Times New Roman"/>
                <w:sz w:val="20"/>
                <w:szCs w:val="20"/>
                <w:vertAlign w:val="subscript"/>
              </w:rPr>
              <w:t>el</w:t>
            </w:r>
            <w:proofErr w:type="spellEnd"/>
            <w:r w:rsidRPr="00502468">
              <w:rPr>
                <w:rFonts w:ascii="Times New Roman" w:hAnsi="Times New Roman" w:cs="Times New Roman"/>
                <w:sz w:val="20"/>
                <w:szCs w:val="20"/>
              </w:rPr>
              <w:t>)</w:t>
            </w:r>
          </w:p>
        </w:tc>
        <w:tc>
          <w:tcPr>
            <w:tcW w:w="2641" w:type="pct"/>
          </w:tcPr>
          <w:p w14:paraId="4A7F769D" w14:textId="77777777" w:rsidR="006279B3" w:rsidRDefault="006279B3" w:rsidP="007011B1">
            <w:pPr>
              <w:rPr>
                <w:rFonts w:ascii="Times New Roman" w:hAnsi="Times New Roman" w:cs="Times New Roman"/>
                <w:sz w:val="20"/>
                <w:szCs w:val="20"/>
              </w:rPr>
            </w:pPr>
            <w:r w:rsidRPr="00502468">
              <w:rPr>
                <w:rFonts w:ascii="Times New Roman" w:hAnsi="Times New Roman" w:cs="Times New Roman"/>
                <w:sz w:val="20"/>
                <w:szCs w:val="20"/>
              </w:rPr>
              <w:t xml:space="preserve">Difference between actual PV output and utilised PV yield </w:t>
            </w:r>
          </w:p>
        </w:tc>
      </w:tr>
      <w:tr w:rsidR="006279B3" w14:paraId="44AEFBC9" w14:textId="77777777" w:rsidTr="00F123BF">
        <w:tc>
          <w:tcPr>
            <w:tcW w:w="1516" w:type="pct"/>
            <w:hideMark/>
          </w:tcPr>
          <w:p w14:paraId="74AF2FA2" w14:textId="77777777" w:rsidR="006279B3" w:rsidRDefault="006279B3" w:rsidP="007011B1">
            <w:pPr>
              <w:spacing w:line="276" w:lineRule="auto"/>
              <w:rPr>
                <w:rFonts w:ascii="Times New Roman" w:hAnsi="Times New Roman" w:cs="Times New Roman"/>
                <w:sz w:val="20"/>
                <w:szCs w:val="20"/>
              </w:rPr>
            </w:pPr>
            <w:r>
              <w:rPr>
                <w:rFonts w:ascii="Times New Roman" w:hAnsi="Times New Roman" w:cs="Times New Roman"/>
                <w:sz w:val="20"/>
                <w:szCs w:val="20"/>
              </w:rPr>
              <w:t>PV capture losses (</w:t>
            </w:r>
            <w:proofErr w:type="spellStart"/>
            <w:r>
              <w:rPr>
                <w:rFonts w:ascii="Times New Roman" w:hAnsi="Times New Roman" w:cs="Times New Roman"/>
                <w:sz w:val="20"/>
                <w:szCs w:val="20"/>
              </w:rPr>
              <w:t>Lc</w:t>
            </w:r>
            <w:proofErr w:type="spellEnd"/>
            <w:r>
              <w:rPr>
                <w:rFonts w:ascii="Times New Roman" w:hAnsi="Times New Roman" w:cs="Times New Roman"/>
                <w:sz w:val="20"/>
                <w:szCs w:val="20"/>
              </w:rPr>
              <w:t>)</w:t>
            </w:r>
          </w:p>
        </w:tc>
        <w:tc>
          <w:tcPr>
            <w:tcW w:w="843" w:type="pct"/>
            <w:hideMark/>
          </w:tcPr>
          <w:p w14:paraId="7FC35062" w14:textId="77777777" w:rsidR="006279B3" w:rsidRDefault="006279B3" w:rsidP="007011B1">
            <w:pPr>
              <w:spacing w:line="276" w:lineRule="auto"/>
              <w:rPr>
                <w:rFonts w:ascii="Times New Roman" w:hAnsi="Times New Roman" w:cs="Times New Roman"/>
                <w:sz w:val="20"/>
                <w:szCs w:val="20"/>
              </w:rPr>
            </w:pPr>
            <w:r>
              <w:rPr>
                <w:rFonts w:ascii="Times New Roman" w:hAnsi="Times New Roman" w:cs="Times New Roman"/>
                <w:sz w:val="20"/>
                <w:szCs w:val="20"/>
              </w:rPr>
              <w:t>(</w:t>
            </w:r>
            <w:proofErr w:type="spellStart"/>
            <w:r>
              <w:rPr>
                <w:rFonts w:ascii="Times New Roman" w:hAnsi="Times New Roman" w:cs="Times New Roman"/>
                <w:sz w:val="20"/>
                <w:szCs w:val="20"/>
              </w:rPr>
              <w:t>kWh</w:t>
            </w:r>
            <w:r>
              <w:rPr>
                <w:rFonts w:ascii="Times New Roman" w:hAnsi="Times New Roman" w:cs="Times New Roman"/>
                <w:sz w:val="20"/>
                <w:szCs w:val="20"/>
                <w:vertAlign w:val="subscript"/>
              </w:rPr>
              <w:t>el</w:t>
            </w:r>
            <w:proofErr w:type="spellEnd"/>
            <w:r>
              <w:rPr>
                <w:rFonts w:ascii="Times New Roman" w:hAnsi="Times New Roman" w:cs="Times New Roman"/>
                <w:sz w:val="20"/>
                <w:szCs w:val="20"/>
              </w:rPr>
              <w:t>)</w:t>
            </w:r>
          </w:p>
        </w:tc>
        <w:tc>
          <w:tcPr>
            <w:tcW w:w="2641" w:type="pct"/>
            <w:hideMark/>
          </w:tcPr>
          <w:p w14:paraId="02EFCD98" w14:textId="77777777" w:rsidR="006279B3" w:rsidRDefault="006279B3" w:rsidP="007011B1">
            <w:pPr>
              <w:spacing w:line="276" w:lineRule="auto"/>
              <w:rPr>
                <w:rFonts w:ascii="Times New Roman" w:hAnsi="Times New Roman" w:cs="Times New Roman"/>
                <w:sz w:val="20"/>
                <w:szCs w:val="20"/>
              </w:rPr>
            </w:pPr>
            <w:r>
              <w:rPr>
                <w:rFonts w:ascii="Times New Roman" w:hAnsi="Times New Roman" w:cs="Times New Roman"/>
                <w:sz w:val="20"/>
                <w:szCs w:val="20"/>
              </w:rPr>
              <w:t>Difference between potential PV output and actual PV power</w:t>
            </w:r>
          </w:p>
        </w:tc>
      </w:tr>
      <w:tr w:rsidR="006279B3" w14:paraId="20C1B94E" w14:textId="77777777" w:rsidTr="00F123BF">
        <w:tc>
          <w:tcPr>
            <w:tcW w:w="1516" w:type="pct"/>
          </w:tcPr>
          <w:p w14:paraId="07FE3760"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Performance ratio (PR)</w:t>
            </w:r>
          </w:p>
        </w:tc>
        <w:tc>
          <w:tcPr>
            <w:tcW w:w="843" w:type="pct"/>
          </w:tcPr>
          <w:p w14:paraId="3E9F10D4" w14:textId="77777777" w:rsidR="006279B3" w:rsidRDefault="006279B3" w:rsidP="007011B1">
            <w:pPr>
              <w:rPr>
                <w:rFonts w:ascii="Times New Roman" w:hAnsi="Times New Roman" w:cs="Times New Roman"/>
                <w:sz w:val="20"/>
                <w:szCs w:val="20"/>
              </w:rPr>
            </w:pPr>
            <w:r>
              <w:rPr>
                <w:rFonts w:ascii="Times New Roman" w:hAnsi="Times New Roman" w:cs="Times New Roman"/>
                <w:sz w:val="20"/>
                <w:szCs w:val="20"/>
              </w:rPr>
              <w:t>(%)</w:t>
            </w:r>
          </w:p>
        </w:tc>
        <w:tc>
          <w:tcPr>
            <w:tcW w:w="2641" w:type="pct"/>
          </w:tcPr>
          <w:p w14:paraId="77555C45" w14:textId="77777777" w:rsidR="006279B3" w:rsidRDefault="006279B3" w:rsidP="007011B1">
            <w:pPr>
              <w:rPr>
                <w:rFonts w:ascii="Times New Roman" w:hAnsi="Times New Roman" w:cs="Times New Roman"/>
                <w:sz w:val="20"/>
                <w:szCs w:val="20"/>
              </w:rPr>
            </w:pPr>
            <w:r w:rsidRPr="00502468">
              <w:rPr>
                <w:rFonts w:ascii="Times New Roman" w:hAnsi="Times New Roman" w:cs="Times New Roman"/>
                <w:sz w:val="20"/>
                <w:szCs w:val="20"/>
              </w:rPr>
              <w:t>Ratio of final yield to reference yield</w:t>
            </w:r>
          </w:p>
        </w:tc>
      </w:tr>
      <w:tr w:rsidR="006279B3" w14:paraId="6C3E395B" w14:textId="77777777" w:rsidTr="00F123BF">
        <w:tc>
          <w:tcPr>
            <w:tcW w:w="1516" w:type="pct"/>
            <w:hideMark/>
          </w:tcPr>
          <w:p w14:paraId="42EEB117" w14:textId="77777777" w:rsidR="006279B3" w:rsidRPr="0027581B" w:rsidRDefault="006279B3" w:rsidP="007011B1">
            <w:pPr>
              <w:spacing w:line="276" w:lineRule="auto"/>
              <w:rPr>
                <w:rFonts w:ascii="Times New Roman" w:hAnsi="Times New Roman" w:cs="Times New Roman"/>
                <w:sz w:val="20"/>
                <w:szCs w:val="20"/>
              </w:rPr>
            </w:pPr>
            <w:r w:rsidRPr="0027581B">
              <w:rPr>
                <w:rFonts w:ascii="Times New Roman" w:hAnsi="Times New Roman" w:cs="Times New Roman"/>
                <w:sz w:val="20"/>
                <w:szCs w:val="20"/>
              </w:rPr>
              <w:t xml:space="preserve">Production factor </w:t>
            </w:r>
            <w:r>
              <w:rPr>
                <w:rFonts w:ascii="Times New Roman" w:hAnsi="Times New Roman" w:cs="Times New Roman"/>
                <w:sz w:val="20"/>
                <w:szCs w:val="20"/>
              </w:rPr>
              <w:t>(PF)</w:t>
            </w:r>
          </w:p>
        </w:tc>
        <w:tc>
          <w:tcPr>
            <w:tcW w:w="843" w:type="pct"/>
            <w:hideMark/>
          </w:tcPr>
          <w:p w14:paraId="5A0C8B55" w14:textId="77777777" w:rsidR="006279B3" w:rsidRPr="0027581B" w:rsidRDefault="006279B3" w:rsidP="007011B1">
            <w:pPr>
              <w:spacing w:line="276" w:lineRule="auto"/>
              <w:rPr>
                <w:rFonts w:ascii="Times New Roman" w:hAnsi="Times New Roman" w:cs="Times New Roman"/>
                <w:sz w:val="20"/>
                <w:szCs w:val="20"/>
              </w:rPr>
            </w:pPr>
            <w:r w:rsidRPr="0027581B">
              <w:rPr>
                <w:rFonts w:ascii="Times New Roman" w:hAnsi="Times New Roman" w:cs="Times New Roman"/>
                <w:sz w:val="20"/>
                <w:szCs w:val="20"/>
              </w:rPr>
              <w:t>(%)</w:t>
            </w:r>
          </w:p>
        </w:tc>
        <w:tc>
          <w:tcPr>
            <w:tcW w:w="2641" w:type="pct"/>
            <w:hideMark/>
          </w:tcPr>
          <w:p w14:paraId="2E4A1CC3" w14:textId="77777777" w:rsidR="006279B3" w:rsidRPr="0027581B" w:rsidRDefault="006279B3" w:rsidP="007011B1">
            <w:pPr>
              <w:spacing w:line="276" w:lineRule="auto"/>
              <w:rPr>
                <w:rFonts w:ascii="Times New Roman" w:hAnsi="Times New Roman" w:cs="Times New Roman"/>
                <w:sz w:val="20"/>
                <w:szCs w:val="20"/>
              </w:rPr>
            </w:pPr>
            <w:r w:rsidRPr="0027581B">
              <w:rPr>
                <w:rFonts w:ascii="Times New Roman" w:hAnsi="Times New Roman" w:cs="Times New Roman"/>
                <w:sz w:val="20"/>
                <w:szCs w:val="20"/>
              </w:rPr>
              <w:t>Ratio of actual array yield to reference yield</w:t>
            </w:r>
          </w:p>
        </w:tc>
      </w:tr>
      <w:tr w:rsidR="006279B3" w14:paraId="1F2E6307" w14:textId="77777777" w:rsidTr="00F123BF">
        <w:tc>
          <w:tcPr>
            <w:tcW w:w="1516" w:type="pct"/>
            <w:tcBorders>
              <w:bottom w:val="single" w:sz="4" w:space="0" w:color="auto"/>
            </w:tcBorders>
          </w:tcPr>
          <w:p w14:paraId="00378604" w14:textId="77777777" w:rsidR="006279B3" w:rsidRPr="0055658D" w:rsidRDefault="006279B3" w:rsidP="007011B1">
            <w:pPr>
              <w:spacing w:line="276" w:lineRule="auto"/>
              <w:rPr>
                <w:rFonts w:ascii="Times New Roman" w:hAnsi="Times New Roman" w:cs="Times New Roman"/>
                <w:sz w:val="20"/>
                <w:szCs w:val="20"/>
              </w:rPr>
            </w:pPr>
            <w:r w:rsidRPr="0055658D">
              <w:rPr>
                <w:rFonts w:ascii="Times New Roman" w:hAnsi="Times New Roman" w:cs="Times New Roman"/>
                <w:sz w:val="20"/>
                <w:szCs w:val="20"/>
              </w:rPr>
              <w:t>Total system efficiency (</w:t>
            </w:r>
            <w:proofErr w:type="spellStart"/>
            <w:r w:rsidRPr="0055658D">
              <w:rPr>
                <w:rFonts w:ascii="Times New Roman" w:hAnsi="Times New Roman" w:cs="Times New Roman"/>
                <w:sz w:val="20"/>
                <w:szCs w:val="20"/>
              </w:rPr>
              <w:t>ηtotal</w:t>
            </w:r>
            <w:proofErr w:type="spellEnd"/>
            <w:r w:rsidRPr="0055658D">
              <w:rPr>
                <w:rFonts w:ascii="Times New Roman" w:hAnsi="Times New Roman" w:cs="Times New Roman"/>
                <w:sz w:val="20"/>
                <w:szCs w:val="20"/>
              </w:rPr>
              <w:t>)</w:t>
            </w:r>
          </w:p>
        </w:tc>
        <w:tc>
          <w:tcPr>
            <w:tcW w:w="843" w:type="pct"/>
            <w:tcBorders>
              <w:bottom w:val="single" w:sz="4" w:space="0" w:color="auto"/>
            </w:tcBorders>
          </w:tcPr>
          <w:p w14:paraId="6D1CF382" w14:textId="77777777" w:rsidR="006279B3" w:rsidRPr="0055658D" w:rsidRDefault="006279B3" w:rsidP="007011B1">
            <w:pPr>
              <w:spacing w:line="276" w:lineRule="auto"/>
              <w:rPr>
                <w:rFonts w:ascii="Times New Roman" w:hAnsi="Times New Roman" w:cs="Times New Roman"/>
                <w:sz w:val="20"/>
                <w:szCs w:val="20"/>
              </w:rPr>
            </w:pPr>
            <w:r w:rsidRPr="0055658D">
              <w:rPr>
                <w:rFonts w:ascii="Times New Roman" w:hAnsi="Times New Roman" w:cs="Times New Roman"/>
                <w:sz w:val="20"/>
                <w:szCs w:val="20"/>
              </w:rPr>
              <w:t>(%)</w:t>
            </w:r>
          </w:p>
        </w:tc>
        <w:tc>
          <w:tcPr>
            <w:tcW w:w="2641" w:type="pct"/>
            <w:tcBorders>
              <w:bottom w:val="single" w:sz="4" w:space="0" w:color="auto"/>
            </w:tcBorders>
          </w:tcPr>
          <w:p w14:paraId="0AB6BAF1" w14:textId="77777777" w:rsidR="006279B3" w:rsidRPr="0055658D" w:rsidRDefault="006279B3" w:rsidP="007011B1">
            <w:pPr>
              <w:spacing w:line="276" w:lineRule="auto"/>
              <w:rPr>
                <w:rFonts w:ascii="Times New Roman" w:hAnsi="Times New Roman" w:cs="Times New Roman"/>
                <w:sz w:val="20"/>
                <w:szCs w:val="20"/>
              </w:rPr>
            </w:pPr>
            <w:r w:rsidRPr="0055658D">
              <w:rPr>
                <w:rFonts w:ascii="Times New Roman" w:hAnsi="Times New Roman" w:cs="Times New Roman"/>
                <w:sz w:val="20"/>
                <w:szCs w:val="20"/>
              </w:rPr>
              <w:t>Ratio of consumed energy to potential PV yield</w:t>
            </w:r>
          </w:p>
        </w:tc>
      </w:tr>
    </w:tbl>
    <w:p w14:paraId="081DD719" w14:textId="77777777" w:rsidR="006279B3" w:rsidRPr="00F123BF" w:rsidRDefault="006279B3" w:rsidP="00A91D53">
      <w:pPr>
        <w:spacing w:after="0"/>
        <w:rPr>
          <w:rFonts w:ascii="Times New Roman" w:hAnsi="Times New Roman" w:cs="Times New Roman"/>
          <w:sz w:val="20"/>
          <w:szCs w:val="20"/>
        </w:rPr>
      </w:pPr>
      <w:proofErr w:type="spellStart"/>
      <w:proofErr w:type="gramStart"/>
      <w:r w:rsidRPr="00F123BF">
        <w:rPr>
          <w:rFonts w:ascii="Times New Roman" w:hAnsi="Times New Roman" w:cs="Times New Roman"/>
          <w:sz w:val="20"/>
          <w:szCs w:val="20"/>
          <w:vertAlign w:val="superscript"/>
        </w:rPr>
        <w:t>a</w:t>
      </w:r>
      <w:proofErr w:type="spellEnd"/>
      <w:proofErr w:type="gramEnd"/>
      <w:r w:rsidRPr="00F123BF">
        <w:rPr>
          <w:rFonts w:ascii="Times New Roman" w:hAnsi="Times New Roman" w:cs="Times New Roman"/>
          <w:sz w:val="20"/>
          <w:szCs w:val="20"/>
        </w:rPr>
        <w:t xml:space="preserve"> Irradiance on PV panels calculated from live global horizontal irradiance (</w:t>
      </w:r>
      <w:proofErr w:type="spellStart"/>
      <w:r w:rsidRPr="00F123BF">
        <w:rPr>
          <w:rFonts w:ascii="Times New Roman" w:hAnsi="Times New Roman" w:cs="Times New Roman"/>
          <w:sz w:val="20"/>
          <w:szCs w:val="20"/>
        </w:rPr>
        <w:t>Ghi</w:t>
      </w:r>
      <w:proofErr w:type="spellEnd"/>
      <w:r w:rsidRPr="00F123BF">
        <w:rPr>
          <w:rFonts w:ascii="Times New Roman" w:hAnsi="Times New Roman" w:cs="Times New Roman"/>
          <w:sz w:val="20"/>
          <w:szCs w:val="20"/>
        </w:rPr>
        <w:t xml:space="preserve">) values obtained from </w:t>
      </w:r>
      <w:proofErr w:type="spellStart"/>
      <w:r w:rsidRPr="00F123BF">
        <w:rPr>
          <w:rFonts w:ascii="Times New Roman" w:hAnsi="Times New Roman" w:cs="Times New Roman"/>
          <w:sz w:val="20"/>
          <w:szCs w:val="20"/>
        </w:rPr>
        <w:t>SolCAST</w:t>
      </w:r>
      <w:proofErr w:type="spellEnd"/>
    </w:p>
    <w:p w14:paraId="7BD18DDB" w14:textId="567C2094" w:rsidR="006279B3" w:rsidRPr="00F123BF" w:rsidRDefault="006279B3" w:rsidP="00A91D53">
      <w:pPr>
        <w:spacing w:after="0"/>
        <w:rPr>
          <w:rFonts w:ascii="Times New Roman" w:hAnsi="Times New Roman" w:cs="Times New Roman"/>
          <w:sz w:val="20"/>
          <w:szCs w:val="20"/>
        </w:rPr>
      </w:pPr>
      <w:r w:rsidRPr="00F123BF">
        <w:rPr>
          <w:rFonts w:ascii="Times New Roman" w:hAnsi="Times New Roman" w:cs="Times New Roman"/>
          <w:sz w:val="20"/>
          <w:szCs w:val="20"/>
          <w:vertAlign w:val="superscript"/>
        </w:rPr>
        <w:t>b</w:t>
      </w:r>
      <w:r w:rsidRPr="00F123BF">
        <w:rPr>
          <w:rFonts w:ascii="Times New Roman" w:hAnsi="Times New Roman" w:cs="Times New Roman"/>
          <w:sz w:val="20"/>
          <w:szCs w:val="20"/>
        </w:rPr>
        <w:t xml:space="preserve"> Obtained from Venus GX</w:t>
      </w:r>
      <w:r w:rsidR="00CC0180" w:rsidRPr="00F123BF">
        <w:rPr>
          <w:rFonts w:ascii="Times New Roman" w:hAnsi="Times New Roman" w:cs="Times New Roman"/>
          <w:sz w:val="20"/>
          <w:szCs w:val="20"/>
        </w:rPr>
        <w:t xml:space="preserve"> data</w:t>
      </w:r>
    </w:p>
    <w:p w14:paraId="19476516" w14:textId="77777777" w:rsidR="006279B3" w:rsidRDefault="006279B3" w:rsidP="00064700">
      <w:pPr>
        <w:spacing w:line="360" w:lineRule="auto"/>
        <w:rPr>
          <w:rFonts w:ascii="Times New Roman" w:hAnsi="Times New Roman" w:cs="Times New Roman"/>
          <w:color w:val="000000" w:themeColor="text1"/>
          <w:sz w:val="24"/>
          <w:szCs w:val="24"/>
        </w:rPr>
      </w:pPr>
    </w:p>
    <w:p w14:paraId="7CC75A80" w14:textId="2DDE38AE" w:rsidR="00064700" w:rsidRDefault="00F123BF" w:rsidP="00064700">
      <w:pPr>
        <w:spacing w:line="360" w:lineRule="auto"/>
        <w:rPr>
          <w:rFonts w:ascii="Times New Roman" w:hAnsi="Times New Roman" w:cs="Times New Roman"/>
          <w:color w:val="000000" w:themeColor="text1"/>
          <w:sz w:val="24"/>
          <w:szCs w:val="24"/>
        </w:rPr>
      </w:pPr>
      <w:commentRangeStart w:id="181"/>
      <w:r>
        <w:rPr>
          <w:rFonts w:ascii="Times New Roman" w:hAnsi="Times New Roman" w:cs="Times New Roman"/>
          <w:color w:val="000000" w:themeColor="text1"/>
          <w:sz w:val="24"/>
          <w:szCs w:val="24"/>
        </w:rPr>
        <w:t>Missing</w:t>
      </w:r>
      <w:r w:rsidR="00064700">
        <w:rPr>
          <w:rFonts w:ascii="Times New Roman" w:hAnsi="Times New Roman" w:cs="Times New Roman"/>
          <w:color w:val="000000" w:themeColor="text1"/>
          <w:sz w:val="24"/>
          <w:szCs w:val="24"/>
        </w:rPr>
        <w:t xml:space="preserve"> data will occur in PV systems for several reasons (e.g. power outages, communication issues and component faults). </w:t>
      </w:r>
      <w:commentRangeEnd w:id="181"/>
      <w:r w:rsidR="00BA5EF6">
        <w:rPr>
          <w:rStyle w:val="CommentReference"/>
          <w:rFonts w:ascii="Calibri" w:eastAsia="Calibri" w:hAnsi="Calibri" w:cs="Calibri"/>
          <w:lang w:eastAsia="en-GB"/>
        </w:rPr>
        <w:commentReference w:id="181"/>
      </w:r>
      <w:r w:rsidR="00064700">
        <w:rPr>
          <w:rFonts w:ascii="Times New Roman" w:hAnsi="Times New Roman" w:cs="Times New Roman"/>
          <w:color w:val="000000" w:themeColor="text1"/>
          <w:sz w:val="24"/>
          <w:szCs w:val="24"/>
        </w:rPr>
        <w:t xml:space="preserve">Strategies for dealing with missing data can </w:t>
      </w:r>
      <w:del w:id="182" w:author="Elena Gaura" w:date="2020-06-02T07:59:00Z">
        <w:r w:rsidR="00064700" w:rsidDel="00BA5EF6">
          <w:rPr>
            <w:rFonts w:ascii="Times New Roman" w:hAnsi="Times New Roman" w:cs="Times New Roman"/>
            <w:color w:val="000000" w:themeColor="text1"/>
            <w:sz w:val="24"/>
            <w:szCs w:val="24"/>
          </w:rPr>
          <w:delText xml:space="preserve">have </w:delText>
        </w:r>
      </w:del>
      <w:ins w:id="183" w:author="Elena Gaura" w:date="2020-06-02T07:59:00Z">
        <w:r w:rsidR="00BA5EF6">
          <w:rPr>
            <w:rFonts w:ascii="Times New Roman" w:hAnsi="Times New Roman" w:cs="Times New Roman"/>
            <w:color w:val="000000" w:themeColor="text1"/>
            <w:sz w:val="24"/>
            <w:szCs w:val="24"/>
          </w:rPr>
          <w:t>add</w:t>
        </w:r>
        <w:r w:rsidR="00BA5EF6">
          <w:rPr>
            <w:rFonts w:ascii="Times New Roman" w:hAnsi="Times New Roman" w:cs="Times New Roman"/>
            <w:color w:val="000000" w:themeColor="text1"/>
            <w:sz w:val="24"/>
            <w:szCs w:val="24"/>
          </w:rPr>
          <w:t xml:space="preserve"> </w:t>
        </w:r>
      </w:ins>
      <w:r w:rsidR="00064700">
        <w:rPr>
          <w:rFonts w:ascii="Times New Roman" w:hAnsi="Times New Roman" w:cs="Times New Roman"/>
          <w:color w:val="000000" w:themeColor="text1"/>
          <w:sz w:val="24"/>
          <w:szCs w:val="24"/>
        </w:rPr>
        <w:t>a high degree of uncertainty</w:t>
      </w:r>
      <w:ins w:id="184" w:author="Elena Gaura" w:date="2020-06-02T07:59:00Z">
        <w:r w:rsidR="00BA5EF6">
          <w:rPr>
            <w:rFonts w:ascii="Times New Roman" w:hAnsi="Times New Roman" w:cs="Times New Roman"/>
            <w:color w:val="000000" w:themeColor="text1"/>
            <w:sz w:val="24"/>
            <w:szCs w:val="24"/>
          </w:rPr>
          <w:t xml:space="preserve"> to </w:t>
        </w:r>
      </w:ins>
      <w:del w:id="185" w:author="Elena Gaura" w:date="2020-06-02T07:59:00Z">
        <w:r w:rsidR="00064700" w:rsidDel="00BA5EF6">
          <w:rPr>
            <w:rFonts w:ascii="Times New Roman" w:hAnsi="Times New Roman" w:cs="Times New Roman"/>
            <w:color w:val="000000" w:themeColor="text1"/>
            <w:sz w:val="24"/>
            <w:szCs w:val="24"/>
          </w:rPr>
          <w:delText xml:space="preserve">, which affects the reliability of </w:delText>
        </w:r>
      </w:del>
      <w:r w:rsidR="00064700">
        <w:rPr>
          <w:rFonts w:ascii="Times New Roman" w:hAnsi="Times New Roman" w:cs="Times New Roman"/>
          <w:color w:val="000000" w:themeColor="text1"/>
          <w:sz w:val="24"/>
          <w:szCs w:val="24"/>
        </w:rPr>
        <w:t xml:space="preserve">performance assessments </w:t>
      </w:r>
      <w:r w:rsidR="00064700">
        <w:rPr>
          <w:rFonts w:ascii="Times New Roman" w:hAnsi="Times New Roman" w:cs="Times New Roman"/>
          <w:color w:val="000000" w:themeColor="text1"/>
          <w:sz w:val="24"/>
          <w:szCs w:val="24"/>
        </w:rPr>
        <w:fldChar w:fldCharType="begin"/>
      </w:r>
      <w:r w:rsidR="00064700">
        <w:rPr>
          <w:rFonts w:ascii="Times New Roman" w:hAnsi="Times New Roman" w:cs="Times New Roman"/>
          <w:color w:val="000000" w:themeColor="text1"/>
          <w:sz w:val="24"/>
          <w:szCs w:val="24"/>
        </w:rPr>
        <w:instrText>ADDIN RW.CITE{{929 Koubli,Eleni 2016}}</w:instrText>
      </w:r>
      <w:r w:rsidR="00064700">
        <w:rPr>
          <w:rFonts w:ascii="Times New Roman" w:hAnsi="Times New Roman" w:cs="Times New Roman"/>
          <w:color w:val="000000" w:themeColor="text1"/>
          <w:sz w:val="24"/>
          <w:szCs w:val="24"/>
        </w:rPr>
        <w:fldChar w:fldCharType="separate"/>
      </w:r>
      <w:r w:rsidR="00064700" w:rsidRPr="00316434">
        <w:rPr>
          <w:rFonts w:ascii="Times New Roman" w:hAnsi="Times New Roman" w:cs="Times New Roman"/>
          <w:bCs/>
          <w:color w:val="000000" w:themeColor="text1"/>
          <w:sz w:val="24"/>
          <w:szCs w:val="24"/>
          <w:lang w:val="en-US"/>
        </w:rPr>
        <w:t>(Koubli et al., 2016)</w:t>
      </w:r>
      <w:r w:rsidR="00064700">
        <w:rPr>
          <w:rFonts w:ascii="Times New Roman" w:hAnsi="Times New Roman" w:cs="Times New Roman"/>
          <w:color w:val="000000" w:themeColor="text1"/>
          <w:sz w:val="24"/>
          <w:szCs w:val="24"/>
        </w:rPr>
        <w:fldChar w:fldCharType="end"/>
      </w:r>
      <w:r w:rsidR="00064700">
        <w:rPr>
          <w:rFonts w:ascii="Times New Roman" w:hAnsi="Times New Roman" w:cs="Times New Roman"/>
          <w:color w:val="000000" w:themeColor="text1"/>
          <w:sz w:val="24"/>
          <w:szCs w:val="24"/>
        </w:rPr>
        <w:t xml:space="preserve">. </w:t>
      </w:r>
      <w:commentRangeStart w:id="186"/>
      <w:r w:rsidR="00064700">
        <w:rPr>
          <w:rFonts w:ascii="Times New Roman" w:hAnsi="Times New Roman" w:cs="Times New Roman"/>
          <w:color w:val="000000" w:themeColor="text1"/>
          <w:sz w:val="24"/>
          <w:szCs w:val="24"/>
        </w:rPr>
        <w:t xml:space="preserve">The </w:t>
      </w:r>
      <w:r w:rsidR="00E4083F">
        <w:rPr>
          <w:rFonts w:ascii="Times New Roman" w:hAnsi="Times New Roman" w:cs="Times New Roman"/>
          <w:color w:val="000000" w:themeColor="text1"/>
          <w:sz w:val="24"/>
          <w:szCs w:val="24"/>
        </w:rPr>
        <w:t>number of readings</w:t>
      </w:r>
      <w:r w:rsidR="00064700">
        <w:rPr>
          <w:rFonts w:ascii="Times New Roman" w:hAnsi="Times New Roman" w:cs="Times New Roman"/>
          <w:color w:val="000000" w:themeColor="text1"/>
          <w:sz w:val="24"/>
          <w:szCs w:val="24"/>
        </w:rPr>
        <w:t xml:space="preserve"> </w:t>
      </w:r>
      <w:r w:rsidR="00E4083F">
        <w:rPr>
          <w:rFonts w:ascii="Times New Roman" w:hAnsi="Times New Roman" w:cs="Times New Roman"/>
          <w:color w:val="000000" w:themeColor="text1"/>
          <w:sz w:val="24"/>
          <w:szCs w:val="24"/>
        </w:rPr>
        <w:t>from the Venus GX for the solar charger and battery power values every hour from each st</w:t>
      </w:r>
      <w:r w:rsidR="00736996">
        <w:rPr>
          <w:rFonts w:ascii="Times New Roman" w:hAnsi="Times New Roman" w:cs="Times New Roman"/>
          <w:color w:val="000000" w:themeColor="text1"/>
          <w:sz w:val="24"/>
          <w:szCs w:val="24"/>
        </w:rPr>
        <w:t>reetlight in Rwanda and Nepal are</w:t>
      </w:r>
      <w:r w:rsidR="00E4083F">
        <w:rPr>
          <w:rFonts w:ascii="Times New Roman" w:hAnsi="Times New Roman" w:cs="Times New Roman"/>
          <w:color w:val="000000" w:themeColor="text1"/>
          <w:sz w:val="24"/>
          <w:szCs w:val="24"/>
        </w:rPr>
        <w:t xml:space="preserve"> </w:t>
      </w:r>
      <w:r w:rsidR="00064700">
        <w:rPr>
          <w:rFonts w:ascii="Times New Roman" w:hAnsi="Times New Roman" w:cs="Times New Roman"/>
          <w:color w:val="000000" w:themeColor="text1"/>
          <w:sz w:val="24"/>
          <w:szCs w:val="24"/>
        </w:rPr>
        <w:t>shown in Figure</w:t>
      </w:r>
      <w:r w:rsidR="00736996">
        <w:rPr>
          <w:rFonts w:ascii="Times New Roman" w:hAnsi="Times New Roman" w:cs="Times New Roman"/>
          <w:color w:val="000000" w:themeColor="text1"/>
          <w:sz w:val="24"/>
          <w:szCs w:val="24"/>
        </w:rPr>
        <w:t>s</w:t>
      </w:r>
      <w:r w:rsidR="00064700">
        <w:rPr>
          <w:rFonts w:ascii="Times New Roman" w:hAnsi="Times New Roman" w:cs="Times New Roman"/>
          <w:color w:val="000000" w:themeColor="text1"/>
          <w:sz w:val="24"/>
          <w:szCs w:val="24"/>
        </w:rPr>
        <w:t xml:space="preserve"> X</w:t>
      </w:r>
      <w:r w:rsidR="00736996">
        <w:rPr>
          <w:rFonts w:ascii="Times New Roman" w:hAnsi="Times New Roman" w:cs="Times New Roman"/>
          <w:color w:val="000000" w:themeColor="text1"/>
          <w:sz w:val="24"/>
          <w:szCs w:val="24"/>
        </w:rPr>
        <w:t xml:space="preserve"> and X</w:t>
      </w:r>
      <w:r w:rsidR="00064700">
        <w:rPr>
          <w:rFonts w:ascii="Times New Roman" w:hAnsi="Times New Roman" w:cs="Times New Roman"/>
          <w:color w:val="000000" w:themeColor="text1"/>
          <w:sz w:val="24"/>
          <w:szCs w:val="24"/>
        </w:rPr>
        <w:t xml:space="preserve">. </w:t>
      </w:r>
      <w:commentRangeEnd w:id="186"/>
      <w:r w:rsidR="00BA5EF6">
        <w:rPr>
          <w:rStyle w:val="CommentReference"/>
          <w:rFonts w:ascii="Calibri" w:eastAsia="Calibri" w:hAnsi="Calibri" w:cs="Calibri"/>
          <w:lang w:eastAsia="en-GB"/>
        </w:rPr>
        <w:commentReference w:id="186"/>
      </w:r>
    </w:p>
    <w:p w14:paraId="06E7D46B" w14:textId="00BF995F" w:rsidR="00064700" w:rsidRDefault="002109B4" w:rsidP="00736996">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GB"/>
        </w:rPr>
        <w:drawing>
          <wp:inline distT="0" distB="0" distL="0" distR="0" wp14:anchorId="0A55273F" wp14:editId="635E1271">
            <wp:extent cx="4790635" cy="3648793"/>
            <wp:effectExtent l="0" t="0" r="0" b="8890"/>
            <wp:docPr id="5" name="Picture 5" descr="C:\Users\ac2569\Downloads\numReads_hourly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2569\Downloads\numReads_hourly (1).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93601" cy="3651052"/>
                    </a:xfrm>
                    <a:prstGeom prst="rect">
                      <a:avLst/>
                    </a:prstGeom>
                    <a:noFill/>
                    <a:ln>
                      <a:noFill/>
                    </a:ln>
                  </pic:spPr>
                </pic:pic>
              </a:graphicData>
            </a:graphic>
          </wp:inline>
        </w:drawing>
      </w:r>
    </w:p>
    <w:p w14:paraId="5471C6FE" w14:textId="4AEF4694" w:rsidR="00054165" w:rsidRDefault="00481BFD" w:rsidP="00064700">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Fig.Xa</w:t>
      </w:r>
      <w:proofErr w:type="spellEnd"/>
      <w:r>
        <w:rPr>
          <w:rFonts w:ascii="Times New Roman" w:hAnsi="Times New Roman" w:cs="Times New Roman"/>
          <w:sz w:val="24"/>
          <w:szCs w:val="24"/>
        </w:rPr>
        <w:t xml:space="preserve">-d. Hourly yield of data </w:t>
      </w:r>
      <w:r w:rsidR="00DC2146">
        <w:rPr>
          <w:rFonts w:ascii="Times New Roman" w:hAnsi="Times New Roman" w:cs="Times New Roman"/>
          <w:sz w:val="24"/>
          <w:szCs w:val="24"/>
        </w:rPr>
        <w:t>(produce same graphs for Nepal Lights</w:t>
      </w:r>
      <w:r w:rsidR="003F31DA">
        <w:rPr>
          <w:rFonts w:ascii="Times New Roman" w:hAnsi="Times New Roman" w:cs="Times New Roman"/>
          <w:sz w:val="24"/>
          <w:szCs w:val="24"/>
        </w:rPr>
        <w:t>, don’t go beyond March end</w:t>
      </w:r>
      <w:r>
        <w:rPr>
          <w:rFonts w:ascii="Times New Roman" w:hAnsi="Times New Roman" w:cs="Times New Roman"/>
          <w:sz w:val="24"/>
          <w:szCs w:val="24"/>
        </w:rPr>
        <w:t>?</w:t>
      </w:r>
      <w:r w:rsidR="00DC2146">
        <w:rPr>
          <w:rFonts w:ascii="Times New Roman" w:hAnsi="Times New Roman" w:cs="Times New Roman"/>
          <w:sz w:val="24"/>
          <w:szCs w:val="24"/>
        </w:rPr>
        <w:t>)</w:t>
      </w:r>
      <w:r>
        <w:rPr>
          <w:rFonts w:ascii="Times New Roman" w:hAnsi="Times New Roman" w:cs="Times New Roman"/>
          <w:sz w:val="24"/>
          <w:szCs w:val="24"/>
        </w:rPr>
        <w:t xml:space="preserve"> from Rwanda streetlights 1-4.</w:t>
      </w:r>
    </w:p>
    <w:p w14:paraId="6DD8AD53" w14:textId="77A94087" w:rsidR="00DC2146" w:rsidRDefault="00736996" w:rsidP="003B561D">
      <w:pPr>
        <w:spacing w:line="360" w:lineRule="auto"/>
        <w:rPr>
          <w:rFonts w:ascii="Times New Roman" w:hAnsi="Times New Roman" w:cs="Times New Roman"/>
          <w:sz w:val="24"/>
          <w:szCs w:val="24"/>
        </w:rPr>
      </w:pPr>
      <w:commentRangeStart w:id="187"/>
      <w:r>
        <w:rPr>
          <w:rFonts w:ascii="Times New Roman" w:hAnsi="Times New Roman" w:cs="Times New Roman"/>
          <w:sz w:val="24"/>
          <w:szCs w:val="24"/>
        </w:rPr>
        <w:t xml:space="preserve">Fig </w:t>
      </w:r>
      <w:proofErr w:type="spellStart"/>
      <w:r>
        <w:rPr>
          <w:rFonts w:ascii="Times New Roman" w:hAnsi="Times New Roman" w:cs="Times New Roman"/>
          <w:sz w:val="24"/>
          <w:szCs w:val="24"/>
        </w:rPr>
        <w:t>Xa</w:t>
      </w:r>
      <w:proofErr w:type="spellEnd"/>
      <w:r>
        <w:rPr>
          <w:rFonts w:ascii="Times New Roman" w:hAnsi="Times New Roman" w:cs="Times New Roman"/>
          <w:sz w:val="24"/>
          <w:szCs w:val="24"/>
        </w:rPr>
        <w:t>-d shows that m</w:t>
      </w:r>
      <w:r w:rsidR="003F31DA">
        <w:rPr>
          <w:rFonts w:ascii="Times New Roman" w:hAnsi="Times New Roman" w:cs="Times New Roman"/>
          <w:sz w:val="24"/>
          <w:szCs w:val="24"/>
        </w:rPr>
        <w:t>issing data from the streetlights in Rwanda f</w:t>
      </w:r>
      <w:r w:rsidR="003F31DA" w:rsidRPr="00A06313">
        <w:rPr>
          <w:rFonts w:ascii="Times New Roman" w:hAnsi="Times New Roman" w:cs="Times New Roman"/>
          <w:sz w:val="24"/>
          <w:szCs w:val="24"/>
        </w:rPr>
        <w:t>requent</w:t>
      </w:r>
      <w:r w:rsidR="003F31DA">
        <w:rPr>
          <w:rFonts w:ascii="Times New Roman" w:hAnsi="Times New Roman" w:cs="Times New Roman"/>
          <w:sz w:val="24"/>
          <w:szCs w:val="24"/>
        </w:rPr>
        <w:t xml:space="preserve">ly occurred </w:t>
      </w:r>
      <w:commentRangeStart w:id="188"/>
      <w:r w:rsidR="003F31DA">
        <w:rPr>
          <w:rFonts w:ascii="Times New Roman" w:hAnsi="Times New Roman" w:cs="Times New Roman"/>
          <w:sz w:val="24"/>
          <w:szCs w:val="24"/>
        </w:rPr>
        <w:t xml:space="preserve">between </w:t>
      </w:r>
      <w:r w:rsidR="00DC2146" w:rsidRPr="00A06313">
        <w:rPr>
          <w:rFonts w:ascii="Times New Roman" w:hAnsi="Times New Roman" w:cs="Times New Roman"/>
          <w:sz w:val="24"/>
          <w:szCs w:val="24"/>
        </w:rPr>
        <w:t>12</w:t>
      </w:r>
      <w:r w:rsidR="003F31DA">
        <w:rPr>
          <w:rFonts w:ascii="Times New Roman" w:hAnsi="Times New Roman" w:cs="Times New Roman"/>
          <w:sz w:val="24"/>
          <w:szCs w:val="24"/>
        </w:rPr>
        <w:t xml:space="preserve"> pm </w:t>
      </w:r>
      <w:r w:rsidR="00DC2146" w:rsidRPr="00A06313">
        <w:rPr>
          <w:rFonts w:ascii="Times New Roman" w:hAnsi="Times New Roman" w:cs="Times New Roman"/>
          <w:sz w:val="24"/>
          <w:szCs w:val="24"/>
        </w:rPr>
        <w:t>-6</w:t>
      </w:r>
      <w:r w:rsidR="003F31DA">
        <w:rPr>
          <w:rFonts w:ascii="Times New Roman" w:hAnsi="Times New Roman" w:cs="Times New Roman"/>
          <w:sz w:val="24"/>
          <w:szCs w:val="24"/>
        </w:rPr>
        <w:t xml:space="preserve"> a.m., which was ch</w:t>
      </w:r>
      <w:r w:rsidR="00481BFD">
        <w:rPr>
          <w:rFonts w:ascii="Times New Roman" w:hAnsi="Times New Roman" w:cs="Times New Roman"/>
          <w:sz w:val="24"/>
          <w:szCs w:val="24"/>
        </w:rPr>
        <w:t>aracteristic of a power outage</w:t>
      </w:r>
      <w:r w:rsidR="003F31DA">
        <w:rPr>
          <w:rFonts w:ascii="Times New Roman" w:hAnsi="Times New Roman" w:cs="Times New Roman"/>
          <w:sz w:val="24"/>
          <w:szCs w:val="24"/>
        </w:rPr>
        <w:t xml:space="preserve">. This was also backed up </w:t>
      </w:r>
      <w:r w:rsidR="003F31DA">
        <w:rPr>
          <w:rFonts w:ascii="Times New Roman" w:hAnsi="Times New Roman" w:cs="Times New Roman"/>
          <w:sz w:val="24"/>
          <w:szCs w:val="24"/>
        </w:rPr>
        <w:lastRenderedPageBreak/>
        <w:t>by</w:t>
      </w:r>
      <w:r w:rsidR="00DC2146" w:rsidRPr="00A06313">
        <w:rPr>
          <w:rFonts w:ascii="Times New Roman" w:hAnsi="Times New Roman" w:cs="Times New Roman"/>
          <w:sz w:val="24"/>
          <w:szCs w:val="24"/>
        </w:rPr>
        <w:t xml:space="preserve"> in-field observations</w:t>
      </w:r>
      <w:commentRangeEnd w:id="188"/>
      <w:r w:rsidR="00BA5EF6">
        <w:rPr>
          <w:rStyle w:val="CommentReference"/>
          <w:rFonts w:ascii="Calibri" w:eastAsia="Calibri" w:hAnsi="Calibri" w:cs="Calibri"/>
          <w:lang w:eastAsia="en-GB"/>
        </w:rPr>
        <w:commentReference w:id="188"/>
      </w:r>
      <w:r w:rsidR="00DC2146" w:rsidRPr="00A06313">
        <w:rPr>
          <w:rFonts w:ascii="Times New Roman" w:hAnsi="Times New Roman" w:cs="Times New Roman"/>
          <w:sz w:val="24"/>
          <w:szCs w:val="24"/>
        </w:rPr>
        <w:t>.</w:t>
      </w:r>
      <w:r w:rsidR="003F31DA">
        <w:rPr>
          <w:rFonts w:ascii="Times New Roman" w:hAnsi="Times New Roman" w:cs="Times New Roman"/>
          <w:sz w:val="24"/>
          <w:szCs w:val="24"/>
        </w:rPr>
        <w:t xml:space="preserve"> This was most prevalent at streetlight 3 (X%?), but uncommon at Streetlight 4 (X%?). </w:t>
      </w:r>
      <w:commentRangeEnd w:id="187"/>
      <w:r w:rsidR="00BA5EF6">
        <w:rPr>
          <w:rStyle w:val="CommentReference"/>
          <w:rFonts w:ascii="Calibri" w:eastAsia="Calibri" w:hAnsi="Calibri" w:cs="Calibri"/>
          <w:lang w:eastAsia="en-GB"/>
        </w:rPr>
        <w:commentReference w:id="187"/>
      </w:r>
      <w:commentRangeStart w:id="189"/>
      <w:r w:rsidR="003F31DA">
        <w:rPr>
          <w:rFonts w:ascii="Times New Roman" w:hAnsi="Times New Roman" w:cs="Times New Roman"/>
          <w:sz w:val="24"/>
          <w:szCs w:val="24"/>
        </w:rPr>
        <w:t xml:space="preserve">The </w:t>
      </w:r>
      <w:ins w:id="190" w:author="Elena Gaura" w:date="2020-06-02T08:04:00Z">
        <w:r w:rsidR="00BA5EF6">
          <w:rPr>
            <w:rFonts w:ascii="Times New Roman" w:hAnsi="Times New Roman" w:cs="Times New Roman"/>
            <w:sz w:val="24"/>
            <w:szCs w:val="24"/>
          </w:rPr>
          <w:t xml:space="preserve">data </w:t>
        </w:r>
      </w:ins>
      <w:r w:rsidR="003F31DA">
        <w:rPr>
          <w:rFonts w:ascii="Times New Roman" w:hAnsi="Times New Roman" w:cs="Times New Roman"/>
          <w:sz w:val="24"/>
          <w:szCs w:val="24"/>
        </w:rPr>
        <w:t xml:space="preserve">yield </w:t>
      </w:r>
      <w:del w:id="191" w:author="Elena Gaura" w:date="2020-06-02T08:04:00Z">
        <w:r w:rsidR="003F31DA" w:rsidDel="00BA5EF6">
          <w:rPr>
            <w:rFonts w:ascii="Times New Roman" w:hAnsi="Times New Roman" w:cs="Times New Roman"/>
            <w:sz w:val="24"/>
            <w:szCs w:val="24"/>
          </w:rPr>
          <w:delText xml:space="preserve">of data </w:delText>
        </w:r>
      </w:del>
      <w:r w:rsidR="003F31DA">
        <w:rPr>
          <w:rFonts w:ascii="Times New Roman" w:hAnsi="Times New Roman" w:cs="Times New Roman"/>
          <w:sz w:val="24"/>
          <w:szCs w:val="24"/>
        </w:rPr>
        <w:t xml:space="preserve">was the same for all variables described in Table X, apart from the socket load output readings which </w:t>
      </w:r>
      <w:r>
        <w:rPr>
          <w:rFonts w:ascii="Times New Roman" w:hAnsi="Times New Roman" w:cs="Times New Roman"/>
          <w:sz w:val="24"/>
          <w:szCs w:val="24"/>
        </w:rPr>
        <w:t>slightly</w:t>
      </w:r>
      <w:r w:rsidR="003F31DA">
        <w:rPr>
          <w:rFonts w:ascii="Times New Roman" w:hAnsi="Times New Roman" w:cs="Times New Roman"/>
          <w:sz w:val="24"/>
          <w:szCs w:val="24"/>
        </w:rPr>
        <w:t xml:space="preserve"> lower</w:t>
      </w:r>
      <w:r>
        <w:rPr>
          <w:rFonts w:ascii="Times New Roman" w:hAnsi="Times New Roman" w:cs="Times New Roman"/>
          <w:sz w:val="24"/>
          <w:szCs w:val="24"/>
        </w:rPr>
        <w:t xml:space="preserve"> (See Appendix)</w:t>
      </w:r>
      <w:r w:rsidR="003F31DA">
        <w:rPr>
          <w:rFonts w:ascii="Times New Roman" w:hAnsi="Times New Roman" w:cs="Times New Roman"/>
          <w:sz w:val="24"/>
          <w:szCs w:val="24"/>
        </w:rPr>
        <w:t>.</w:t>
      </w:r>
      <w:r>
        <w:rPr>
          <w:rFonts w:ascii="Times New Roman" w:hAnsi="Times New Roman" w:cs="Times New Roman"/>
          <w:sz w:val="24"/>
          <w:szCs w:val="24"/>
        </w:rPr>
        <w:t xml:space="preserve"> </w:t>
      </w:r>
      <w:commentRangeEnd w:id="189"/>
      <w:r w:rsidR="00BA5EF6">
        <w:rPr>
          <w:rStyle w:val="CommentReference"/>
          <w:rFonts w:ascii="Calibri" w:eastAsia="Calibri" w:hAnsi="Calibri" w:cs="Calibri"/>
          <w:lang w:eastAsia="en-GB"/>
        </w:rPr>
        <w:commentReference w:id="189"/>
      </w:r>
      <w:commentRangeStart w:id="192"/>
      <w:r>
        <w:rPr>
          <w:rFonts w:ascii="Times New Roman" w:hAnsi="Times New Roman" w:cs="Times New Roman"/>
          <w:sz w:val="24"/>
          <w:szCs w:val="24"/>
        </w:rPr>
        <w:t>The frequency of data collection was increased at the start of August.</w:t>
      </w:r>
      <w:commentRangeEnd w:id="192"/>
      <w:r w:rsidR="00BA5EF6">
        <w:rPr>
          <w:rStyle w:val="CommentReference"/>
          <w:rFonts w:ascii="Calibri" w:eastAsia="Calibri" w:hAnsi="Calibri" w:cs="Calibri"/>
          <w:lang w:eastAsia="en-GB"/>
        </w:rPr>
        <w:commentReference w:id="192"/>
      </w:r>
    </w:p>
    <w:p w14:paraId="7C435913" w14:textId="77777777" w:rsidR="00481BFD" w:rsidRDefault="00481BFD" w:rsidP="00481BFD">
      <w:pPr>
        <w:spacing w:line="360" w:lineRule="auto"/>
        <w:rPr>
          <w:rFonts w:ascii="Times New Roman" w:hAnsi="Times New Roman" w:cs="Times New Roman"/>
          <w:sz w:val="24"/>
          <w:szCs w:val="24"/>
        </w:rPr>
      </w:pPr>
      <w:r>
        <w:rPr>
          <w:noProof/>
          <w:lang w:eastAsia="en-GB"/>
        </w:rPr>
        <w:drawing>
          <wp:inline distT="0" distB="0" distL="0" distR="0" wp14:anchorId="7AACF2D5" wp14:editId="57ECC086">
            <wp:extent cx="5638500" cy="3638145"/>
            <wp:effectExtent l="0" t="0" r="635" b="0"/>
            <wp:docPr id="12" name="Picture 12"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ield_all.png"/>
                    <pic:cNvPicPr/>
                  </pic:nvPicPr>
                  <pic:blipFill>
                    <a:blip r:embed="rId30">
                      <a:extLst>
                        <a:ext uri="{28A0092B-C50C-407E-A947-70E740481C1C}">
                          <a14:useLocalDpi xmlns:a14="http://schemas.microsoft.com/office/drawing/2010/main" val="0"/>
                        </a:ext>
                      </a:extLst>
                    </a:blip>
                    <a:stretch>
                      <a:fillRect/>
                    </a:stretch>
                  </pic:blipFill>
                  <pic:spPr>
                    <a:xfrm>
                      <a:off x="0" y="0"/>
                      <a:ext cx="5639213" cy="3638605"/>
                    </a:xfrm>
                    <a:prstGeom prst="rect">
                      <a:avLst/>
                    </a:prstGeom>
                  </pic:spPr>
                </pic:pic>
              </a:graphicData>
            </a:graphic>
          </wp:inline>
        </w:drawing>
      </w:r>
    </w:p>
    <w:p w14:paraId="3EBD2E7B" w14:textId="2CFA1158" w:rsidR="00481BFD" w:rsidRDefault="00481BFD" w:rsidP="00481BFD">
      <w:pPr>
        <w:spacing w:line="360" w:lineRule="auto"/>
        <w:rPr>
          <w:rFonts w:ascii="Times New Roman" w:hAnsi="Times New Roman" w:cs="Times New Roman"/>
          <w:sz w:val="24"/>
          <w:szCs w:val="24"/>
        </w:rPr>
      </w:pPr>
      <w:commentRangeStart w:id="193"/>
      <w:proofErr w:type="spellStart"/>
      <w:r>
        <w:rPr>
          <w:rFonts w:ascii="Times New Roman" w:hAnsi="Times New Roman" w:cs="Times New Roman"/>
          <w:sz w:val="24"/>
          <w:szCs w:val="24"/>
        </w:rPr>
        <w:t>Fig.X</w:t>
      </w:r>
      <w:proofErr w:type="spellEnd"/>
      <w:r>
        <w:rPr>
          <w:rFonts w:ascii="Times New Roman" w:hAnsi="Times New Roman" w:cs="Times New Roman"/>
          <w:sz w:val="24"/>
          <w:szCs w:val="24"/>
        </w:rPr>
        <w:t xml:space="preserve">: Percentage hours for which data is available per day </w:t>
      </w:r>
      <w:r w:rsidRPr="009D0A97">
        <w:rPr>
          <w:rFonts w:ascii="Times New Roman" w:hAnsi="Times New Roman" w:cs="Times New Roman"/>
          <w:i/>
          <w:sz w:val="24"/>
          <w:szCs w:val="24"/>
        </w:rPr>
        <w:t>().</w:t>
      </w:r>
      <w:commentRangeEnd w:id="193"/>
      <w:r w:rsidR="00BA5EF6">
        <w:rPr>
          <w:rStyle w:val="CommentReference"/>
          <w:rFonts w:ascii="Calibri" w:eastAsia="Calibri" w:hAnsi="Calibri" w:cs="Calibri"/>
          <w:lang w:eastAsia="en-GB"/>
        </w:rPr>
        <w:commentReference w:id="193"/>
      </w:r>
    </w:p>
    <w:p w14:paraId="173C8320" w14:textId="77777777" w:rsidR="00481BFD" w:rsidRDefault="00481BFD" w:rsidP="003B561D">
      <w:pPr>
        <w:spacing w:line="360" w:lineRule="auto"/>
        <w:rPr>
          <w:rFonts w:ascii="Times New Roman" w:hAnsi="Times New Roman" w:cs="Times New Roman"/>
          <w:sz w:val="24"/>
          <w:szCs w:val="24"/>
        </w:rPr>
      </w:pPr>
    </w:p>
    <w:p w14:paraId="43F13185" w14:textId="7ADD6461" w:rsidR="003B561D" w:rsidRDefault="003B561D" w:rsidP="003B561D">
      <w:pPr>
        <w:spacing w:line="360" w:lineRule="auto"/>
        <w:rPr>
          <w:rFonts w:ascii="Times New Roman" w:hAnsi="Times New Roman" w:cs="Times New Roman"/>
          <w:sz w:val="24"/>
          <w:szCs w:val="24"/>
        </w:rPr>
      </w:pPr>
      <w:r w:rsidRPr="00B33569">
        <w:rPr>
          <w:rFonts w:ascii="Times New Roman" w:hAnsi="Times New Roman" w:cs="Times New Roman"/>
          <w:i/>
          <w:sz w:val="24"/>
          <w:szCs w:val="24"/>
        </w:rPr>
        <w:t>Sentence or 2 on % yields.</w:t>
      </w:r>
      <w:r w:rsidRPr="00A06313">
        <w:rPr>
          <w:rFonts w:ascii="Times New Roman" w:hAnsi="Times New Roman" w:cs="Times New Roman"/>
          <w:i/>
          <w:sz w:val="24"/>
          <w:szCs w:val="24"/>
        </w:rPr>
        <w:t xml:space="preserve"> </w:t>
      </w:r>
      <w:commentRangeStart w:id="194"/>
      <w:r w:rsidRPr="00A06313">
        <w:rPr>
          <w:rFonts w:ascii="Times New Roman" w:hAnsi="Times New Roman" w:cs="Times New Roman"/>
          <w:sz w:val="24"/>
          <w:szCs w:val="24"/>
        </w:rPr>
        <w:t xml:space="preserve">The large sections of missing data in Nepal were </w:t>
      </w:r>
      <w:r w:rsidR="003F31DA">
        <w:rPr>
          <w:rFonts w:ascii="Times New Roman" w:hAnsi="Times New Roman" w:cs="Times New Roman"/>
          <w:sz w:val="24"/>
          <w:szCs w:val="24"/>
        </w:rPr>
        <w:t>attributed</w:t>
      </w:r>
      <w:r w:rsidR="00DC2146">
        <w:rPr>
          <w:rFonts w:ascii="Times New Roman" w:hAnsi="Times New Roman" w:cs="Times New Roman"/>
          <w:sz w:val="24"/>
          <w:szCs w:val="24"/>
        </w:rPr>
        <w:t xml:space="preserve"> to communication issues. </w:t>
      </w:r>
      <w:commentRangeEnd w:id="194"/>
      <w:r w:rsidR="00BA5EF6">
        <w:rPr>
          <w:rStyle w:val="CommentReference"/>
          <w:rFonts w:ascii="Calibri" w:eastAsia="Calibri" w:hAnsi="Calibri" w:cs="Calibri"/>
          <w:lang w:eastAsia="en-GB"/>
        </w:rPr>
        <w:commentReference w:id="194"/>
      </w:r>
    </w:p>
    <w:p w14:paraId="3B810D0E" w14:textId="2ECB02F4" w:rsidR="00B33569" w:rsidRDefault="003B561D" w:rsidP="009829EE">
      <w:pPr>
        <w:spacing w:line="360" w:lineRule="auto"/>
        <w:rPr>
          <w:rFonts w:ascii="Times New Roman" w:hAnsi="Times New Roman" w:cs="Times New Roman"/>
          <w:color w:val="000000" w:themeColor="text1"/>
          <w:sz w:val="24"/>
          <w:szCs w:val="24"/>
        </w:rPr>
      </w:pPr>
      <w:r>
        <w:rPr>
          <w:rFonts w:ascii="Times New Roman" w:hAnsi="Times New Roman" w:cs="Times New Roman"/>
          <w:sz w:val="24"/>
          <w:szCs w:val="24"/>
        </w:rPr>
        <w:t xml:space="preserve">To accurately model the performance of PV systems over a long period, data imputation is </w:t>
      </w:r>
      <w:r w:rsidR="00B33569">
        <w:rPr>
          <w:rFonts w:ascii="Times New Roman" w:hAnsi="Times New Roman" w:cs="Times New Roman"/>
          <w:sz w:val="24"/>
          <w:szCs w:val="24"/>
        </w:rPr>
        <w:t xml:space="preserve">required to </w:t>
      </w:r>
      <w:commentRangeStart w:id="195"/>
      <w:r w:rsidR="00B33569">
        <w:rPr>
          <w:rFonts w:ascii="Times New Roman" w:hAnsi="Times New Roman" w:cs="Times New Roman"/>
          <w:sz w:val="24"/>
          <w:szCs w:val="24"/>
        </w:rPr>
        <w:t xml:space="preserve">avoid </w:t>
      </w:r>
      <w:commentRangeEnd w:id="195"/>
      <w:r w:rsidR="00BA5EF6">
        <w:rPr>
          <w:rStyle w:val="CommentReference"/>
          <w:rFonts w:ascii="Calibri" w:eastAsia="Calibri" w:hAnsi="Calibri" w:cs="Calibri"/>
          <w:lang w:eastAsia="en-GB"/>
        </w:rPr>
        <w:commentReference w:id="195"/>
      </w:r>
      <w:commentRangeStart w:id="196"/>
      <w:r w:rsidR="00B33569">
        <w:rPr>
          <w:rFonts w:ascii="Times New Roman" w:hAnsi="Times New Roman" w:cs="Times New Roman"/>
          <w:sz w:val="24"/>
          <w:szCs w:val="24"/>
        </w:rPr>
        <w:t xml:space="preserve">inaccuracies </w:t>
      </w:r>
      <w:commentRangeEnd w:id="196"/>
      <w:r w:rsidR="00BA5EF6">
        <w:rPr>
          <w:rStyle w:val="CommentReference"/>
          <w:rFonts w:ascii="Calibri" w:eastAsia="Calibri" w:hAnsi="Calibri" w:cs="Calibri"/>
          <w:lang w:eastAsia="en-GB"/>
        </w:rPr>
        <w:commentReference w:id="196"/>
      </w:r>
      <w:r w:rsidR="00B33569">
        <w:rPr>
          <w:rFonts w:ascii="Times New Roman" w:hAnsi="Times New Roman" w:cs="Times New Roman"/>
          <w:sz w:val="24"/>
          <w:szCs w:val="24"/>
        </w:rPr>
        <w:t xml:space="preserve">[ref]. </w:t>
      </w:r>
      <w:commentRangeStart w:id="197"/>
      <w:del w:id="198" w:author="Elena Gaura" w:date="2020-06-02T08:08:00Z">
        <w:r w:rsidDel="00BA5EF6">
          <w:rPr>
            <w:rFonts w:ascii="Times New Roman" w:hAnsi="Times New Roman" w:cs="Times New Roman"/>
            <w:color w:val="000000" w:themeColor="text1"/>
            <w:sz w:val="24"/>
            <w:szCs w:val="24"/>
          </w:rPr>
          <w:delText>Paper</w:delText>
        </w:r>
        <w:r w:rsidR="00B33569" w:rsidDel="00BA5EF6">
          <w:rPr>
            <w:rFonts w:ascii="Times New Roman" w:hAnsi="Times New Roman" w:cs="Times New Roman"/>
            <w:color w:val="000000" w:themeColor="text1"/>
            <w:sz w:val="24"/>
            <w:szCs w:val="24"/>
          </w:rPr>
          <w:delText>s</w:delText>
        </w:r>
        <w:r w:rsidDel="00BA5EF6">
          <w:rPr>
            <w:rFonts w:ascii="Times New Roman" w:hAnsi="Times New Roman" w:cs="Times New Roman"/>
            <w:color w:val="000000" w:themeColor="text1"/>
            <w:sz w:val="24"/>
            <w:szCs w:val="24"/>
          </w:rPr>
          <w:delText xml:space="preserve"> </w:delText>
        </w:r>
      </w:del>
      <w:ins w:id="199" w:author="Elena Gaura" w:date="2020-06-02T08:08:00Z">
        <w:r w:rsidR="00BA5EF6">
          <w:rPr>
            <w:rFonts w:ascii="Times New Roman" w:hAnsi="Times New Roman" w:cs="Times New Roman"/>
            <w:color w:val="000000" w:themeColor="text1"/>
            <w:sz w:val="24"/>
            <w:szCs w:val="24"/>
          </w:rPr>
          <w:t>Literature</w:t>
        </w:r>
        <w:r w:rsidR="00BA5EF6">
          <w:rPr>
            <w:rFonts w:ascii="Times New Roman" w:hAnsi="Times New Roman" w:cs="Times New Roman"/>
            <w:color w:val="000000" w:themeColor="text1"/>
            <w:sz w:val="24"/>
            <w:szCs w:val="24"/>
          </w:rPr>
          <w:t xml:space="preserve"> </w:t>
        </w:r>
      </w:ins>
      <w:r>
        <w:rPr>
          <w:rFonts w:ascii="Times New Roman" w:hAnsi="Times New Roman" w:cs="Times New Roman"/>
          <w:color w:val="000000" w:themeColor="text1"/>
          <w:sz w:val="24"/>
          <w:szCs w:val="24"/>
        </w:rPr>
        <w:t xml:space="preserve">on </w:t>
      </w:r>
      <w:r w:rsidR="00B33569">
        <w:rPr>
          <w:rFonts w:ascii="Times New Roman" w:hAnsi="Times New Roman" w:cs="Times New Roman"/>
          <w:color w:val="000000" w:themeColor="text1"/>
          <w:sz w:val="24"/>
          <w:szCs w:val="24"/>
        </w:rPr>
        <w:t xml:space="preserve">forecasting or </w:t>
      </w:r>
      <w:commentRangeStart w:id="200"/>
      <w:r w:rsidR="00B33569">
        <w:rPr>
          <w:rFonts w:ascii="Times New Roman" w:hAnsi="Times New Roman" w:cs="Times New Roman"/>
          <w:color w:val="000000" w:themeColor="text1"/>
          <w:sz w:val="24"/>
          <w:szCs w:val="24"/>
        </w:rPr>
        <w:t xml:space="preserve">back filling </w:t>
      </w:r>
      <w:commentRangeEnd w:id="200"/>
      <w:r w:rsidR="00BA5EF6">
        <w:rPr>
          <w:rStyle w:val="CommentReference"/>
          <w:rFonts w:ascii="Calibri" w:eastAsia="Calibri" w:hAnsi="Calibri" w:cs="Calibri"/>
          <w:lang w:eastAsia="en-GB"/>
        </w:rPr>
        <w:commentReference w:id="200"/>
      </w:r>
      <w:r w:rsidR="00B33569">
        <w:rPr>
          <w:rFonts w:ascii="Times New Roman" w:hAnsi="Times New Roman" w:cs="Times New Roman"/>
          <w:color w:val="000000" w:themeColor="text1"/>
          <w:sz w:val="24"/>
          <w:szCs w:val="24"/>
        </w:rPr>
        <w:t>data in PV systems</w:t>
      </w:r>
      <w:r>
        <w:rPr>
          <w:rFonts w:ascii="Times New Roman" w:hAnsi="Times New Roman" w:cs="Times New Roman"/>
          <w:color w:val="000000" w:themeColor="text1"/>
          <w:sz w:val="24"/>
          <w:szCs w:val="24"/>
        </w:rPr>
        <w:t xml:space="preserve"> have mainly focused on </w:t>
      </w:r>
      <w:r w:rsidR="00B33569">
        <w:rPr>
          <w:rFonts w:ascii="Times New Roman" w:hAnsi="Times New Roman" w:cs="Times New Roman"/>
          <w:color w:val="000000" w:themeColor="text1"/>
          <w:sz w:val="24"/>
          <w:szCs w:val="24"/>
        </w:rPr>
        <w:t xml:space="preserve">determining </w:t>
      </w:r>
      <w:r>
        <w:rPr>
          <w:rFonts w:ascii="Times New Roman" w:hAnsi="Times New Roman" w:cs="Times New Roman"/>
          <w:color w:val="000000" w:themeColor="text1"/>
          <w:sz w:val="24"/>
          <w:szCs w:val="24"/>
        </w:rPr>
        <w:t>irradiance and temperature data</w:t>
      </w:r>
      <w:r w:rsidR="00B33569">
        <w:rPr>
          <w:rFonts w:ascii="Times New Roman" w:hAnsi="Times New Roman" w:cs="Times New Roman"/>
          <w:color w:val="000000" w:themeColor="text1"/>
          <w:sz w:val="24"/>
          <w:szCs w:val="24"/>
        </w:rPr>
        <w:t xml:space="preserve"> for grid connected systems</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ADDIN RW.CITE{{932 Raza,MuhammadQamar 2016; 931 Almeida,MarceloPinho 2015}}</w:instrText>
      </w:r>
      <w:r>
        <w:rPr>
          <w:rFonts w:ascii="Times New Roman" w:hAnsi="Times New Roman" w:cs="Times New Roman"/>
          <w:color w:val="000000" w:themeColor="text1"/>
          <w:sz w:val="24"/>
          <w:szCs w:val="24"/>
        </w:rPr>
        <w:fldChar w:fldCharType="separate"/>
      </w:r>
      <w:r w:rsidRPr="00B46CA9">
        <w:rPr>
          <w:rFonts w:ascii="Times New Roman" w:hAnsi="Times New Roman" w:cs="Times New Roman"/>
          <w:color w:val="000000" w:themeColor="text1"/>
          <w:sz w:val="24"/>
          <w:szCs w:val="24"/>
        </w:rPr>
        <w:t>(Raza et al., 2016,Almeida et al., 2015)</w:t>
      </w:r>
      <w:r>
        <w:rPr>
          <w:rFonts w:ascii="Times New Roman" w:hAnsi="Times New Roman" w:cs="Times New Roman"/>
          <w:color w:val="000000" w:themeColor="text1"/>
          <w:sz w:val="24"/>
          <w:szCs w:val="24"/>
        </w:rPr>
        <w:fldChar w:fldCharType="end"/>
      </w:r>
      <w:r w:rsidR="00B33569">
        <w:rPr>
          <w:rFonts w:ascii="Times New Roman" w:hAnsi="Times New Roman" w:cs="Times New Roman"/>
          <w:color w:val="000000" w:themeColor="text1"/>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ADDIN RW.CITE{{930 Sundararajan,Aditya 2019}}</w:instrText>
      </w:r>
      <w:r>
        <w:rPr>
          <w:rFonts w:ascii="Times New Roman" w:hAnsi="Times New Roman" w:cs="Times New Roman"/>
          <w:sz w:val="24"/>
          <w:szCs w:val="24"/>
        </w:rPr>
        <w:fldChar w:fldCharType="separate"/>
      </w:r>
      <w:r w:rsidRPr="0071475D">
        <w:rPr>
          <w:rFonts w:ascii="Times New Roman" w:hAnsi="Times New Roman" w:cs="Times New Roman"/>
          <w:bCs/>
          <w:sz w:val="24"/>
          <w:szCs w:val="24"/>
          <w:lang w:val="en-US"/>
        </w:rPr>
        <w:t>(Sundararajan and Sarwat, 2019)</w:t>
      </w:r>
      <w:r>
        <w:rPr>
          <w:rFonts w:ascii="Times New Roman" w:hAnsi="Times New Roman" w:cs="Times New Roman"/>
          <w:sz w:val="24"/>
          <w:szCs w:val="24"/>
        </w:rPr>
        <w:fldChar w:fldCharType="end"/>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ADDIN RW.CITE{{929 Koubli,Eleni 2016}}</w:instrText>
      </w:r>
      <w:r>
        <w:rPr>
          <w:rFonts w:ascii="Times New Roman" w:hAnsi="Times New Roman" w:cs="Times New Roman"/>
          <w:color w:val="000000" w:themeColor="text1"/>
          <w:sz w:val="24"/>
          <w:szCs w:val="24"/>
        </w:rPr>
        <w:fldChar w:fldCharType="separate"/>
      </w:r>
      <w:r w:rsidRPr="00316434">
        <w:rPr>
          <w:rFonts w:ascii="Times New Roman" w:hAnsi="Times New Roman" w:cs="Times New Roman"/>
          <w:bCs/>
          <w:color w:val="000000" w:themeColor="text1"/>
          <w:sz w:val="24"/>
          <w:szCs w:val="24"/>
          <w:lang w:val="en-US"/>
        </w:rPr>
        <w:t>(Koubli et al., 2016)</w:t>
      </w:r>
      <w:r>
        <w:rPr>
          <w:rFonts w:ascii="Times New Roman" w:hAnsi="Times New Roman" w:cs="Times New Roman"/>
          <w:color w:val="000000" w:themeColor="text1"/>
          <w:sz w:val="24"/>
          <w:szCs w:val="24"/>
        </w:rPr>
        <w:fldChar w:fldCharType="end"/>
      </w:r>
      <w:r w:rsidR="00B33569">
        <w:rPr>
          <w:rFonts w:ascii="Times New Roman" w:hAnsi="Times New Roman" w:cs="Times New Roman"/>
          <w:color w:val="000000" w:themeColor="text1"/>
          <w:sz w:val="24"/>
          <w:szCs w:val="24"/>
        </w:rPr>
        <w:t>. These studies showed</w:t>
      </w:r>
      <w:r>
        <w:rPr>
          <w:rFonts w:ascii="Times New Roman" w:hAnsi="Times New Roman" w:cs="Times New Roman"/>
          <w:color w:val="000000" w:themeColor="text1"/>
          <w:sz w:val="24"/>
          <w:szCs w:val="24"/>
        </w:rPr>
        <w:t xml:space="preserve"> that </w:t>
      </w:r>
      <w:r w:rsidR="00B33569">
        <w:rPr>
          <w:rFonts w:ascii="Times New Roman" w:hAnsi="Times New Roman" w:cs="Times New Roman"/>
          <w:color w:val="000000" w:themeColor="text1"/>
          <w:sz w:val="24"/>
          <w:szCs w:val="24"/>
        </w:rPr>
        <w:t>X and random forest are</w:t>
      </w:r>
      <w:r>
        <w:rPr>
          <w:rFonts w:ascii="Times New Roman" w:hAnsi="Times New Roman" w:cs="Times New Roman"/>
          <w:color w:val="000000" w:themeColor="text1"/>
          <w:sz w:val="24"/>
          <w:szCs w:val="24"/>
        </w:rPr>
        <w:t xml:space="preserve"> well suited for </w:t>
      </w:r>
      <w:proofErr w:type="spellStart"/>
      <w:r>
        <w:rPr>
          <w:rFonts w:ascii="Times New Roman" w:hAnsi="Times New Roman" w:cs="Times New Roman"/>
          <w:color w:val="000000" w:themeColor="text1"/>
          <w:sz w:val="24"/>
          <w:szCs w:val="24"/>
        </w:rPr>
        <w:t>forcasting</w:t>
      </w:r>
      <w:proofErr w:type="spellEnd"/>
      <w:r>
        <w:rPr>
          <w:rFonts w:ascii="Times New Roman" w:hAnsi="Times New Roman" w:cs="Times New Roman"/>
          <w:color w:val="000000" w:themeColor="text1"/>
          <w:sz w:val="24"/>
          <w:szCs w:val="24"/>
        </w:rPr>
        <w:t xml:space="preserve"> and handling missing</w:t>
      </w:r>
      <w:r w:rsidR="00B33569">
        <w:rPr>
          <w:rFonts w:ascii="Times New Roman" w:hAnsi="Times New Roman" w:cs="Times New Roman"/>
          <w:color w:val="000000" w:themeColor="text1"/>
          <w:sz w:val="24"/>
          <w:szCs w:val="24"/>
        </w:rPr>
        <w:t xml:space="preserve"> data in PV systems, because… </w:t>
      </w:r>
      <w:commentRangeEnd w:id="197"/>
      <w:r w:rsidR="00BA5EF6">
        <w:rPr>
          <w:rStyle w:val="CommentReference"/>
          <w:rFonts w:ascii="Calibri" w:eastAsia="Calibri" w:hAnsi="Calibri" w:cs="Calibri"/>
          <w:lang w:eastAsia="en-GB"/>
        </w:rPr>
        <w:commentReference w:id="197"/>
      </w:r>
    </w:p>
    <w:p w14:paraId="531056D5" w14:textId="1D2821FF" w:rsidR="00B33569" w:rsidRDefault="00B33569" w:rsidP="009829EE">
      <w:pPr>
        <w:spacing w:line="360" w:lineRule="auto"/>
        <w:rPr>
          <w:rFonts w:ascii="Times New Roman" w:hAnsi="Times New Roman" w:cs="Times New Roman"/>
          <w:color w:val="000000" w:themeColor="text1"/>
          <w:sz w:val="24"/>
          <w:szCs w:val="24"/>
        </w:rPr>
      </w:pPr>
      <w:commentRangeStart w:id="201"/>
      <w:r>
        <w:rPr>
          <w:rFonts w:ascii="Times New Roman" w:hAnsi="Times New Roman" w:cs="Times New Roman"/>
          <w:color w:val="000000" w:themeColor="text1"/>
          <w:sz w:val="24"/>
          <w:szCs w:val="24"/>
        </w:rPr>
        <w:lastRenderedPageBreak/>
        <w:t>In off-</w:t>
      </w:r>
      <w:r w:rsidR="003B561D">
        <w:rPr>
          <w:rFonts w:ascii="Times New Roman" w:hAnsi="Times New Roman" w:cs="Times New Roman"/>
          <w:color w:val="000000" w:themeColor="text1"/>
          <w:sz w:val="24"/>
          <w:szCs w:val="24"/>
        </w:rPr>
        <w:t xml:space="preserve">grid applications, </w:t>
      </w:r>
      <w:r>
        <w:rPr>
          <w:rFonts w:ascii="Times New Roman" w:hAnsi="Times New Roman" w:cs="Times New Roman"/>
          <w:color w:val="000000" w:themeColor="text1"/>
          <w:sz w:val="24"/>
          <w:szCs w:val="24"/>
        </w:rPr>
        <w:t xml:space="preserve">the </w:t>
      </w:r>
      <w:commentRangeStart w:id="202"/>
      <w:r>
        <w:rPr>
          <w:rFonts w:ascii="Times New Roman" w:hAnsi="Times New Roman" w:cs="Times New Roman"/>
          <w:color w:val="000000" w:themeColor="text1"/>
          <w:sz w:val="24"/>
          <w:szCs w:val="24"/>
        </w:rPr>
        <w:t xml:space="preserve">actual </w:t>
      </w:r>
      <w:commentRangeEnd w:id="202"/>
      <w:r w:rsidR="009D2B86">
        <w:rPr>
          <w:rStyle w:val="CommentReference"/>
          <w:rFonts w:ascii="Calibri" w:eastAsia="Calibri" w:hAnsi="Calibri" w:cs="Calibri"/>
          <w:lang w:eastAsia="en-GB"/>
        </w:rPr>
        <w:commentReference w:id="202"/>
      </w:r>
      <w:r>
        <w:rPr>
          <w:rFonts w:ascii="Times New Roman" w:hAnsi="Times New Roman" w:cs="Times New Roman"/>
          <w:color w:val="000000" w:themeColor="text1"/>
          <w:sz w:val="24"/>
          <w:szCs w:val="24"/>
        </w:rPr>
        <w:t xml:space="preserve">PV power generation </w:t>
      </w:r>
      <w:commentRangeStart w:id="203"/>
      <w:r>
        <w:rPr>
          <w:rFonts w:ascii="Times New Roman" w:hAnsi="Times New Roman" w:cs="Times New Roman"/>
          <w:color w:val="000000" w:themeColor="text1"/>
          <w:sz w:val="24"/>
          <w:szCs w:val="24"/>
        </w:rPr>
        <w:t xml:space="preserve">also </w:t>
      </w:r>
      <w:commentRangeEnd w:id="203"/>
      <w:r w:rsidR="009D2B86">
        <w:rPr>
          <w:rStyle w:val="CommentReference"/>
          <w:rFonts w:ascii="Calibri" w:eastAsia="Calibri" w:hAnsi="Calibri" w:cs="Calibri"/>
          <w:lang w:eastAsia="en-GB"/>
        </w:rPr>
        <w:commentReference w:id="203"/>
      </w:r>
      <w:r w:rsidR="003B561D">
        <w:rPr>
          <w:rFonts w:ascii="Times New Roman" w:hAnsi="Times New Roman" w:cs="Times New Roman"/>
          <w:color w:val="000000" w:themeColor="text1"/>
          <w:sz w:val="24"/>
          <w:szCs w:val="24"/>
        </w:rPr>
        <w:t xml:space="preserve">depends on the battery </w:t>
      </w:r>
      <w:commentRangeStart w:id="204"/>
      <w:r w:rsidR="003B561D">
        <w:rPr>
          <w:rFonts w:ascii="Times New Roman" w:hAnsi="Times New Roman" w:cs="Times New Roman"/>
          <w:color w:val="000000" w:themeColor="text1"/>
          <w:sz w:val="24"/>
          <w:szCs w:val="24"/>
        </w:rPr>
        <w:t xml:space="preserve">SoC </w:t>
      </w:r>
      <w:commentRangeEnd w:id="204"/>
      <w:r w:rsidR="009D2B86">
        <w:rPr>
          <w:rStyle w:val="CommentReference"/>
          <w:rFonts w:ascii="Calibri" w:eastAsia="Calibri" w:hAnsi="Calibri" w:cs="Calibri"/>
          <w:lang w:eastAsia="en-GB"/>
        </w:rPr>
        <w:commentReference w:id="204"/>
      </w:r>
      <w:r w:rsidR="003B561D">
        <w:rPr>
          <w:rFonts w:ascii="Times New Roman" w:hAnsi="Times New Roman" w:cs="Times New Roman"/>
          <w:color w:val="000000" w:themeColor="text1"/>
          <w:sz w:val="24"/>
          <w:szCs w:val="24"/>
        </w:rPr>
        <w:t xml:space="preserve">and load demand; if there is no demand the PV power output in limited by the charge controller, which results in capture losses. </w:t>
      </w:r>
      <w:proofErr w:type="gramStart"/>
      <w:r w:rsidRPr="00B33569">
        <w:rPr>
          <w:rFonts w:ascii="Times New Roman" w:hAnsi="Times New Roman" w:cs="Times New Roman"/>
          <w:i/>
          <w:color w:val="000000" w:themeColor="text1"/>
          <w:sz w:val="24"/>
          <w:szCs w:val="24"/>
        </w:rPr>
        <w:t>So</w:t>
      </w:r>
      <w:proofErr w:type="gramEnd"/>
      <w:r w:rsidRPr="00B33569">
        <w:rPr>
          <w:rFonts w:ascii="Times New Roman" w:hAnsi="Times New Roman" w:cs="Times New Roman"/>
          <w:i/>
          <w:color w:val="000000" w:themeColor="text1"/>
          <w:sz w:val="24"/>
          <w:szCs w:val="24"/>
        </w:rPr>
        <w:t xml:space="preserve"> we also do/use… what?</w:t>
      </w:r>
      <w:commentRangeEnd w:id="201"/>
      <w:r w:rsidR="009D2B86">
        <w:rPr>
          <w:rStyle w:val="CommentReference"/>
          <w:rFonts w:ascii="Calibri" w:eastAsia="Calibri" w:hAnsi="Calibri" w:cs="Calibri"/>
          <w:lang w:eastAsia="en-GB"/>
        </w:rPr>
        <w:commentReference w:id="201"/>
      </w:r>
    </w:p>
    <w:p w14:paraId="18281F2D" w14:textId="34E00937" w:rsidR="009829EE" w:rsidRPr="00B33569" w:rsidRDefault="003B561D" w:rsidP="009829EE">
      <w:pPr>
        <w:spacing w:line="360" w:lineRule="auto"/>
        <w:rPr>
          <w:rFonts w:ascii="Times New Roman" w:hAnsi="Times New Roman" w:cs="Times New Roman"/>
          <w:sz w:val="24"/>
          <w:szCs w:val="24"/>
        </w:rPr>
      </w:pPr>
      <w:commentRangeStart w:id="205"/>
      <w:r>
        <w:rPr>
          <w:rFonts w:ascii="Times New Roman" w:hAnsi="Times New Roman" w:cs="Times New Roman"/>
          <w:color w:val="000000" w:themeColor="text1"/>
          <w:sz w:val="24"/>
          <w:szCs w:val="24"/>
        </w:rPr>
        <w:t xml:space="preserve">Frequent spikes, erroneous data and missing data in PV systems increases the error of forecasting techniques, but it will also increase errors when backfilling data. Therefore, if the yield for a particular month is below X amount, we do not backfill. </w:t>
      </w:r>
      <w:commentRangeEnd w:id="205"/>
      <w:r w:rsidR="009D2B86">
        <w:rPr>
          <w:rStyle w:val="CommentReference"/>
          <w:rFonts w:ascii="Calibri" w:eastAsia="Calibri" w:hAnsi="Calibri" w:cs="Calibri"/>
          <w:lang w:eastAsia="en-GB"/>
        </w:rPr>
        <w:commentReference w:id="205"/>
      </w:r>
    </w:p>
    <w:p w14:paraId="22C41303" w14:textId="6D46EB82" w:rsidR="009829EE" w:rsidRPr="00B33569" w:rsidRDefault="009829EE" w:rsidP="009829EE">
      <w:pPr>
        <w:spacing w:line="360" w:lineRule="auto"/>
        <w:rPr>
          <w:rFonts w:ascii="Times New Roman" w:hAnsi="Times New Roman" w:cs="Times New Roman"/>
          <w:i/>
          <w:color w:val="000000" w:themeColor="text1"/>
          <w:sz w:val="24"/>
          <w:szCs w:val="24"/>
        </w:rPr>
      </w:pPr>
      <w:r w:rsidRPr="00B33569">
        <w:rPr>
          <w:i/>
        </w:rPr>
        <w:t>Erroneous data/Outliers [(for which variables) occurred because (..)] and were removed using the 67-95-99 rule reducing yield further from X% to X%.</w:t>
      </w:r>
    </w:p>
    <w:p w14:paraId="47E95031" w14:textId="75D89E6C" w:rsidR="00AC2936" w:rsidRPr="00A91D53" w:rsidRDefault="009829EE" w:rsidP="00AC2936">
      <w:pPr>
        <w:spacing w:line="360" w:lineRule="auto"/>
        <w:rPr>
          <w:i/>
        </w:rPr>
      </w:pPr>
      <w:r>
        <w:rPr>
          <w:i/>
        </w:rPr>
        <w:t>Or we could base it on certain</w:t>
      </w:r>
      <w:r w:rsidR="00AC2936" w:rsidRPr="00A91D53">
        <w:rPr>
          <w:i/>
        </w:rPr>
        <w:t xml:space="preserve"> </w:t>
      </w:r>
      <w:proofErr w:type="gramStart"/>
      <w:r w:rsidR="00AC2936" w:rsidRPr="00A91D53">
        <w:rPr>
          <w:i/>
        </w:rPr>
        <w:t>criteria:?</w:t>
      </w:r>
      <w:proofErr w:type="gramEnd"/>
      <w:r w:rsidR="00AC2936" w:rsidRPr="00A91D53">
        <w:rPr>
          <w:i/>
        </w:rPr>
        <w:t xml:space="preserve"> </w:t>
      </w:r>
    </w:p>
    <w:p w14:paraId="0714F2F7" w14:textId="7EEB2096" w:rsidR="00AC2936" w:rsidRPr="00AC2936" w:rsidRDefault="00AC2936" w:rsidP="00AC2936">
      <w:pPr>
        <w:pStyle w:val="ListParagraph"/>
        <w:numPr>
          <w:ilvl w:val="0"/>
          <w:numId w:val="32"/>
        </w:numPr>
        <w:spacing w:line="360" w:lineRule="auto"/>
        <w:rPr>
          <w:i/>
        </w:rPr>
      </w:pPr>
      <w:r w:rsidRPr="00AC2936">
        <w:rPr>
          <w:i/>
        </w:rPr>
        <w:t xml:space="preserve">Could remove irradiance data for day, if actual PV power output exceeded </w:t>
      </w:r>
      <w:proofErr w:type="spellStart"/>
      <w:r w:rsidRPr="00AC2936">
        <w:rPr>
          <w:i/>
        </w:rPr>
        <w:t>SolCast</w:t>
      </w:r>
      <w:proofErr w:type="spellEnd"/>
      <w:r w:rsidRPr="00AC2936">
        <w:rPr>
          <w:i/>
        </w:rPr>
        <w:t xml:space="preserve"> prediction…? But who is to say the PV power output is correct… Assuming </w:t>
      </w:r>
      <w:proofErr w:type="spellStart"/>
      <w:r w:rsidRPr="00AC2936">
        <w:rPr>
          <w:i/>
        </w:rPr>
        <w:t>SolCast</w:t>
      </w:r>
      <w:proofErr w:type="spellEnd"/>
      <w:r w:rsidRPr="00AC2936">
        <w:rPr>
          <w:i/>
        </w:rPr>
        <w:t xml:space="preserve"> is wrong seems reasonable given it</w:t>
      </w:r>
      <w:r w:rsidR="00062366">
        <w:rPr>
          <w:i/>
        </w:rPr>
        <w:t>s</w:t>
      </w:r>
      <w:r w:rsidRPr="00AC2936">
        <w:rPr>
          <w:i/>
        </w:rPr>
        <w:t xml:space="preserve"> </w:t>
      </w:r>
      <w:r w:rsidR="00062366" w:rsidRPr="00AC2936">
        <w:rPr>
          <w:i/>
        </w:rPr>
        <w:t>inaccuracy</w:t>
      </w:r>
      <w:r w:rsidRPr="00AC2936">
        <w:rPr>
          <w:i/>
        </w:rPr>
        <w:t xml:space="preserve"> for cloudy </w:t>
      </w:r>
      <w:proofErr w:type="gramStart"/>
      <w:r w:rsidRPr="00AC2936">
        <w:rPr>
          <w:i/>
        </w:rPr>
        <w:t>days.</w:t>
      </w:r>
      <w:proofErr w:type="gramEnd"/>
      <w:r w:rsidR="00A91D53">
        <w:rPr>
          <w:i/>
        </w:rPr>
        <w:t xml:space="preserve"> At the moment, I would not do this.</w:t>
      </w:r>
    </w:p>
    <w:p w14:paraId="0B4A3765" w14:textId="01AB5DA2" w:rsidR="00AC2936" w:rsidRDefault="00AC2936" w:rsidP="00AC2936">
      <w:pPr>
        <w:pStyle w:val="ListParagraph"/>
        <w:numPr>
          <w:ilvl w:val="0"/>
          <w:numId w:val="32"/>
        </w:numPr>
        <w:spacing w:line="360" w:lineRule="auto"/>
        <w:rPr>
          <w:i/>
        </w:rPr>
      </w:pPr>
      <w:r w:rsidRPr="00AC2936">
        <w:rPr>
          <w:i/>
        </w:rPr>
        <w:t xml:space="preserve">Adverse situations such as onsite testing/maintenance? </w:t>
      </w:r>
      <w:r w:rsidR="00A91D53">
        <w:rPr>
          <w:i/>
        </w:rPr>
        <w:t xml:space="preserve"> Too hard to track, given we had so many and poor communication at times.</w:t>
      </w:r>
    </w:p>
    <w:p w14:paraId="76F3BB62" w14:textId="0E5E4537" w:rsidR="00AC2936" w:rsidRDefault="00AC2936" w:rsidP="00062366">
      <w:pPr>
        <w:spacing w:line="360" w:lineRule="auto"/>
        <w:ind w:left="360"/>
        <w:rPr>
          <w:i/>
        </w:rPr>
      </w:pPr>
      <w:r w:rsidRPr="00062366">
        <w:rPr>
          <w:i/>
        </w:rPr>
        <w:t>…</w:t>
      </w:r>
      <w:r w:rsidR="00062366" w:rsidRPr="00062366">
        <w:rPr>
          <w:i/>
        </w:rPr>
        <w:t xml:space="preserve"> or do we just have a data processing tool that are robust to outliers…</w:t>
      </w:r>
    </w:p>
    <w:p w14:paraId="1066D874" w14:textId="0CFF6284" w:rsidR="00062366" w:rsidRPr="00B33569" w:rsidRDefault="00A91D53" w:rsidP="00062366">
      <w:pPr>
        <w:spacing w:line="360" w:lineRule="auto"/>
        <w:rPr>
          <w:i/>
        </w:rPr>
      </w:pPr>
      <w:r w:rsidRPr="00B33569">
        <w:rPr>
          <w:i/>
        </w:rPr>
        <w:t>Socket inverter reading had</w:t>
      </w:r>
      <w:r w:rsidR="00062366" w:rsidRPr="00B33569">
        <w:rPr>
          <w:i/>
        </w:rPr>
        <w:t xml:space="preserve"> lower yield (does this need a new heat map…</w:t>
      </w:r>
      <w:r w:rsidR="002C44A6" w:rsidRPr="00B33569">
        <w:rPr>
          <w:i/>
        </w:rPr>
        <w:t>?</w:t>
      </w:r>
      <w:r w:rsidR="00062366" w:rsidRPr="00B33569">
        <w:rPr>
          <w:i/>
        </w:rPr>
        <w:t>)</w:t>
      </w:r>
      <w:r w:rsidRPr="00B33569">
        <w:rPr>
          <w:i/>
        </w:rPr>
        <w:t>.</w:t>
      </w:r>
    </w:p>
    <w:p w14:paraId="279996CB" w14:textId="27ACF4C0" w:rsidR="00BA7334" w:rsidRDefault="00062366" w:rsidP="001763C8">
      <w:pPr>
        <w:spacing w:line="360" w:lineRule="auto"/>
        <w:rPr>
          <w:rFonts w:ascii="Times New Roman" w:hAnsi="Times New Roman" w:cs="Times New Roman"/>
          <w:sz w:val="24"/>
          <w:szCs w:val="24"/>
        </w:rPr>
      </w:pPr>
      <w:r>
        <w:rPr>
          <w:rFonts w:ascii="Times New Roman" w:hAnsi="Times New Roman" w:cs="Times New Roman"/>
          <w:sz w:val="24"/>
          <w:szCs w:val="24"/>
        </w:rPr>
        <w:t>Missing data/time series is back filled…. (How?)</w:t>
      </w:r>
      <w:r w:rsidR="00A91D53">
        <w:rPr>
          <w:rFonts w:ascii="Times New Roman" w:hAnsi="Times New Roman" w:cs="Times New Roman"/>
          <w:sz w:val="24"/>
          <w:szCs w:val="24"/>
        </w:rPr>
        <w:t xml:space="preserve"> </w:t>
      </w:r>
      <w:proofErr w:type="spellStart"/>
      <w:r w:rsidR="00A91D53">
        <w:rPr>
          <w:rFonts w:ascii="Times New Roman" w:hAnsi="Times New Roman" w:cs="Times New Roman"/>
          <w:sz w:val="24"/>
          <w:szCs w:val="24"/>
        </w:rPr>
        <w:t>kNN</w:t>
      </w:r>
      <w:proofErr w:type="spellEnd"/>
      <w:r w:rsidR="00A91D53">
        <w:rPr>
          <w:rFonts w:ascii="Times New Roman" w:hAnsi="Times New Roman" w:cs="Times New Roman"/>
          <w:sz w:val="24"/>
          <w:szCs w:val="24"/>
        </w:rPr>
        <w:t>/</w:t>
      </w:r>
      <w:r w:rsidR="00B33569">
        <w:rPr>
          <w:rFonts w:ascii="Times New Roman" w:hAnsi="Times New Roman" w:cs="Times New Roman"/>
          <w:sz w:val="24"/>
          <w:szCs w:val="24"/>
        </w:rPr>
        <w:t>Forest</w:t>
      </w:r>
    </w:p>
    <w:p w14:paraId="068AD1D4" w14:textId="689D46EA" w:rsidR="002C44A6" w:rsidRDefault="002C44A6" w:rsidP="001763C8">
      <w:pPr>
        <w:spacing w:line="360" w:lineRule="auto"/>
        <w:rPr>
          <w:rFonts w:ascii="Times New Roman" w:hAnsi="Times New Roman" w:cs="Times New Roman"/>
          <w:sz w:val="24"/>
          <w:szCs w:val="24"/>
        </w:rPr>
      </w:pPr>
      <w:r>
        <w:rPr>
          <w:rFonts w:ascii="Times New Roman" w:hAnsi="Times New Roman" w:cs="Times New Roman"/>
          <w:sz w:val="24"/>
          <w:szCs w:val="24"/>
        </w:rPr>
        <w:t>Testing/evaluation of method - uncertainty analysis?</w:t>
      </w:r>
      <w:r w:rsidR="00892E94">
        <w:rPr>
          <w:rFonts w:ascii="Times New Roman" w:hAnsi="Times New Roman" w:cs="Times New Roman"/>
          <w:sz w:val="24"/>
          <w:szCs w:val="24"/>
        </w:rPr>
        <w:t xml:space="preserve"> </w:t>
      </w:r>
    </w:p>
    <w:p w14:paraId="74B67A56" w14:textId="49CC50AB" w:rsidR="004C2DAB" w:rsidRDefault="004C2DAB" w:rsidP="001763C8">
      <w:pPr>
        <w:spacing w:line="360" w:lineRule="auto"/>
        <w:rPr>
          <w:rFonts w:ascii="Times New Roman" w:hAnsi="Times New Roman" w:cs="Times New Roman"/>
          <w:sz w:val="24"/>
          <w:szCs w:val="24"/>
        </w:rPr>
      </w:pPr>
      <w:r>
        <w:rPr>
          <w:rFonts w:ascii="Times New Roman" w:hAnsi="Times New Roman" w:cs="Times New Roman"/>
          <w:sz w:val="24"/>
          <w:szCs w:val="24"/>
        </w:rPr>
        <w:t>Nepal Streetlight 5 removed due to low data yield and faulty Venus GX? Do we keep SL7 even though doesn’t work, because that is what we are looking at?</w:t>
      </w:r>
    </w:p>
    <w:p w14:paraId="29FEB482" w14:textId="7B3F2BD5" w:rsidR="00892E94" w:rsidRDefault="00892E94" w:rsidP="00B33569">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GB"/>
        </w:rPr>
        <w:lastRenderedPageBreak/>
        <w:drawing>
          <wp:inline distT="0" distB="0" distL="0" distR="0" wp14:anchorId="4A96C021" wp14:editId="4ED7E654">
            <wp:extent cx="4333430" cy="4229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37483" cy="4233056"/>
                    </a:xfrm>
                    <a:prstGeom prst="rect">
                      <a:avLst/>
                    </a:prstGeom>
                    <a:noFill/>
                    <a:ln>
                      <a:noFill/>
                    </a:ln>
                  </pic:spPr>
                </pic:pic>
              </a:graphicData>
            </a:graphic>
          </wp:inline>
        </w:drawing>
      </w:r>
    </w:p>
    <w:p w14:paraId="34C3612C" w14:textId="0A1755D4" w:rsidR="003B561D" w:rsidRPr="00B33569" w:rsidRDefault="00B33569" w:rsidP="003B561D">
      <w:pPr>
        <w:spacing w:line="360" w:lineRule="auto"/>
        <w:rPr>
          <w:rFonts w:ascii="Times New Roman" w:hAnsi="Times New Roman" w:cs="Times New Roman"/>
          <w:i/>
          <w:sz w:val="24"/>
          <w:szCs w:val="24"/>
        </w:rPr>
      </w:pPr>
      <w:r w:rsidRPr="00B33569">
        <w:rPr>
          <w:rFonts w:ascii="Times New Roman" w:hAnsi="Times New Roman" w:cs="Times New Roman"/>
          <w:i/>
          <w:sz w:val="24"/>
          <w:szCs w:val="24"/>
        </w:rPr>
        <w:t>Can we do something like this to justify out chosen method for a test period where we actually have data</w:t>
      </w:r>
      <w:r w:rsidR="003B561D" w:rsidRPr="00B33569">
        <w:rPr>
          <w:rFonts w:ascii="Times New Roman" w:hAnsi="Times New Roman" w:cs="Times New Roman"/>
          <w:i/>
          <w:sz w:val="24"/>
          <w:szCs w:val="24"/>
        </w:rPr>
        <w:t xml:space="preserve"> </w:t>
      </w:r>
      <w:r>
        <w:rPr>
          <w:rFonts w:ascii="Times New Roman" w:hAnsi="Times New Roman" w:cs="Times New Roman"/>
          <w:i/>
          <w:sz w:val="24"/>
          <w:szCs w:val="24"/>
        </w:rPr>
        <w:t xml:space="preserve"> see </w:t>
      </w:r>
      <w:r w:rsidR="003B561D" w:rsidRPr="00B33569">
        <w:rPr>
          <w:rFonts w:ascii="Times New Roman" w:hAnsi="Times New Roman" w:cs="Times New Roman"/>
          <w:i/>
          <w:sz w:val="24"/>
          <w:szCs w:val="24"/>
        </w:rPr>
        <w:fldChar w:fldCharType="begin"/>
      </w:r>
      <w:r w:rsidR="003B561D" w:rsidRPr="00B33569">
        <w:rPr>
          <w:rFonts w:ascii="Times New Roman" w:hAnsi="Times New Roman" w:cs="Times New Roman"/>
          <w:i/>
          <w:sz w:val="24"/>
          <w:szCs w:val="24"/>
        </w:rPr>
        <w:instrText>ADDIN RW.CITE{{930 Sundararajan,Aditya 2019}}</w:instrText>
      </w:r>
      <w:r w:rsidR="003B561D" w:rsidRPr="00B33569">
        <w:rPr>
          <w:rFonts w:ascii="Times New Roman" w:hAnsi="Times New Roman" w:cs="Times New Roman"/>
          <w:i/>
          <w:sz w:val="24"/>
          <w:szCs w:val="24"/>
        </w:rPr>
        <w:fldChar w:fldCharType="separate"/>
      </w:r>
      <w:r w:rsidR="003B561D" w:rsidRPr="00B33569">
        <w:rPr>
          <w:rFonts w:ascii="Times New Roman" w:hAnsi="Times New Roman" w:cs="Times New Roman"/>
          <w:bCs/>
          <w:i/>
          <w:sz w:val="24"/>
          <w:szCs w:val="24"/>
          <w:lang w:val="en-US"/>
        </w:rPr>
        <w:t>(Sundararajan and Sarwat, 2019)</w:t>
      </w:r>
      <w:r w:rsidR="003B561D" w:rsidRPr="00B33569">
        <w:rPr>
          <w:rFonts w:ascii="Times New Roman" w:hAnsi="Times New Roman" w:cs="Times New Roman"/>
          <w:i/>
          <w:sz w:val="24"/>
          <w:szCs w:val="24"/>
        </w:rPr>
        <w:fldChar w:fldCharType="end"/>
      </w:r>
      <w:r>
        <w:rPr>
          <w:rFonts w:ascii="Times New Roman" w:hAnsi="Times New Roman" w:cs="Times New Roman"/>
          <w:i/>
          <w:sz w:val="24"/>
          <w:szCs w:val="24"/>
        </w:rPr>
        <w:t xml:space="preserve">. </w:t>
      </w:r>
      <w:r w:rsidR="003B561D" w:rsidRPr="00B33569">
        <w:rPr>
          <w:rFonts w:ascii="Times New Roman" w:hAnsi="Times New Roman" w:cs="Times New Roman"/>
          <w:i/>
          <w:sz w:val="24"/>
          <w:szCs w:val="24"/>
        </w:rPr>
        <w:t>But our parameters are, Actual PV power, battery SoC, battery charge/discharge, light load and socket load (or total load), capture losses and capacity shortage.</w:t>
      </w:r>
      <w:r w:rsidRPr="00B33569">
        <w:rPr>
          <w:rFonts w:ascii="Times New Roman" w:hAnsi="Times New Roman" w:cs="Times New Roman"/>
          <w:i/>
          <w:sz w:val="24"/>
          <w:szCs w:val="24"/>
        </w:rPr>
        <w:t xml:space="preserve"> </w:t>
      </w:r>
      <w:r>
        <w:rPr>
          <w:rFonts w:ascii="Times New Roman" w:hAnsi="Times New Roman" w:cs="Times New Roman"/>
          <w:i/>
          <w:sz w:val="24"/>
          <w:szCs w:val="24"/>
        </w:rPr>
        <w:t>Maybe getting on to an entirely new paper…</w:t>
      </w:r>
    </w:p>
    <w:p w14:paraId="33303194" w14:textId="2EB18EFD" w:rsidR="00BA7334" w:rsidRDefault="002C2A47" w:rsidP="001763C8">
      <w:pPr>
        <w:spacing w:line="360" w:lineRule="auto"/>
      </w:pPr>
      <w:commentRangeStart w:id="206"/>
      <w:r>
        <w:t>Results are taken up to the end of March (because of COVID</w:t>
      </w:r>
      <w:r w:rsidR="00B33569">
        <w:t>?</w:t>
      </w:r>
      <w:r>
        <w:t>)</w:t>
      </w:r>
      <w:r w:rsidR="00BA7334">
        <w:t xml:space="preserve"> Otherwise:</w:t>
      </w:r>
      <w:r w:rsidR="00B33569" w:rsidRPr="00B33569">
        <w:rPr>
          <w:i/>
        </w:rPr>
        <w:t xml:space="preserve"> Do we need to justify the cut period?</w:t>
      </w:r>
    </w:p>
    <w:p w14:paraId="69CBC640" w14:textId="155D545B" w:rsidR="00D27F66" w:rsidRPr="00B33569" w:rsidRDefault="00D27F66" w:rsidP="00D27F66">
      <w:pPr>
        <w:spacing w:line="360" w:lineRule="auto"/>
        <w:rPr>
          <w:rFonts w:ascii="Times New Roman" w:hAnsi="Times New Roman" w:cs="Times New Roman"/>
          <w:i/>
          <w:sz w:val="24"/>
          <w:szCs w:val="24"/>
        </w:rPr>
      </w:pPr>
      <w:r w:rsidRPr="00B33569">
        <w:rPr>
          <w:i/>
        </w:rPr>
        <w:t xml:space="preserve">Significant changes during data collection period should be reported. Give a sense of the severity of the pandemic (including health, social and economic impacts, as relevant). Use official government references for a description of such policies where possible, in ways that are cognizant of their rapid temporal evolution. </w:t>
      </w:r>
      <w:r w:rsidRPr="00B33569">
        <w:rPr>
          <w:rFonts w:ascii="Times New Roman" w:hAnsi="Times New Roman" w:cs="Times New Roman"/>
          <w:i/>
          <w:sz w:val="24"/>
          <w:szCs w:val="24"/>
        </w:rPr>
        <w:t xml:space="preserve">Did camp </w:t>
      </w:r>
      <w:proofErr w:type="gramStart"/>
      <w:r w:rsidRPr="00B33569">
        <w:rPr>
          <w:i/>
        </w:rPr>
        <w:t>comes</w:t>
      </w:r>
      <w:proofErr w:type="gramEnd"/>
      <w:r w:rsidRPr="00B33569">
        <w:rPr>
          <w:i/>
        </w:rPr>
        <w:t xml:space="preserve"> under “a high-risk category” and observe stricter measures? What other variables may have changed energy demands?</w:t>
      </w:r>
      <w:r w:rsidR="00BA7334" w:rsidRPr="00B33569">
        <w:rPr>
          <w:i/>
        </w:rPr>
        <w:t xml:space="preserve"> Hard to access concerns and true impact of the pandemic on energy research?</w:t>
      </w:r>
    </w:p>
    <w:p w14:paraId="71995FD9" w14:textId="498187DA" w:rsidR="00D27F66" w:rsidRDefault="00D27F66" w:rsidP="00D27F66">
      <w:pPr>
        <w:spacing w:line="360" w:lineRule="auto"/>
        <w:rPr>
          <w:rStyle w:val="Hyperlink"/>
          <w:i/>
        </w:rPr>
      </w:pPr>
      <w:r w:rsidRPr="00B33569">
        <w:rPr>
          <w:i/>
        </w:rPr>
        <w:t xml:space="preserve"> </w:t>
      </w:r>
      <w:hyperlink r:id="rId32" w:history="1">
        <w:r w:rsidRPr="00B33569">
          <w:rPr>
            <w:rStyle w:val="Hyperlink"/>
            <w:i/>
          </w:rPr>
          <w:t>file:///C:/Users/ac2569/Downloads/PREPRINT%20version%20COVID%20validity%20paper.pdf</w:t>
        </w:r>
      </w:hyperlink>
      <w:commentRangeEnd w:id="206"/>
      <w:r w:rsidR="007635F3">
        <w:rPr>
          <w:rStyle w:val="CommentReference"/>
          <w:rFonts w:ascii="Calibri" w:eastAsia="Calibri" w:hAnsi="Calibri" w:cs="Calibri"/>
          <w:lang w:eastAsia="en-GB"/>
        </w:rPr>
        <w:commentReference w:id="206"/>
      </w:r>
    </w:p>
    <w:p w14:paraId="4BAC0F5E" w14:textId="77777777" w:rsidR="00B33569" w:rsidRPr="00B33569" w:rsidRDefault="00B33569" w:rsidP="00D27F66">
      <w:pPr>
        <w:spacing w:line="360" w:lineRule="auto"/>
        <w:rPr>
          <w:rFonts w:ascii="Times New Roman" w:hAnsi="Times New Roman" w:cs="Times New Roman"/>
          <w:i/>
          <w:sz w:val="24"/>
          <w:szCs w:val="24"/>
        </w:rPr>
      </w:pPr>
    </w:p>
    <w:p w14:paraId="37D8625D" w14:textId="77777777" w:rsidR="00687882" w:rsidRDefault="000D22D8" w:rsidP="00687882">
      <w:pPr>
        <w:pStyle w:val="ListParagraph"/>
        <w:numPr>
          <w:ilvl w:val="0"/>
          <w:numId w:val="31"/>
        </w:numPr>
        <w:rPr>
          <w:b/>
        </w:rPr>
      </w:pPr>
      <w:r w:rsidRPr="0034226F">
        <w:rPr>
          <w:b/>
        </w:rPr>
        <w:lastRenderedPageBreak/>
        <w:t>Results</w:t>
      </w:r>
    </w:p>
    <w:p w14:paraId="0B1FD00E" w14:textId="635C39DB" w:rsidR="00687882" w:rsidRPr="00687882" w:rsidRDefault="00687882" w:rsidP="00687882">
      <w:pPr>
        <w:pStyle w:val="ListParagraph"/>
        <w:numPr>
          <w:ilvl w:val="0"/>
          <w:numId w:val="36"/>
        </w:numPr>
        <w:rPr>
          <w:b/>
        </w:rPr>
      </w:pPr>
      <w:r>
        <w:t xml:space="preserve">Typical day </w:t>
      </w:r>
      <w:r w:rsidR="004651FA">
        <w:t>profiles for seasons/months/pred</w:t>
      </w:r>
      <w:r>
        <w:t>i</w:t>
      </w:r>
      <w:r w:rsidR="004651FA">
        <w:t>c</w:t>
      </w:r>
      <w:r>
        <w:t>ted/actual</w:t>
      </w:r>
    </w:p>
    <w:p w14:paraId="5E7D6434" w14:textId="3134EDDE" w:rsidR="00687882" w:rsidRDefault="00687882" w:rsidP="00687882">
      <w:pPr>
        <w:pStyle w:val="ListParagraph"/>
        <w:numPr>
          <w:ilvl w:val="0"/>
          <w:numId w:val="36"/>
        </w:numPr>
      </w:pPr>
      <w:r>
        <w:t>Monthly values tabulated for consumption</w:t>
      </w:r>
      <w:r w:rsidR="004651FA">
        <w:t xml:space="preserve"> and losses</w:t>
      </w:r>
      <w:r>
        <w:t xml:space="preserve"> for each streetlight</w:t>
      </w:r>
    </w:p>
    <w:p w14:paraId="6316BAC8" w14:textId="0118B6E5" w:rsidR="00687882" w:rsidRDefault="00687882" w:rsidP="00687882">
      <w:pPr>
        <w:pStyle w:val="ListParagraph"/>
        <w:numPr>
          <w:ilvl w:val="0"/>
          <w:numId w:val="36"/>
        </w:numPr>
      </w:pPr>
      <w:r>
        <w:t xml:space="preserve">Monthly system </w:t>
      </w:r>
      <w:r w:rsidR="004651FA">
        <w:t>efficiencies</w:t>
      </w:r>
    </w:p>
    <w:p w14:paraId="2C2D16FB" w14:textId="07DFECB2" w:rsidR="004651FA" w:rsidRDefault="004651FA" w:rsidP="00687882">
      <w:pPr>
        <w:pStyle w:val="ListParagraph"/>
        <w:numPr>
          <w:ilvl w:val="0"/>
          <w:numId w:val="36"/>
        </w:numPr>
      </w:pPr>
      <w:r>
        <w:t>Potential for growth in usage</w:t>
      </w:r>
    </w:p>
    <w:p w14:paraId="07D75524" w14:textId="503613D0" w:rsidR="007011B1" w:rsidRPr="00454336" w:rsidRDefault="007011B1" w:rsidP="007011B1">
      <w:pPr>
        <w:rPr>
          <w:rFonts w:ascii="Times New Roman" w:hAnsi="Times New Roman" w:cs="Times New Roman"/>
          <w:sz w:val="24"/>
          <w:szCs w:val="24"/>
        </w:rPr>
      </w:pPr>
      <w:r w:rsidRPr="00454336">
        <w:rPr>
          <w:rFonts w:ascii="Times New Roman" w:hAnsi="Times New Roman" w:cs="Times New Roman"/>
          <w:sz w:val="24"/>
          <w:szCs w:val="24"/>
        </w:rPr>
        <w:t>The</w:t>
      </w:r>
      <w:r w:rsidR="00D2465B" w:rsidRPr="00454336">
        <w:rPr>
          <w:rFonts w:ascii="Times New Roman" w:hAnsi="Times New Roman" w:cs="Times New Roman"/>
          <w:sz w:val="24"/>
          <w:szCs w:val="24"/>
        </w:rPr>
        <w:t xml:space="preserve"> </w:t>
      </w:r>
      <w:commentRangeStart w:id="207"/>
      <w:r w:rsidR="00D4589F" w:rsidRPr="00454336">
        <w:rPr>
          <w:rFonts w:ascii="Times New Roman" w:hAnsi="Times New Roman" w:cs="Times New Roman"/>
          <w:sz w:val="24"/>
          <w:szCs w:val="24"/>
        </w:rPr>
        <w:t xml:space="preserve">measured </w:t>
      </w:r>
      <w:commentRangeEnd w:id="207"/>
      <w:r w:rsidR="00F90C46">
        <w:rPr>
          <w:rStyle w:val="CommentReference"/>
          <w:rFonts w:ascii="Calibri" w:eastAsia="Calibri" w:hAnsi="Calibri" w:cs="Calibri"/>
          <w:lang w:eastAsia="en-GB"/>
        </w:rPr>
        <w:commentReference w:id="207"/>
      </w:r>
      <w:r w:rsidR="00D4589F" w:rsidRPr="00454336">
        <w:rPr>
          <w:rFonts w:ascii="Times New Roman" w:hAnsi="Times New Roman" w:cs="Times New Roman"/>
          <w:sz w:val="24"/>
          <w:szCs w:val="24"/>
        </w:rPr>
        <w:t>performance of</w:t>
      </w:r>
      <w:r w:rsidRPr="00454336">
        <w:rPr>
          <w:rFonts w:ascii="Times New Roman" w:hAnsi="Times New Roman" w:cs="Times New Roman"/>
          <w:sz w:val="24"/>
          <w:szCs w:val="24"/>
        </w:rPr>
        <w:t xml:space="preserve"> the two</w:t>
      </w:r>
      <w:r w:rsidR="00377A9B">
        <w:rPr>
          <w:rFonts w:ascii="Times New Roman" w:hAnsi="Times New Roman" w:cs="Times New Roman"/>
          <w:sz w:val="24"/>
          <w:szCs w:val="24"/>
        </w:rPr>
        <w:t xml:space="preserve"> streetlight</w:t>
      </w:r>
      <w:r w:rsidRPr="00454336">
        <w:rPr>
          <w:rFonts w:ascii="Times New Roman" w:hAnsi="Times New Roman" w:cs="Times New Roman"/>
          <w:sz w:val="24"/>
          <w:szCs w:val="24"/>
        </w:rPr>
        <w:t xml:space="preserve"> interventions in Rwanda and Nepal are provided</w:t>
      </w:r>
      <w:r w:rsidR="00D4589F" w:rsidRPr="00454336">
        <w:rPr>
          <w:rFonts w:ascii="Times New Roman" w:hAnsi="Times New Roman" w:cs="Times New Roman"/>
          <w:sz w:val="24"/>
          <w:szCs w:val="24"/>
        </w:rPr>
        <w:t xml:space="preserve"> and compared </w:t>
      </w:r>
      <w:del w:id="208" w:author="Elena Gaura" w:date="2020-06-02T08:18:00Z">
        <w:r w:rsidR="00377A9B" w:rsidDel="00F90C46">
          <w:rPr>
            <w:rFonts w:ascii="Times New Roman" w:hAnsi="Times New Roman" w:cs="Times New Roman"/>
            <w:sz w:val="24"/>
            <w:szCs w:val="24"/>
          </w:rPr>
          <w:delText xml:space="preserve">against </w:delText>
        </w:r>
      </w:del>
      <w:ins w:id="209" w:author="Elena Gaura" w:date="2020-06-02T08:18:00Z">
        <w:r w:rsidR="00F90C46">
          <w:rPr>
            <w:rFonts w:ascii="Times New Roman" w:hAnsi="Times New Roman" w:cs="Times New Roman"/>
            <w:sz w:val="24"/>
            <w:szCs w:val="24"/>
          </w:rPr>
          <w:t>with</w:t>
        </w:r>
        <w:r w:rsidR="00F90C46">
          <w:rPr>
            <w:rFonts w:ascii="Times New Roman" w:hAnsi="Times New Roman" w:cs="Times New Roman"/>
            <w:sz w:val="24"/>
            <w:szCs w:val="24"/>
          </w:rPr>
          <w:t xml:space="preserve"> </w:t>
        </w:r>
      </w:ins>
      <w:r w:rsidR="00D4589F" w:rsidRPr="00454336">
        <w:rPr>
          <w:rFonts w:ascii="Times New Roman" w:hAnsi="Times New Roman" w:cs="Times New Roman"/>
          <w:sz w:val="24"/>
          <w:szCs w:val="24"/>
        </w:rPr>
        <w:t xml:space="preserve">the </w:t>
      </w:r>
      <w:commentRangeStart w:id="210"/>
      <w:r w:rsidR="00D4589F" w:rsidRPr="00454336">
        <w:rPr>
          <w:rFonts w:ascii="Times New Roman" w:hAnsi="Times New Roman" w:cs="Times New Roman"/>
          <w:sz w:val="24"/>
          <w:szCs w:val="24"/>
        </w:rPr>
        <w:t xml:space="preserve">anticipated </w:t>
      </w:r>
      <w:commentRangeEnd w:id="210"/>
      <w:r w:rsidR="00F90C46">
        <w:rPr>
          <w:rStyle w:val="CommentReference"/>
          <w:rFonts w:ascii="Calibri" w:eastAsia="Calibri" w:hAnsi="Calibri" w:cs="Calibri"/>
          <w:lang w:eastAsia="en-GB"/>
        </w:rPr>
        <w:commentReference w:id="210"/>
      </w:r>
      <w:r w:rsidR="00D4589F" w:rsidRPr="00454336">
        <w:rPr>
          <w:rFonts w:ascii="Times New Roman" w:hAnsi="Times New Roman" w:cs="Times New Roman"/>
          <w:sz w:val="24"/>
          <w:szCs w:val="24"/>
        </w:rPr>
        <w:t>performance</w:t>
      </w:r>
      <w:r w:rsidR="00BF76EE" w:rsidRPr="00454336">
        <w:rPr>
          <w:rFonts w:ascii="Times New Roman" w:hAnsi="Times New Roman" w:cs="Times New Roman"/>
          <w:sz w:val="24"/>
          <w:szCs w:val="24"/>
        </w:rPr>
        <w:t>.</w:t>
      </w:r>
      <w:r w:rsidR="00687882" w:rsidRPr="00454336">
        <w:rPr>
          <w:rFonts w:ascii="Times New Roman" w:hAnsi="Times New Roman" w:cs="Times New Roman"/>
          <w:sz w:val="24"/>
          <w:szCs w:val="24"/>
        </w:rPr>
        <w:t xml:space="preserve"> </w:t>
      </w:r>
      <w:r w:rsidR="00D4589F" w:rsidRPr="00454336">
        <w:rPr>
          <w:rFonts w:ascii="Times New Roman" w:hAnsi="Times New Roman" w:cs="Times New Roman"/>
          <w:sz w:val="24"/>
          <w:szCs w:val="24"/>
        </w:rPr>
        <w:t>The technical, social and environmental causes for divergence in performance are evaluated.</w:t>
      </w:r>
      <w:r w:rsidR="00454336">
        <w:rPr>
          <w:rFonts w:ascii="Times New Roman" w:hAnsi="Times New Roman" w:cs="Times New Roman"/>
          <w:sz w:val="24"/>
          <w:szCs w:val="24"/>
        </w:rPr>
        <w:t xml:space="preserve"> </w:t>
      </w:r>
      <w:del w:id="211" w:author="Elena Gaura" w:date="2020-06-02T08:19:00Z">
        <w:r w:rsidR="00454336" w:rsidDel="00F90C46">
          <w:rPr>
            <w:rFonts w:ascii="Times New Roman" w:hAnsi="Times New Roman" w:cs="Times New Roman"/>
            <w:sz w:val="24"/>
            <w:szCs w:val="24"/>
          </w:rPr>
          <w:delText>The</w:delText>
        </w:r>
        <w:r w:rsidR="00D4589F" w:rsidRPr="00454336" w:rsidDel="00F90C46">
          <w:rPr>
            <w:rFonts w:ascii="Times New Roman" w:hAnsi="Times New Roman" w:cs="Times New Roman"/>
            <w:sz w:val="24"/>
            <w:szCs w:val="24"/>
          </w:rPr>
          <w:delText xml:space="preserve"> </w:delText>
        </w:r>
        <w:r w:rsidR="00454336" w:rsidDel="00F90C46">
          <w:rPr>
            <w:rFonts w:ascii="Times New Roman" w:hAnsi="Times New Roman" w:cs="Times New Roman"/>
            <w:sz w:val="24"/>
            <w:szCs w:val="24"/>
          </w:rPr>
          <w:delText>r</w:delText>
        </w:r>
        <w:r w:rsidR="00D4589F" w:rsidRPr="00454336" w:rsidDel="00F90C46">
          <w:rPr>
            <w:rFonts w:ascii="Times New Roman" w:hAnsi="Times New Roman" w:cs="Times New Roman"/>
            <w:sz w:val="24"/>
            <w:szCs w:val="24"/>
          </w:rPr>
          <w:delText>emedial</w:delText>
        </w:r>
      </w:del>
      <w:ins w:id="212" w:author="Elena Gaura" w:date="2020-06-02T08:19:00Z">
        <w:r w:rsidR="00F90C46">
          <w:rPr>
            <w:rFonts w:ascii="Times New Roman" w:hAnsi="Times New Roman" w:cs="Times New Roman"/>
            <w:sz w:val="24"/>
            <w:szCs w:val="24"/>
          </w:rPr>
          <w:t>Potential</w:t>
        </w:r>
      </w:ins>
      <w:r w:rsidR="00D4589F" w:rsidRPr="00454336">
        <w:rPr>
          <w:rFonts w:ascii="Times New Roman" w:hAnsi="Times New Roman" w:cs="Times New Roman"/>
          <w:sz w:val="24"/>
          <w:szCs w:val="24"/>
        </w:rPr>
        <w:t xml:space="preserve"> actions </w:t>
      </w:r>
      <w:r w:rsidR="00377A9B">
        <w:rPr>
          <w:rFonts w:ascii="Times New Roman" w:hAnsi="Times New Roman" w:cs="Times New Roman"/>
          <w:sz w:val="24"/>
          <w:szCs w:val="24"/>
        </w:rPr>
        <w:t>required</w:t>
      </w:r>
      <w:r w:rsidR="00454336">
        <w:rPr>
          <w:rFonts w:ascii="Times New Roman" w:hAnsi="Times New Roman" w:cs="Times New Roman"/>
          <w:sz w:val="24"/>
          <w:szCs w:val="24"/>
        </w:rPr>
        <w:t xml:space="preserve"> to improve the performance of the streetlights are identified, and the subsequent patterns of so</w:t>
      </w:r>
      <w:r w:rsidR="00D4589F" w:rsidRPr="00454336">
        <w:rPr>
          <w:rFonts w:ascii="Times New Roman" w:hAnsi="Times New Roman" w:cs="Times New Roman"/>
          <w:sz w:val="24"/>
          <w:szCs w:val="24"/>
        </w:rPr>
        <w:t>cket</w:t>
      </w:r>
      <w:r w:rsidR="00454336">
        <w:rPr>
          <w:rFonts w:ascii="Times New Roman" w:hAnsi="Times New Roman" w:cs="Times New Roman"/>
          <w:sz w:val="24"/>
          <w:szCs w:val="24"/>
        </w:rPr>
        <w:t xml:space="preserve"> usage that would</w:t>
      </w:r>
      <w:r w:rsidR="00D4589F" w:rsidRPr="00454336">
        <w:rPr>
          <w:rFonts w:ascii="Times New Roman" w:hAnsi="Times New Roman" w:cs="Times New Roman"/>
          <w:sz w:val="24"/>
          <w:szCs w:val="24"/>
        </w:rPr>
        <w:t xml:space="preserve"> maximise</w:t>
      </w:r>
      <w:r w:rsidR="00454336">
        <w:rPr>
          <w:rFonts w:ascii="Times New Roman" w:hAnsi="Times New Roman" w:cs="Times New Roman"/>
          <w:sz w:val="24"/>
          <w:szCs w:val="24"/>
        </w:rPr>
        <w:t xml:space="preserve"> the</w:t>
      </w:r>
      <w:r w:rsidR="00D4589F" w:rsidRPr="00454336">
        <w:rPr>
          <w:rFonts w:ascii="Times New Roman" w:hAnsi="Times New Roman" w:cs="Times New Roman"/>
          <w:sz w:val="24"/>
          <w:szCs w:val="24"/>
        </w:rPr>
        <w:t xml:space="preserve"> system utilisation and performance</w:t>
      </w:r>
      <w:r w:rsidR="00454336">
        <w:rPr>
          <w:rFonts w:ascii="Times New Roman" w:hAnsi="Times New Roman" w:cs="Times New Roman"/>
          <w:sz w:val="24"/>
          <w:szCs w:val="24"/>
        </w:rPr>
        <w:t xml:space="preserve"> are examined</w:t>
      </w:r>
      <w:r w:rsidR="00D4589F" w:rsidRPr="00454336">
        <w:rPr>
          <w:rFonts w:ascii="Times New Roman" w:hAnsi="Times New Roman" w:cs="Times New Roman"/>
          <w:sz w:val="24"/>
          <w:szCs w:val="24"/>
        </w:rPr>
        <w:t xml:space="preserve">. </w:t>
      </w:r>
      <w:r w:rsidRPr="00454336">
        <w:rPr>
          <w:rFonts w:ascii="Times New Roman" w:hAnsi="Times New Roman" w:cs="Times New Roman"/>
          <w:sz w:val="24"/>
          <w:szCs w:val="24"/>
        </w:rPr>
        <w:t>The two case studies are th</w:t>
      </w:r>
      <w:r w:rsidR="00405242" w:rsidRPr="00454336">
        <w:rPr>
          <w:rFonts w:ascii="Times New Roman" w:hAnsi="Times New Roman" w:cs="Times New Roman"/>
          <w:sz w:val="24"/>
          <w:szCs w:val="24"/>
        </w:rPr>
        <w:t>en summarised and discussed to provide</w:t>
      </w:r>
      <w:r w:rsidRPr="00454336">
        <w:rPr>
          <w:rFonts w:ascii="Times New Roman" w:hAnsi="Times New Roman" w:cs="Times New Roman"/>
          <w:sz w:val="24"/>
          <w:szCs w:val="24"/>
        </w:rPr>
        <w:t xml:space="preserve"> answers t</w:t>
      </w:r>
      <w:r w:rsidR="00D2465B" w:rsidRPr="00454336">
        <w:rPr>
          <w:rFonts w:ascii="Times New Roman" w:hAnsi="Times New Roman" w:cs="Times New Roman"/>
          <w:sz w:val="24"/>
          <w:szCs w:val="24"/>
        </w:rPr>
        <w:t xml:space="preserve">o the </w:t>
      </w:r>
      <w:r w:rsidR="00377A9B">
        <w:rPr>
          <w:rFonts w:ascii="Times New Roman" w:hAnsi="Times New Roman" w:cs="Times New Roman"/>
          <w:sz w:val="24"/>
          <w:szCs w:val="24"/>
        </w:rPr>
        <w:t>three</w:t>
      </w:r>
      <w:r w:rsidRPr="00454336">
        <w:rPr>
          <w:rFonts w:ascii="Times New Roman" w:hAnsi="Times New Roman" w:cs="Times New Roman"/>
          <w:sz w:val="24"/>
          <w:szCs w:val="24"/>
        </w:rPr>
        <w:t xml:space="preserve"> research questio</w:t>
      </w:r>
      <w:r w:rsidR="00405242" w:rsidRPr="00454336">
        <w:rPr>
          <w:rFonts w:ascii="Times New Roman" w:hAnsi="Times New Roman" w:cs="Times New Roman"/>
          <w:sz w:val="24"/>
          <w:szCs w:val="24"/>
        </w:rPr>
        <w:t>ns outlined in the i</w:t>
      </w:r>
      <w:r w:rsidRPr="00454336">
        <w:rPr>
          <w:rFonts w:ascii="Times New Roman" w:hAnsi="Times New Roman" w:cs="Times New Roman"/>
          <w:sz w:val="24"/>
          <w:szCs w:val="24"/>
        </w:rPr>
        <w:t>ntroduction.</w:t>
      </w:r>
    </w:p>
    <w:p w14:paraId="2AA9273B" w14:textId="77777777" w:rsidR="00D2465B" w:rsidRDefault="00D2465B" w:rsidP="000D22D8">
      <w:pPr>
        <w:rPr>
          <w:b/>
        </w:rPr>
      </w:pPr>
    </w:p>
    <w:p w14:paraId="03CB7EB3" w14:textId="77777777" w:rsidR="005E30A2" w:rsidRDefault="00A06313" w:rsidP="00D4589F">
      <w:pPr>
        <w:pStyle w:val="ListParagraph"/>
        <w:numPr>
          <w:ilvl w:val="1"/>
          <w:numId w:val="31"/>
        </w:numPr>
        <w:rPr>
          <w:b/>
        </w:rPr>
      </w:pPr>
      <w:r w:rsidRPr="00D4589F">
        <w:rPr>
          <w:b/>
        </w:rPr>
        <w:t>Rwanda</w:t>
      </w:r>
      <w:r w:rsidR="00B25771" w:rsidRPr="00D4589F">
        <w:rPr>
          <w:b/>
        </w:rPr>
        <w:t xml:space="preserve"> streetlight performance</w:t>
      </w:r>
    </w:p>
    <w:p w14:paraId="0E3D32B3" w14:textId="739CA445" w:rsidR="0098116E" w:rsidRPr="00377A9B" w:rsidRDefault="004651FA" w:rsidP="005E30A2">
      <w:pPr>
        <w:rPr>
          <w:rFonts w:ascii="Times New Roman" w:hAnsi="Times New Roman" w:cs="Times New Roman"/>
          <w:b/>
        </w:rPr>
      </w:pPr>
      <w:r w:rsidRPr="00377A9B">
        <w:rPr>
          <w:rFonts w:ascii="Times New Roman" w:hAnsi="Times New Roman" w:cs="Times New Roman"/>
          <w:sz w:val="24"/>
          <w:szCs w:val="24"/>
        </w:rPr>
        <w:t>Typical day profiles show</w:t>
      </w:r>
      <w:del w:id="213" w:author="Elena Gaura" w:date="2020-06-02T08:58:00Z">
        <w:r w:rsidRPr="00377A9B" w:rsidDel="00BD0FEC">
          <w:rPr>
            <w:rFonts w:ascii="Times New Roman" w:hAnsi="Times New Roman" w:cs="Times New Roman"/>
            <w:sz w:val="24"/>
            <w:szCs w:val="24"/>
          </w:rPr>
          <w:delText>s</w:delText>
        </w:r>
      </w:del>
      <w:r w:rsidRPr="00377A9B">
        <w:rPr>
          <w:rFonts w:ascii="Times New Roman" w:hAnsi="Times New Roman" w:cs="Times New Roman"/>
          <w:sz w:val="24"/>
          <w:szCs w:val="24"/>
        </w:rPr>
        <w:t xml:space="preserve"> when divergence from expected consumption occurred, and the </w:t>
      </w:r>
      <w:commentRangeStart w:id="214"/>
      <w:r w:rsidRPr="00377A9B">
        <w:rPr>
          <w:rFonts w:ascii="Times New Roman" w:hAnsi="Times New Roman" w:cs="Times New Roman"/>
          <w:sz w:val="24"/>
          <w:szCs w:val="24"/>
        </w:rPr>
        <w:t xml:space="preserve">influence this has on SoC </w:t>
      </w:r>
      <w:commentRangeEnd w:id="214"/>
      <w:r w:rsidR="00BD0FEC">
        <w:rPr>
          <w:rStyle w:val="CommentReference"/>
          <w:rFonts w:ascii="Calibri" w:eastAsia="Calibri" w:hAnsi="Calibri" w:cs="Calibri"/>
          <w:lang w:eastAsia="en-GB"/>
        </w:rPr>
        <w:commentReference w:id="214"/>
      </w:r>
      <w:r w:rsidR="00377A9B">
        <w:rPr>
          <w:rFonts w:ascii="Times New Roman" w:hAnsi="Times New Roman" w:cs="Times New Roman"/>
          <w:sz w:val="24"/>
          <w:szCs w:val="24"/>
        </w:rPr>
        <w:t>(</w:t>
      </w:r>
      <w:r w:rsidR="00377A9B" w:rsidRPr="00377A9B">
        <w:rPr>
          <w:rFonts w:ascii="Times New Roman" w:hAnsi="Times New Roman" w:cs="Times New Roman"/>
          <w:i/>
          <w:sz w:val="24"/>
          <w:szCs w:val="24"/>
        </w:rPr>
        <w:t>need to find a way to model and reference due to faulty BMV config</w:t>
      </w:r>
      <w:r w:rsidR="00377A9B">
        <w:rPr>
          <w:rFonts w:ascii="Times New Roman" w:hAnsi="Times New Roman" w:cs="Times New Roman"/>
          <w:sz w:val="24"/>
          <w:szCs w:val="24"/>
        </w:rPr>
        <w:t xml:space="preserve">) </w:t>
      </w:r>
      <w:r w:rsidRPr="00377A9B">
        <w:rPr>
          <w:rFonts w:ascii="Times New Roman" w:hAnsi="Times New Roman" w:cs="Times New Roman"/>
          <w:sz w:val="24"/>
          <w:szCs w:val="24"/>
        </w:rPr>
        <w:t xml:space="preserve">and </w:t>
      </w:r>
      <w:commentRangeStart w:id="215"/>
      <w:r w:rsidRPr="00377A9B">
        <w:rPr>
          <w:rFonts w:ascii="Times New Roman" w:hAnsi="Times New Roman" w:cs="Times New Roman"/>
          <w:sz w:val="24"/>
          <w:szCs w:val="24"/>
        </w:rPr>
        <w:t>actual PV power, which is limited when the battery is fully charged</w:t>
      </w:r>
      <w:commentRangeEnd w:id="215"/>
      <w:r w:rsidR="00BD0FEC">
        <w:rPr>
          <w:rStyle w:val="CommentReference"/>
          <w:rFonts w:ascii="Calibri" w:eastAsia="Calibri" w:hAnsi="Calibri" w:cs="Calibri"/>
          <w:lang w:eastAsia="en-GB"/>
        </w:rPr>
        <w:commentReference w:id="215"/>
      </w:r>
      <w:r w:rsidRPr="00377A9B">
        <w:rPr>
          <w:rFonts w:ascii="Times New Roman" w:hAnsi="Times New Roman" w:cs="Times New Roman"/>
          <w:sz w:val="24"/>
          <w:szCs w:val="24"/>
        </w:rPr>
        <w:t>.</w:t>
      </w:r>
    </w:p>
    <w:p w14:paraId="2C445C7D" w14:textId="5A784250" w:rsidR="0098116E" w:rsidRDefault="0098116E" w:rsidP="00AE0C04">
      <w:pPr>
        <w:rPr>
          <w:sz w:val="24"/>
          <w:szCs w:val="24"/>
        </w:rPr>
      </w:pPr>
      <w:r>
        <w:rPr>
          <w:noProof/>
          <w:lang w:eastAsia="en-GB"/>
        </w:rPr>
        <w:drawing>
          <wp:inline distT="0" distB="0" distL="0" distR="0" wp14:anchorId="0614BD51" wp14:editId="22ADF9D3">
            <wp:extent cx="2777836" cy="2350770"/>
            <wp:effectExtent l="0" t="0" r="381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r w:rsidR="005E30A2">
        <w:rPr>
          <w:noProof/>
          <w:lang w:eastAsia="en-GB"/>
        </w:rPr>
        <w:drawing>
          <wp:inline distT="0" distB="0" distL="0" distR="0" wp14:anchorId="5294E5BB" wp14:editId="353E1BA3">
            <wp:extent cx="2777836" cy="2350770"/>
            <wp:effectExtent l="0" t="0" r="3810" b="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144F01EE" w14:textId="0755D1C6" w:rsidR="007F0B4A" w:rsidRDefault="005E30A2" w:rsidP="00AE0C04">
      <w:pPr>
        <w:rPr>
          <w:sz w:val="24"/>
          <w:szCs w:val="24"/>
        </w:rPr>
      </w:pPr>
      <w:r>
        <w:rPr>
          <w:sz w:val="24"/>
          <w:szCs w:val="24"/>
        </w:rPr>
        <w:t xml:space="preserve">Fig </w:t>
      </w:r>
      <w:proofErr w:type="spellStart"/>
      <w:r>
        <w:rPr>
          <w:sz w:val="24"/>
          <w:szCs w:val="24"/>
        </w:rPr>
        <w:t>Xa</w:t>
      </w:r>
      <w:proofErr w:type="spellEnd"/>
      <w:r>
        <w:rPr>
          <w:sz w:val="24"/>
          <w:szCs w:val="24"/>
        </w:rPr>
        <w:t>-b: Actual and predict</w:t>
      </w:r>
      <w:r w:rsidR="00377A9B">
        <w:rPr>
          <w:sz w:val="24"/>
          <w:szCs w:val="24"/>
        </w:rPr>
        <w:t>ed</w:t>
      </w:r>
      <w:r>
        <w:rPr>
          <w:sz w:val="24"/>
          <w:szCs w:val="24"/>
        </w:rPr>
        <w:t xml:space="preserve"> typical day performance profile</w:t>
      </w:r>
      <w:r w:rsidR="00BB4D43">
        <w:rPr>
          <w:sz w:val="24"/>
          <w:szCs w:val="24"/>
        </w:rPr>
        <w:t xml:space="preserve"> (Rwanda)</w:t>
      </w:r>
      <w:r>
        <w:rPr>
          <w:sz w:val="24"/>
          <w:szCs w:val="24"/>
        </w:rPr>
        <w:t>.</w:t>
      </w:r>
      <w:r w:rsidR="00377A9B" w:rsidRPr="00377A9B">
        <w:rPr>
          <w:rFonts w:ascii="Times New Roman" w:hAnsi="Times New Roman" w:cs="Times New Roman"/>
          <w:sz w:val="24"/>
          <w:szCs w:val="24"/>
        </w:rPr>
        <w:t xml:space="preserve"> </w:t>
      </w:r>
      <w:r w:rsidR="00377A9B" w:rsidRPr="00377A9B">
        <w:rPr>
          <w:rFonts w:ascii="Times New Roman" w:hAnsi="Times New Roman" w:cs="Times New Roman"/>
          <w:i/>
          <w:sz w:val="24"/>
          <w:szCs w:val="24"/>
        </w:rPr>
        <w:t>Add typical day performance profile between Jul-Mar – average of all 4 lights</w:t>
      </w:r>
    </w:p>
    <w:p w14:paraId="46301ADA" w14:textId="6CAD6CA4" w:rsidR="005E30A2" w:rsidRPr="00377A9B" w:rsidRDefault="004651FA" w:rsidP="00AE0C04">
      <w:pPr>
        <w:rPr>
          <w:rFonts w:ascii="Times New Roman" w:hAnsi="Times New Roman" w:cs="Times New Roman"/>
          <w:sz w:val="24"/>
          <w:szCs w:val="24"/>
        </w:rPr>
      </w:pPr>
      <w:commentRangeStart w:id="216"/>
      <w:r w:rsidRPr="00377A9B">
        <w:rPr>
          <w:rFonts w:ascii="Times New Roman" w:hAnsi="Times New Roman" w:cs="Times New Roman"/>
          <w:sz w:val="24"/>
          <w:szCs w:val="24"/>
        </w:rPr>
        <w:t>The monthly daily averages for expected and actual consumption and the resulting capture lo</w:t>
      </w:r>
      <w:r w:rsidR="00377A9B">
        <w:rPr>
          <w:rFonts w:ascii="Times New Roman" w:hAnsi="Times New Roman" w:cs="Times New Roman"/>
          <w:sz w:val="24"/>
          <w:szCs w:val="24"/>
        </w:rPr>
        <w:t>sses for each solar streetlight</w:t>
      </w:r>
      <w:r w:rsidRPr="00377A9B">
        <w:rPr>
          <w:rFonts w:ascii="Times New Roman" w:hAnsi="Times New Roman" w:cs="Times New Roman"/>
          <w:sz w:val="24"/>
          <w:szCs w:val="24"/>
        </w:rPr>
        <w:t xml:space="preserve"> in Rwanda</w:t>
      </w:r>
      <w:r w:rsidR="004D1555" w:rsidRPr="00377A9B">
        <w:rPr>
          <w:rFonts w:ascii="Times New Roman" w:hAnsi="Times New Roman" w:cs="Times New Roman"/>
          <w:sz w:val="24"/>
          <w:szCs w:val="24"/>
        </w:rPr>
        <w:t xml:space="preserve">. </w:t>
      </w:r>
      <w:commentRangeEnd w:id="216"/>
      <w:r w:rsidR="00BD0FEC">
        <w:rPr>
          <w:rStyle w:val="CommentReference"/>
          <w:rFonts w:ascii="Calibri" w:eastAsia="Calibri" w:hAnsi="Calibri" w:cs="Calibri"/>
          <w:lang w:eastAsia="en-GB"/>
        </w:rPr>
        <w:commentReference w:id="216"/>
      </w:r>
      <w:r w:rsidR="004D1555" w:rsidRPr="00377A9B">
        <w:rPr>
          <w:rFonts w:ascii="Times New Roman" w:hAnsi="Times New Roman" w:cs="Times New Roman"/>
          <w:sz w:val="24"/>
          <w:szCs w:val="24"/>
        </w:rPr>
        <w:t xml:space="preserve">The average </w:t>
      </w:r>
      <w:r w:rsidR="00377A9B" w:rsidRPr="00377A9B">
        <w:rPr>
          <w:rFonts w:ascii="Times New Roman" w:hAnsi="Times New Roman" w:cs="Times New Roman"/>
          <w:sz w:val="24"/>
          <w:szCs w:val="24"/>
        </w:rPr>
        <w:t>performance</w:t>
      </w:r>
      <w:r w:rsidR="004D1555" w:rsidRPr="00377A9B">
        <w:rPr>
          <w:rFonts w:ascii="Times New Roman" w:hAnsi="Times New Roman" w:cs="Times New Roman"/>
          <w:sz w:val="24"/>
          <w:szCs w:val="24"/>
        </w:rPr>
        <w:t xml:space="preserve"> </w:t>
      </w:r>
      <w:r w:rsidR="00377A9B">
        <w:rPr>
          <w:rFonts w:ascii="Times New Roman" w:hAnsi="Times New Roman" w:cs="Times New Roman"/>
          <w:sz w:val="24"/>
          <w:szCs w:val="24"/>
        </w:rPr>
        <w:t>ratio and production factor for</w:t>
      </w:r>
      <w:r w:rsidR="004D1555" w:rsidRPr="00377A9B">
        <w:rPr>
          <w:rFonts w:ascii="Times New Roman" w:hAnsi="Times New Roman" w:cs="Times New Roman"/>
          <w:sz w:val="24"/>
          <w:szCs w:val="24"/>
        </w:rPr>
        <w:t xml:space="preserve"> the fo</w:t>
      </w:r>
      <w:r w:rsidR="00377A9B">
        <w:rPr>
          <w:rFonts w:ascii="Times New Roman" w:hAnsi="Times New Roman" w:cs="Times New Roman"/>
          <w:sz w:val="24"/>
          <w:szCs w:val="24"/>
        </w:rPr>
        <w:t>u</w:t>
      </w:r>
      <w:r w:rsidR="004D1555" w:rsidRPr="00377A9B">
        <w:rPr>
          <w:rFonts w:ascii="Times New Roman" w:hAnsi="Times New Roman" w:cs="Times New Roman"/>
          <w:sz w:val="24"/>
          <w:szCs w:val="24"/>
        </w:rPr>
        <w:t xml:space="preserve">r lights for each month are shown in fig X. </w:t>
      </w:r>
    </w:p>
    <w:p w14:paraId="2D96ADC9" w14:textId="77777777" w:rsidR="004D1555" w:rsidRPr="00377A9B" w:rsidRDefault="004D1555" w:rsidP="004D1555">
      <w:pPr>
        <w:pStyle w:val="ListParagraph"/>
        <w:numPr>
          <w:ilvl w:val="0"/>
          <w:numId w:val="37"/>
        </w:numPr>
        <w:rPr>
          <w:rFonts w:ascii="Times New Roman" w:hAnsi="Times New Roman" w:cs="Times New Roman"/>
          <w:sz w:val="24"/>
          <w:szCs w:val="24"/>
        </w:rPr>
      </w:pPr>
      <w:r w:rsidRPr="00377A9B">
        <w:rPr>
          <w:rFonts w:ascii="Times New Roman" w:hAnsi="Times New Roman" w:cs="Times New Roman"/>
          <w:sz w:val="24"/>
          <w:szCs w:val="24"/>
        </w:rPr>
        <w:t>PV potential less than predicted to do PV panel azimuth south misalignments</w:t>
      </w:r>
    </w:p>
    <w:p w14:paraId="0895BF21" w14:textId="77777777" w:rsidR="004D1555" w:rsidRPr="00377A9B" w:rsidRDefault="004D1555" w:rsidP="004D1555">
      <w:pPr>
        <w:pStyle w:val="ListParagraph"/>
        <w:numPr>
          <w:ilvl w:val="0"/>
          <w:numId w:val="37"/>
        </w:numPr>
        <w:rPr>
          <w:rFonts w:ascii="Times New Roman" w:hAnsi="Times New Roman" w:cs="Times New Roman"/>
          <w:sz w:val="24"/>
          <w:szCs w:val="24"/>
        </w:rPr>
      </w:pPr>
      <w:r w:rsidRPr="00377A9B">
        <w:rPr>
          <w:rFonts w:ascii="Times New Roman" w:hAnsi="Times New Roman" w:cs="Times New Roman"/>
          <w:sz w:val="24"/>
          <w:szCs w:val="24"/>
        </w:rPr>
        <w:t>Total load approx. half what was expected due to low socket usage and poor LED light reliability</w:t>
      </w:r>
    </w:p>
    <w:p w14:paraId="73D216EC" w14:textId="77777777" w:rsidR="004D1555" w:rsidRPr="00377A9B" w:rsidRDefault="004D1555" w:rsidP="004D1555">
      <w:pPr>
        <w:pStyle w:val="ListParagraph"/>
        <w:numPr>
          <w:ilvl w:val="0"/>
          <w:numId w:val="37"/>
        </w:numPr>
        <w:rPr>
          <w:rFonts w:ascii="Times New Roman" w:hAnsi="Times New Roman" w:cs="Times New Roman"/>
          <w:sz w:val="24"/>
          <w:szCs w:val="24"/>
        </w:rPr>
      </w:pPr>
      <w:r w:rsidRPr="00377A9B">
        <w:rPr>
          <w:rFonts w:ascii="Times New Roman" w:hAnsi="Times New Roman" w:cs="Times New Roman"/>
          <w:sz w:val="24"/>
          <w:szCs w:val="24"/>
        </w:rPr>
        <w:t>System losses (battery and solar charger) slightly higher than expected due to under predicted battery and solar charger efficiencies</w:t>
      </w:r>
    </w:p>
    <w:p w14:paraId="5DC655F1" w14:textId="77777777" w:rsidR="004D1555" w:rsidRPr="00377A9B" w:rsidRDefault="004D1555" w:rsidP="004D1555">
      <w:pPr>
        <w:pStyle w:val="ListParagraph"/>
        <w:numPr>
          <w:ilvl w:val="0"/>
          <w:numId w:val="37"/>
        </w:numPr>
        <w:rPr>
          <w:rFonts w:ascii="Times New Roman" w:hAnsi="Times New Roman" w:cs="Times New Roman"/>
          <w:sz w:val="24"/>
          <w:szCs w:val="24"/>
        </w:rPr>
      </w:pPr>
      <w:r w:rsidRPr="00377A9B">
        <w:rPr>
          <w:rFonts w:ascii="Times New Roman" w:hAnsi="Times New Roman" w:cs="Times New Roman"/>
          <w:sz w:val="24"/>
          <w:szCs w:val="24"/>
        </w:rPr>
        <w:lastRenderedPageBreak/>
        <w:t>No capacity shortage detected due to system outages – predicted was 1.72%</w:t>
      </w:r>
    </w:p>
    <w:p w14:paraId="1CDBE248" w14:textId="542DD3FA" w:rsidR="004D1555" w:rsidRPr="00377A9B" w:rsidRDefault="004D1555" w:rsidP="004D1555">
      <w:pPr>
        <w:pStyle w:val="ListParagraph"/>
        <w:numPr>
          <w:ilvl w:val="0"/>
          <w:numId w:val="37"/>
        </w:numPr>
        <w:rPr>
          <w:rFonts w:ascii="Times New Roman" w:hAnsi="Times New Roman" w:cs="Times New Roman"/>
          <w:sz w:val="24"/>
          <w:szCs w:val="24"/>
        </w:rPr>
      </w:pPr>
      <w:r w:rsidRPr="00377A9B">
        <w:rPr>
          <w:rFonts w:ascii="Times New Roman" w:hAnsi="Times New Roman" w:cs="Times New Roman"/>
          <w:sz w:val="24"/>
          <w:szCs w:val="24"/>
        </w:rPr>
        <w:t xml:space="preserve">Actual average production </w:t>
      </w:r>
      <w:commentRangeStart w:id="217"/>
      <w:r w:rsidRPr="00377A9B">
        <w:rPr>
          <w:rFonts w:ascii="Times New Roman" w:hAnsi="Times New Roman" w:cs="Times New Roman"/>
          <w:sz w:val="24"/>
          <w:szCs w:val="24"/>
        </w:rPr>
        <w:t xml:space="preserve">factor so far </w:t>
      </w:r>
      <w:commentRangeEnd w:id="217"/>
      <w:r w:rsidR="00BD0FEC">
        <w:rPr>
          <w:rStyle w:val="CommentReference"/>
          <w:rFonts w:ascii="Calibri" w:eastAsia="Calibri" w:hAnsi="Calibri" w:cs="Calibri"/>
          <w:lang w:eastAsia="en-GB"/>
        </w:rPr>
        <w:commentReference w:id="217"/>
      </w:r>
      <w:r w:rsidRPr="00377A9B">
        <w:rPr>
          <w:rFonts w:ascii="Times New Roman" w:hAnsi="Times New Roman" w:cs="Times New Roman"/>
          <w:sz w:val="24"/>
          <w:szCs w:val="24"/>
        </w:rPr>
        <w:t xml:space="preserve">is 44%, predicted annual average was 64%. </w:t>
      </w:r>
    </w:p>
    <w:p w14:paraId="7CBB8776" w14:textId="44953366" w:rsidR="004D1555" w:rsidRPr="00377A9B" w:rsidRDefault="004D1555" w:rsidP="00AE0C04">
      <w:pPr>
        <w:pStyle w:val="ListParagraph"/>
        <w:numPr>
          <w:ilvl w:val="0"/>
          <w:numId w:val="37"/>
        </w:numPr>
        <w:rPr>
          <w:rFonts w:ascii="Times New Roman" w:hAnsi="Times New Roman" w:cs="Times New Roman"/>
          <w:sz w:val="24"/>
          <w:szCs w:val="24"/>
        </w:rPr>
      </w:pPr>
      <w:commentRangeStart w:id="218"/>
      <w:r w:rsidRPr="00377A9B">
        <w:rPr>
          <w:rFonts w:ascii="Times New Roman" w:hAnsi="Times New Roman" w:cs="Times New Roman"/>
          <w:sz w:val="24"/>
          <w:szCs w:val="24"/>
        </w:rPr>
        <w:t xml:space="preserve">If the lights had been set to have no dimming, the predicted annual production factor was 72% with a capacity shortage of 3.7%. </w:t>
      </w:r>
      <w:commentRangeEnd w:id="218"/>
      <w:r w:rsidR="00BD0FEC">
        <w:rPr>
          <w:rStyle w:val="CommentReference"/>
          <w:rFonts w:ascii="Calibri" w:eastAsia="Calibri" w:hAnsi="Calibri" w:cs="Calibri"/>
          <w:lang w:eastAsia="en-GB"/>
        </w:rPr>
        <w:commentReference w:id="218"/>
      </w:r>
    </w:p>
    <w:p w14:paraId="7D067A53" w14:textId="628FE573" w:rsidR="00D2465B" w:rsidRDefault="00462C68" w:rsidP="00D2465B">
      <w:pPr>
        <w:jc w:val="center"/>
        <w:rPr>
          <w:sz w:val="24"/>
          <w:szCs w:val="24"/>
        </w:rPr>
      </w:pPr>
      <w:r>
        <w:rPr>
          <w:noProof/>
          <w:lang w:eastAsia="en-GB"/>
        </w:rPr>
        <w:drawing>
          <wp:inline distT="0" distB="0" distL="0" distR="0" wp14:anchorId="45626856" wp14:editId="648E2CBC">
            <wp:extent cx="4572000" cy="2409825"/>
            <wp:effectExtent l="0" t="0" r="0" b="0"/>
            <wp:docPr id="351982019" name="Chart 351982019"/>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7C8FB623" w14:textId="236C61EB" w:rsidR="00D2465B" w:rsidRPr="00462C68" w:rsidRDefault="00D2465B" w:rsidP="00D2465B">
      <w:pPr>
        <w:rPr>
          <w:rFonts w:ascii="Times New Roman" w:hAnsi="Times New Roman" w:cs="Times New Roman"/>
          <w:sz w:val="24"/>
          <w:szCs w:val="24"/>
        </w:rPr>
      </w:pPr>
      <w:r w:rsidRPr="00462C68">
        <w:rPr>
          <w:rFonts w:ascii="Times New Roman" w:hAnsi="Times New Roman" w:cs="Times New Roman"/>
          <w:sz w:val="24"/>
          <w:szCs w:val="24"/>
        </w:rPr>
        <w:t xml:space="preserve">Fig X. </w:t>
      </w:r>
      <w:commentRangeStart w:id="219"/>
      <w:r w:rsidRPr="00462C68">
        <w:rPr>
          <w:rFonts w:ascii="Times New Roman" w:hAnsi="Times New Roman" w:cs="Times New Roman"/>
          <w:sz w:val="24"/>
          <w:szCs w:val="24"/>
        </w:rPr>
        <w:t>Actual and expected performance of Rwanda Streetlights</w:t>
      </w:r>
      <w:r w:rsidR="005E30A2" w:rsidRPr="00462C68">
        <w:rPr>
          <w:rFonts w:ascii="Times New Roman" w:hAnsi="Times New Roman" w:cs="Times New Roman"/>
          <w:sz w:val="24"/>
          <w:szCs w:val="24"/>
        </w:rPr>
        <w:t xml:space="preserve"> (add all 4 lights)</w:t>
      </w:r>
      <w:r w:rsidRPr="00462C68">
        <w:rPr>
          <w:rFonts w:ascii="Times New Roman" w:hAnsi="Times New Roman" w:cs="Times New Roman"/>
          <w:sz w:val="24"/>
          <w:szCs w:val="24"/>
        </w:rPr>
        <w:t xml:space="preserve">. </w:t>
      </w:r>
      <w:commentRangeEnd w:id="219"/>
      <w:r w:rsidR="00BD0FEC">
        <w:rPr>
          <w:rStyle w:val="CommentReference"/>
          <w:rFonts w:ascii="Calibri" w:eastAsia="Calibri" w:hAnsi="Calibri" w:cs="Calibri"/>
          <w:lang w:eastAsia="en-GB"/>
        </w:rPr>
        <w:commentReference w:id="219"/>
      </w:r>
      <w:r w:rsidR="00462C68">
        <w:rPr>
          <w:rFonts w:ascii="Times New Roman" w:hAnsi="Times New Roman" w:cs="Times New Roman"/>
          <w:i/>
          <w:sz w:val="24"/>
          <w:szCs w:val="24"/>
        </w:rPr>
        <w:t>Add</w:t>
      </w:r>
      <w:r w:rsidRPr="00462C68">
        <w:rPr>
          <w:rFonts w:ascii="Times New Roman" w:hAnsi="Times New Roman" w:cs="Times New Roman"/>
          <w:i/>
          <w:sz w:val="24"/>
          <w:szCs w:val="24"/>
        </w:rPr>
        <w:t xml:space="preserve"> Socket Load, </w:t>
      </w:r>
      <w:r w:rsidR="00377A9B" w:rsidRPr="00462C68">
        <w:rPr>
          <w:rFonts w:ascii="Times New Roman" w:hAnsi="Times New Roman" w:cs="Times New Roman"/>
          <w:i/>
          <w:sz w:val="24"/>
          <w:szCs w:val="24"/>
        </w:rPr>
        <w:t xml:space="preserve">Light </w:t>
      </w:r>
      <w:r w:rsidR="00462C68">
        <w:rPr>
          <w:rFonts w:ascii="Times New Roman" w:hAnsi="Times New Roman" w:cs="Times New Roman"/>
          <w:i/>
          <w:sz w:val="24"/>
          <w:szCs w:val="24"/>
        </w:rPr>
        <w:t>load, System l</w:t>
      </w:r>
      <w:r w:rsidRPr="00462C68">
        <w:rPr>
          <w:rFonts w:ascii="Times New Roman" w:hAnsi="Times New Roman" w:cs="Times New Roman"/>
          <w:i/>
          <w:sz w:val="24"/>
          <w:szCs w:val="24"/>
        </w:rPr>
        <w:t>osses</w:t>
      </w:r>
      <w:r w:rsidR="00462C68">
        <w:rPr>
          <w:rFonts w:ascii="Times New Roman" w:hAnsi="Times New Roman" w:cs="Times New Roman"/>
          <w:i/>
          <w:sz w:val="24"/>
          <w:szCs w:val="24"/>
        </w:rPr>
        <w:t xml:space="preserve"> and</w:t>
      </w:r>
      <w:r w:rsidR="00377A9B" w:rsidRPr="00462C68">
        <w:rPr>
          <w:rFonts w:ascii="Times New Roman" w:hAnsi="Times New Roman" w:cs="Times New Roman"/>
          <w:i/>
          <w:sz w:val="24"/>
          <w:szCs w:val="24"/>
        </w:rPr>
        <w:t xml:space="preserve"> </w:t>
      </w:r>
      <w:r w:rsidR="00462C68">
        <w:rPr>
          <w:rFonts w:ascii="Times New Roman" w:hAnsi="Times New Roman" w:cs="Times New Roman"/>
          <w:i/>
          <w:sz w:val="24"/>
          <w:szCs w:val="24"/>
        </w:rPr>
        <w:t>a</w:t>
      </w:r>
      <w:r w:rsidR="00377A9B" w:rsidRPr="00462C68">
        <w:rPr>
          <w:rFonts w:ascii="Times New Roman" w:hAnsi="Times New Roman" w:cs="Times New Roman"/>
          <w:i/>
          <w:sz w:val="24"/>
          <w:szCs w:val="24"/>
        </w:rPr>
        <w:t>uxiliary loads</w:t>
      </w:r>
      <w:r w:rsidRPr="00462C68">
        <w:rPr>
          <w:rFonts w:ascii="Times New Roman" w:hAnsi="Times New Roman" w:cs="Times New Roman"/>
          <w:i/>
          <w:sz w:val="24"/>
          <w:szCs w:val="24"/>
        </w:rPr>
        <w:t>, Capture Loss.</w:t>
      </w:r>
      <w:r w:rsidR="00BB4D43" w:rsidRPr="00462C68">
        <w:rPr>
          <w:rFonts w:ascii="Times New Roman" w:hAnsi="Times New Roman" w:cs="Times New Roman"/>
          <w:i/>
          <w:sz w:val="24"/>
          <w:szCs w:val="24"/>
        </w:rPr>
        <w:t xml:space="preserve"> </w:t>
      </w:r>
    </w:p>
    <w:p w14:paraId="09B36AE6" w14:textId="3646915D" w:rsidR="004C2DAB" w:rsidRDefault="004C2DAB" w:rsidP="007A78B8">
      <w:pPr>
        <w:rPr>
          <w:b/>
        </w:rPr>
      </w:pPr>
      <w:r>
        <w:rPr>
          <w:noProof/>
          <w:lang w:eastAsia="en-GB"/>
        </w:rPr>
        <w:drawing>
          <wp:inline distT="0" distB="0" distL="0" distR="0" wp14:anchorId="68A354C2" wp14:editId="78083292">
            <wp:extent cx="2879725" cy="2131060"/>
            <wp:effectExtent l="0" t="0" r="0" b="2540"/>
            <wp:docPr id="60" name="Chart 60"/>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r>
        <w:rPr>
          <w:noProof/>
          <w:lang w:eastAsia="en-GB"/>
        </w:rPr>
        <w:drawing>
          <wp:inline distT="0" distB="0" distL="0" distR="0" wp14:anchorId="25D9B0A0" wp14:editId="0CFF1BA3">
            <wp:extent cx="2840182" cy="2173778"/>
            <wp:effectExtent l="0" t="0" r="0" b="0"/>
            <wp:docPr id="61" name="Chart 6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053A342A" w14:textId="74CA769D" w:rsidR="004D1555" w:rsidRPr="00462C68" w:rsidRDefault="004D1555" w:rsidP="004D1555">
      <w:pPr>
        <w:rPr>
          <w:rFonts w:ascii="Times New Roman" w:hAnsi="Times New Roman" w:cs="Times New Roman"/>
          <w:sz w:val="24"/>
          <w:szCs w:val="24"/>
        </w:rPr>
      </w:pPr>
      <w:r w:rsidRPr="00462C68">
        <w:rPr>
          <w:rFonts w:ascii="Times New Roman" w:hAnsi="Times New Roman" w:cs="Times New Roman"/>
          <w:sz w:val="24"/>
          <w:szCs w:val="24"/>
        </w:rPr>
        <w:t>Fig X: The key performance indicators for</w:t>
      </w:r>
      <w:r w:rsidR="00462C68">
        <w:rPr>
          <w:rFonts w:ascii="Times New Roman" w:hAnsi="Times New Roman" w:cs="Times New Roman"/>
          <w:sz w:val="24"/>
          <w:szCs w:val="24"/>
        </w:rPr>
        <w:t xml:space="preserve"> Rwanda</w:t>
      </w:r>
      <w:r w:rsidRPr="00462C68">
        <w:rPr>
          <w:rFonts w:ascii="Times New Roman" w:hAnsi="Times New Roman" w:cs="Times New Roman"/>
          <w:sz w:val="24"/>
          <w:szCs w:val="24"/>
        </w:rPr>
        <w:t xml:space="preserve"> (</w:t>
      </w:r>
      <w:commentRangeStart w:id="220"/>
      <w:r w:rsidRPr="00462C68">
        <w:rPr>
          <w:rFonts w:ascii="Times New Roman" w:hAnsi="Times New Roman" w:cs="Times New Roman"/>
          <w:sz w:val="24"/>
          <w:szCs w:val="24"/>
        </w:rPr>
        <w:t>based on average of 1-4</w:t>
      </w:r>
      <w:commentRangeEnd w:id="220"/>
      <w:r w:rsidR="00BD0FEC">
        <w:rPr>
          <w:rStyle w:val="CommentReference"/>
          <w:rFonts w:ascii="Calibri" w:eastAsia="Calibri" w:hAnsi="Calibri" w:cs="Calibri"/>
          <w:lang w:eastAsia="en-GB"/>
        </w:rPr>
        <w:commentReference w:id="220"/>
      </w:r>
      <w:r w:rsidRPr="00462C68">
        <w:rPr>
          <w:rFonts w:ascii="Times New Roman" w:hAnsi="Times New Roman" w:cs="Times New Roman"/>
          <w:sz w:val="24"/>
          <w:szCs w:val="24"/>
        </w:rPr>
        <w:t xml:space="preserve">), </w:t>
      </w:r>
      <w:proofErr w:type="gramStart"/>
      <w:r w:rsidRPr="00462C68">
        <w:rPr>
          <w:rFonts w:ascii="Times New Roman" w:hAnsi="Times New Roman" w:cs="Times New Roman"/>
          <w:sz w:val="24"/>
          <w:szCs w:val="24"/>
        </w:rPr>
        <w:t>PR,PF</w:t>
      </w:r>
      <w:proofErr w:type="gramEnd"/>
      <w:r w:rsidRPr="00462C68">
        <w:rPr>
          <w:rFonts w:ascii="Times New Roman" w:hAnsi="Times New Roman" w:cs="Times New Roman"/>
          <w:sz w:val="24"/>
          <w:szCs w:val="24"/>
        </w:rPr>
        <w:t xml:space="preserve"> and total efficiency. The potential PV power and total load is shown on secondary axis.</w:t>
      </w:r>
    </w:p>
    <w:p w14:paraId="2B36D888" w14:textId="5C89C42D" w:rsidR="00F45B41" w:rsidRPr="00462C68" w:rsidRDefault="00F45B41" w:rsidP="00F45B41">
      <w:pPr>
        <w:rPr>
          <w:rFonts w:ascii="Times New Roman" w:hAnsi="Times New Roman" w:cs="Times New Roman"/>
          <w:sz w:val="24"/>
          <w:szCs w:val="24"/>
        </w:rPr>
      </w:pPr>
      <w:r w:rsidRPr="00462C68">
        <w:rPr>
          <w:rFonts w:ascii="Times New Roman" w:hAnsi="Times New Roman" w:cs="Times New Roman"/>
          <w:sz w:val="24"/>
          <w:szCs w:val="24"/>
        </w:rPr>
        <w:t xml:space="preserve">The technical, social and environmental influences for </w:t>
      </w:r>
      <w:commentRangeStart w:id="221"/>
      <w:r w:rsidRPr="00462C68">
        <w:rPr>
          <w:rFonts w:ascii="Times New Roman" w:hAnsi="Times New Roman" w:cs="Times New Roman"/>
          <w:sz w:val="24"/>
          <w:szCs w:val="24"/>
        </w:rPr>
        <w:t xml:space="preserve">divergences </w:t>
      </w:r>
      <w:commentRangeEnd w:id="221"/>
      <w:r w:rsidR="00BD0FEC">
        <w:rPr>
          <w:rStyle w:val="CommentReference"/>
          <w:rFonts w:ascii="Calibri" w:eastAsia="Calibri" w:hAnsi="Calibri" w:cs="Calibri"/>
          <w:lang w:eastAsia="en-GB"/>
        </w:rPr>
        <w:commentReference w:id="221"/>
      </w:r>
      <w:r w:rsidRPr="00462C68">
        <w:rPr>
          <w:rFonts w:ascii="Times New Roman" w:hAnsi="Times New Roman" w:cs="Times New Roman"/>
          <w:sz w:val="24"/>
          <w:szCs w:val="24"/>
        </w:rPr>
        <w:t>between anticipated and actual performance and utilisation of the streetlights are summarised in table X.</w:t>
      </w:r>
    </w:p>
    <w:p w14:paraId="1635676A" w14:textId="77777777" w:rsidR="00462C68" w:rsidRDefault="00462C68" w:rsidP="007A78B8">
      <w:pPr>
        <w:rPr>
          <w:rFonts w:ascii="Times New Roman" w:hAnsi="Times New Roman" w:cs="Times New Roman"/>
          <w:b/>
          <w:sz w:val="24"/>
          <w:szCs w:val="24"/>
        </w:rPr>
      </w:pPr>
    </w:p>
    <w:p w14:paraId="19CD0316" w14:textId="77777777" w:rsidR="00462C68" w:rsidRDefault="00462C68" w:rsidP="007A78B8">
      <w:pPr>
        <w:rPr>
          <w:rFonts w:ascii="Times New Roman" w:hAnsi="Times New Roman" w:cs="Times New Roman"/>
          <w:b/>
          <w:sz w:val="24"/>
          <w:szCs w:val="24"/>
        </w:rPr>
      </w:pPr>
    </w:p>
    <w:p w14:paraId="68FC1198" w14:textId="77777777" w:rsidR="00462C68" w:rsidRDefault="00462C68" w:rsidP="007A78B8">
      <w:pPr>
        <w:rPr>
          <w:rFonts w:ascii="Times New Roman" w:hAnsi="Times New Roman" w:cs="Times New Roman"/>
          <w:b/>
          <w:sz w:val="24"/>
          <w:szCs w:val="24"/>
        </w:rPr>
      </w:pPr>
    </w:p>
    <w:p w14:paraId="293BF3AC" w14:textId="77777777" w:rsidR="00462C68" w:rsidRDefault="00462C68" w:rsidP="007A78B8">
      <w:pPr>
        <w:rPr>
          <w:rFonts w:ascii="Times New Roman" w:hAnsi="Times New Roman" w:cs="Times New Roman"/>
          <w:b/>
          <w:sz w:val="24"/>
          <w:szCs w:val="24"/>
        </w:rPr>
      </w:pPr>
    </w:p>
    <w:p w14:paraId="15E7A621" w14:textId="4A55DD2B" w:rsidR="004C2DAB" w:rsidRPr="00462C68" w:rsidRDefault="00BB4D43" w:rsidP="007A78B8">
      <w:pPr>
        <w:rPr>
          <w:rFonts w:ascii="Times New Roman" w:hAnsi="Times New Roman" w:cs="Times New Roman"/>
          <w:b/>
          <w:sz w:val="24"/>
          <w:szCs w:val="24"/>
        </w:rPr>
      </w:pPr>
      <w:commentRangeStart w:id="222"/>
      <w:r w:rsidRPr="00462C68">
        <w:rPr>
          <w:rFonts w:ascii="Times New Roman" w:hAnsi="Times New Roman" w:cs="Times New Roman"/>
          <w:b/>
          <w:sz w:val="24"/>
          <w:szCs w:val="24"/>
        </w:rPr>
        <w:lastRenderedPageBreak/>
        <w:t xml:space="preserve">Table X: </w:t>
      </w:r>
      <w:r w:rsidRPr="00462C68">
        <w:rPr>
          <w:rFonts w:ascii="Times New Roman" w:hAnsi="Times New Roman" w:cs="Times New Roman"/>
          <w:sz w:val="24"/>
          <w:szCs w:val="24"/>
        </w:rPr>
        <w:t>(Rwanda)</w:t>
      </w:r>
      <w:commentRangeEnd w:id="222"/>
      <w:r w:rsidR="00BD0FEC">
        <w:rPr>
          <w:rStyle w:val="CommentReference"/>
          <w:rFonts w:ascii="Calibri" w:eastAsia="Calibri" w:hAnsi="Calibri" w:cs="Calibri"/>
          <w:lang w:eastAsia="en-GB"/>
        </w:rPr>
        <w:commentReference w:id="222"/>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
        <w:gridCol w:w="2141"/>
        <w:gridCol w:w="2141"/>
        <w:gridCol w:w="2141"/>
        <w:gridCol w:w="2141"/>
      </w:tblGrid>
      <w:tr w:rsidR="004C2DAB" w:rsidRPr="0092593F" w14:paraId="1098D954" w14:textId="77777777" w:rsidTr="00462C68">
        <w:tc>
          <w:tcPr>
            <w:tcW w:w="452" w:type="dxa"/>
          </w:tcPr>
          <w:p w14:paraId="3A43BE9D" w14:textId="77777777" w:rsidR="004C2DAB" w:rsidRPr="0092593F" w:rsidRDefault="004C2DAB" w:rsidP="00AD3788">
            <w:pPr>
              <w:rPr>
                <w:rFonts w:ascii="Times New Roman" w:hAnsi="Times New Roman" w:cs="Times New Roman"/>
                <w:b/>
                <w:sz w:val="20"/>
                <w:szCs w:val="20"/>
              </w:rPr>
            </w:pPr>
          </w:p>
        </w:tc>
        <w:tc>
          <w:tcPr>
            <w:tcW w:w="2141" w:type="dxa"/>
            <w:tcBorders>
              <w:bottom w:val="single" w:sz="4" w:space="0" w:color="auto"/>
            </w:tcBorders>
          </w:tcPr>
          <w:p w14:paraId="53F46633" w14:textId="77777777" w:rsidR="004C2DAB" w:rsidRPr="0092593F" w:rsidRDefault="004C2DAB" w:rsidP="00AD3788">
            <w:pPr>
              <w:rPr>
                <w:rFonts w:ascii="Times New Roman" w:hAnsi="Times New Roman" w:cs="Times New Roman"/>
                <w:b/>
                <w:sz w:val="20"/>
                <w:szCs w:val="20"/>
              </w:rPr>
            </w:pPr>
            <w:r w:rsidRPr="0092593F">
              <w:rPr>
                <w:rFonts w:ascii="Times New Roman" w:hAnsi="Times New Roman" w:cs="Times New Roman"/>
                <w:b/>
                <w:sz w:val="20"/>
                <w:szCs w:val="20"/>
              </w:rPr>
              <w:t>Design and performance</w:t>
            </w:r>
          </w:p>
        </w:tc>
        <w:tc>
          <w:tcPr>
            <w:tcW w:w="2141" w:type="dxa"/>
            <w:tcBorders>
              <w:bottom w:val="single" w:sz="4" w:space="0" w:color="auto"/>
            </w:tcBorders>
          </w:tcPr>
          <w:p w14:paraId="62019236" w14:textId="77777777" w:rsidR="004C2DAB" w:rsidRPr="0092593F" w:rsidRDefault="004C2DAB" w:rsidP="00AD3788">
            <w:pPr>
              <w:rPr>
                <w:rFonts w:ascii="Times New Roman" w:hAnsi="Times New Roman" w:cs="Times New Roman"/>
                <w:b/>
                <w:sz w:val="20"/>
                <w:szCs w:val="20"/>
              </w:rPr>
            </w:pPr>
            <w:r w:rsidRPr="0092593F">
              <w:rPr>
                <w:rFonts w:ascii="Times New Roman" w:hAnsi="Times New Roman" w:cs="Times New Roman"/>
                <w:b/>
                <w:sz w:val="20"/>
                <w:szCs w:val="20"/>
              </w:rPr>
              <w:t>Execution and maintenance</w:t>
            </w:r>
          </w:p>
        </w:tc>
        <w:tc>
          <w:tcPr>
            <w:tcW w:w="2141" w:type="dxa"/>
            <w:tcBorders>
              <w:bottom w:val="single" w:sz="4" w:space="0" w:color="auto"/>
            </w:tcBorders>
          </w:tcPr>
          <w:p w14:paraId="7152F9BB" w14:textId="77777777" w:rsidR="004C2DAB" w:rsidRPr="0092593F" w:rsidRDefault="004C2DAB" w:rsidP="00AD3788">
            <w:pPr>
              <w:rPr>
                <w:rFonts w:ascii="Times New Roman" w:hAnsi="Times New Roman" w:cs="Times New Roman"/>
                <w:b/>
                <w:sz w:val="20"/>
                <w:szCs w:val="20"/>
              </w:rPr>
            </w:pPr>
            <w:r w:rsidRPr="0092593F">
              <w:rPr>
                <w:rFonts w:ascii="Times New Roman" w:hAnsi="Times New Roman" w:cs="Times New Roman"/>
                <w:b/>
                <w:sz w:val="20"/>
                <w:szCs w:val="20"/>
              </w:rPr>
              <w:t>Human interaction and utilisation</w:t>
            </w:r>
          </w:p>
        </w:tc>
        <w:tc>
          <w:tcPr>
            <w:tcW w:w="2141" w:type="dxa"/>
            <w:tcBorders>
              <w:bottom w:val="single" w:sz="4" w:space="0" w:color="auto"/>
            </w:tcBorders>
          </w:tcPr>
          <w:p w14:paraId="17436C27" w14:textId="77777777" w:rsidR="004C2DAB" w:rsidRPr="0092593F" w:rsidRDefault="004C2DAB" w:rsidP="00AD3788">
            <w:pPr>
              <w:rPr>
                <w:rFonts w:ascii="Times New Roman" w:hAnsi="Times New Roman" w:cs="Times New Roman"/>
                <w:b/>
                <w:sz w:val="20"/>
                <w:szCs w:val="20"/>
              </w:rPr>
            </w:pPr>
            <w:r w:rsidRPr="0092593F">
              <w:rPr>
                <w:rFonts w:ascii="Times New Roman" w:hAnsi="Times New Roman" w:cs="Times New Roman"/>
                <w:b/>
                <w:sz w:val="20"/>
                <w:szCs w:val="20"/>
              </w:rPr>
              <w:t>Environment</w:t>
            </w:r>
          </w:p>
        </w:tc>
      </w:tr>
      <w:tr w:rsidR="004C2DAB" w:rsidRPr="0092593F" w14:paraId="45AA5CD9" w14:textId="77777777" w:rsidTr="00462C68">
        <w:trPr>
          <w:cantSplit/>
          <w:trHeight w:val="1960"/>
        </w:trPr>
        <w:tc>
          <w:tcPr>
            <w:tcW w:w="452" w:type="dxa"/>
            <w:textDirection w:val="btLr"/>
          </w:tcPr>
          <w:p w14:paraId="11CB2D2E" w14:textId="77777777" w:rsidR="004C2DAB" w:rsidRPr="0092593F" w:rsidRDefault="004C2DAB" w:rsidP="00AD3788">
            <w:pPr>
              <w:ind w:left="113" w:right="113"/>
              <w:rPr>
                <w:rFonts w:ascii="Times New Roman" w:hAnsi="Times New Roman" w:cs="Times New Roman"/>
                <w:b/>
                <w:sz w:val="20"/>
                <w:szCs w:val="20"/>
              </w:rPr>
            </w:pPr>
            <w:r w:rsidRPr="0092593F">
              <w:rPr>
                <w:rFonts w:ascii="Times New Roman" w:hAnsi="Times New Roman" w:cs="Times New Roman"/>
                <w:b/>
                <w:sz w:val="20"/>
                <w:szCs w:val="20"/>
              </w:rPr>
              <w:t>Rwanda</w:t>
            </w:r>
          </w:p>
        </w:tc>
        <w:tc>
          <w:tcPr>
            <w:tcW w:w="2141" w:type="dxa"/>
            <w:tcBorders>
              <w:top w:val="single" w:sz="4" w:space="0" w:color="auto"/>
              <w:bottom w:val="single" w:sz="4" w:space="0" w:color="auto"/>
            </w:tcBorders>
          </w:tcPr>
          <w:p w14:paraId="3A90F037" w14:textId="77777777" w:rsidR="004C2DAB" w:rsidRDefault="004C2DAB" w:rsidP="00AD3788">
            <w:pPr>
              <w:rPr>
                <w:rFonts w:ascii="Times New Roman" w:hAnsi="Times New Roman" w:cs="Times New Roman"/>
                <w:sz w:val="20"/>
                <w:szCs w:val="20"/>
              </w:rPr>
            </w:pPr>
            <w:r>
              <w:rPr>
                <w:rFonts w:ascii="Times New Roman" w:hAnsi="Times New Roman" w:cs="Times New Roman"/>
                <w:sz w:val="20"/>
                <w:szCs w:val="20"/>
              </w:rPr>
              <w:t>Change from DC to AC light result in higher than expected power demand due to inverter and driver inefficiencies</w:t>
            </w:r>
          </w:p>
          <w:p w14:paraId="655C31CA" w14:textId="77777777" w:rsidR="004C2DAB" w:rsidRDefault="004C2DAB" w:rsidP="00AD3788">
            <w:pPr>
              <w:rPr>
                <w:rFonts w:ascii="Times New Roman" w:hAnsi="Times New Roman" w:cs="Times New Roman"/>
                <w:sz w:val="20"/>
                <w:szCs w:val="20"/>
              </w:rPr>
            </w:pPr>
          </w:p>
          <w:p w14:paraId="1CEEFAFC" w14:textId="77777777" w:rsidR="004C2DAB" w:rsidRDefault="004C2DAB" w:rsidP="00AD3788">
            <w:pPr>
              <w:rPr>
                <w:rFonts w:ascii="Times New Roman" w:hAnsi="Times New Roman" w:cs="Times New Roman"/>
                <w:sz w:val="20"/>
                <w:szCs w:val="20"/>
              </w:rPr>
            </w:pPr>
            <w:r w:rsidRPr="009E1320">
              <w:rPr>
                <w:rFonts w:ascii="Times New Roman" w:hAnsi="Times New Roman" w:cs="Times New Roman"/>
                <w:sz w:val="20"/>
                <w:szCs w:val="20"/>
              </w:rPr>
              <w:t>Frequent power outages</w:t>
            </w:r>
          </w:p>
          <w:p w14:paraId="171F5EE8" w14:textId="77777777" w:rsidR="004C2DAB" w:rsidRDefault="004C2DAB" w:rsidP="00AD3788">
            <w:pPr>
              <w:rPr>
                <w:rFonts w:ascii="Times New Roman" w:hAnsi="Times New Roman" w:cs="Times New Roman"/>
                <w:sz w:val="20"/>
                <w:szCs w:val="20"/>
              </w:rPr>
            </w:pPr>
          </w:p>
          <w:p w14:paraId="29889717" w14:textId="77777777" w:rsidR="004C2DAB" w:rsidRPr="009E1320" w:rsidRDefault="004C2DAB" w:rsidP="00AD3788">
            <w:pPr>
              <w:rPr>
                <w:rFonts w:ascii="Times New Roman" w:hAnsi="Times New Roman" w:cs="Times New Roman"/>
                <w:sz w:val="20"/>
                <w:szCs w:val="20"/>
              </w:rPr>
            </w:pPr>
          </w:p>
        </w:tc>
        <w:tc>
          <w:tcPr>
            <w:tcW w:w="2141" w:type="dxa"/>
            <w:tcBorders>
              <w:top w:val="single" w:sz="4" w:space="0" w:color="auto"/>
              <w:bottom w:val="single" w:sz="4" w:space="0" w:color="auto"/>
            </w:tcBorders>
          </w:tcPr>
          <w:p w14:paraId="781918A8" w14:textId="77777777" w:rsidR="004C2DAB" w:rsidRPr="007A78B8" w:rsidRDefault="004C2DAB" w:rsidP="00AD3788">
            <w:pPr>
              <w:rPr>
                <w:rFonts w:ascii="Times New Roman" w:hAnsi="Times New Roman" w:cs="Times New Roman"/>
                <w:sz w:val="20"/>
                <w:szCs w:val="20"/>
              </w:rPr>
            </w:pPr>
            <w:r>
              <w:rPr>
                <w:rFonts w:ascii="Times New Roman" w:hAnsi="Times New Roman" w:cs="Times New Roman"/>
                <w:sz w:val="20"/>
                <w:szCs w:val="20"/>
              </w:rPr>
              <w:t>Lack of knowledge and skill with using imported components.</w:t>
            </w:r>
          </w:p>
          <w:p w14:paraId="75D3D3EC" w14:textId="77777777" w:rsidR="004C2DAB" w:rsidRDefault="004C2DAB" w:rsidP="00AD3788">
            <w:pPr>
              <w:rPr>
                <w:rFonts w:ascii="Times New Roman" w:hAnsi="Times New Roman" w:cs="Times New Roman"/>
                <w:b/>
                <w:sz w:val="20"/>
                <w:szCs w:val="20"/>
              </w:rPr>
            </w:pPr>
          </w:p>
          <w:p w14:paraId="5A75FE57" w14:textId="77777777" w:rsidR="004C2DAB" w:rsidRDefault="004C2DAB" w:rsidP="00AD3788">
            <w:pPr>
              <w:rPr>
                <w:rFonts w:ascii="Times New Roman" w:hAnsi="Times New Roman" w:cs="Times New Roman"/>
                <w:sz w:val="20"/>
                <w:szCs w:val="20"/>
              </w:rPr>
            </w:pPr>
            <w:r>
              <w:rPr>
                <w:rFonts w:ascii="Times New Roman" w:hAnsi="Times New Roman" w:cs="Times New Roman"/>
                <w:sz w:val="20"/>
                <w:szCs w:val="20"/>
              </w:rPr>
              <w:t>Faulty SoC readings due to BMV configuration</w:t>
            </w:r>
          </w:p>
          <w:p w14:paraId="7BAB4850" w14:textId="77777777" w:rsidR="004C2DAB" w:rsidRDefault="004C2DAB" w:rsidP="00AD3788">
            <w:pPr>
              <w:rPr>
                <w:rFonts w:ascii="Times New Roman" w:hAnsi="Times New Roman" w:cs="Times New Roman"/>
                <w:sz w:val="20"/>
                <w:szCs w:val="20"/>
              </w:rPr>
            </w:pPr>
          </w:p>
          <w:p w14:paraId="7C788BA3" w14:textId="77777777" w:rsidR="004C2DAB" w:rsidRDefault="004C2DAB" w:rsidP="00AD3788">
            <w:pPr>
              <w:rPr>
                <w:rFonts w:ascii="Times New Roman" w:hAnsi="Times New Roman" w:cs="Times New Roman"/>
                <w:sz w:val="20"/>
                <w:szCs w:val="20"/>
              </w:rPr>
            </w:pPr>
            <w:r>
              <w:rPr>
                <w:rFonts w:ascii="Times New Roman" w:hAnsi="Times New Roman" w:cs="Times New Roman"/>
                <w:sz w:val="20"/>
                <w:szCs w:val="20"/>
              </w:rPr>
              <w:t>Non-standard</w:t>
            </w:r>
            <w:r w:rsidRPr="007A78B8">
              <w:rPr>
                <w:rFonts w:ascii="Times New Roman" w:hAnsi="Times New Roman" w:cs="Times New Roman"/>
                <w:sz w:val="20"/>
                <w:szCs w:val="20"/>
              </w:rPr>
              <w:t xml:space="preserve"> wiring and loose connections</w:t>
            </w:r>
          </w:p>
          <w:p w14:paraId="4B41A24B" w14:textId="77777777" w:rsidR="00290AD1" w:rsidRDefault="00290AD1" w:rsidP="00AD3788">
            <w:pPr>
              <w:rPr>
                <w:rFonts w:ascii="Times New Roman" w:hAnsi="Times New Roman" w:cs="Times New Roman"/>
                <w:sz w:val="20"/>
                <w:szCs w:val="20"/>
              </w:rPr>
            </w:pPr>
          </w:p>
          <w:p w14:paraId="750216CD" w14:textId="3EBD9D66" w:rsidR="00290AD1" w:rsidRPr="007A78B8" w:rsidRDefault="00290AD1" w:rsidP="00290AD1">
            <w:pPr>
              <w:rPr>
                <w:rFonts w:ascii="Times New Roman" w:hAnsi="Times New Roman" w:cs="Times New Roman"/>
                <w:sz w:val="20"/>
                <w:szCs w:val="20"/>
              </w:rPr>
            </w:pPr>
            <w:r>
              <w:rPr>
                <w:rFonts w:ascii="Times New Roman" w:hAnsi="Times New Roman" w:cs="Times New Roman"/>
                <w:sz w:val="20"/>
                <w:szCs w:val="20"/>
              </w:rPr>
              <w:t>System and component voltage mismatches for inverter and LED driver requiring additional converters</w:t>
            </w:r>
          </w:p>
        </w:tc>
        <w:tc>
          <w:tcPr>
            <w:tcW w:w="2141" w:type="dxa"/>
            <w:tcBorders>
              <w:top w:val="single" w:sz="4" w:space="0" w:color="auto"/>
              <w:bottom w:val="single" w:sz="4" w:space="0" w:color="auto"/>
            </w:tcBorders>
          </w:tcPr>
          <w:p w14:paraId="6C31AC7B" w14:textId="15C4EFFE" w:rsidR="004C2DAB" w:rsidRPr="007A78B8" w:rsidRDefault="004C2DAB" w:rsidP="00AD3788">
            <w:pPr>
              <w:rPr>
                <w:rFonts w:ascii="Times New Roman" w:hAnsi="Times New Roman" w:cs="Times New Roman"/>
                <w:sz w:val="20"/>
                <w:szCs w:val="20"/>
              </w:rPr>
            </w:pPr>
            <w:r w:rsidRPr="007A78B8">
              <w:rPr>
                <w:rFonts w:ascii="Times New Roman" w:hAnsi="Times New Roman" w:cs="Times New Roman"/>
                <w:sz w:val="20"/>
                <w:szCs w:val="20"/>
              </w:rPr>
              <w:t>Community concern</w:t>
            </w:r>
            <w:r>
              <w:rPr>
                <w:rFonts w:ascii="Times New Roman" w:hAnsi="Times New Roman" w:cs="Times New Roman"/>
                <w:sz w:val="20"/>
                <w:szCs w:val="20"/>
              </w:rPr>
              <w:t>ed</w:t>
            </w:r>
            <w:r w:rsidRPr="007A78B8">
              <w:rPr>
                <w:rFonts w:ascii="Times New Roman" w:hAnsi="Times New Roman" w:cs="Times New Roman"/>
                <w:sz w:val="20"/>
                <w:szCs w:val="20"/>
              </w:rPr>
              <w:t xml:space="preserve"> with leaving device</w:t>
            </w:r>
            <w:r>
              <w:rPr>
                <w:rFonts w:ascii="Times New Roman" w:hAnsi="Times New Roman" w:cs="Times New Roman"/>
                <w:sz w:val="20"/>
                <w:szCs w:val="20"/>
              </w:rPr>
              <w:t>s</w:t>
            </w:r>
            <w:r w:rsidR="00F45B41">
              <w:rPr>
                <w:rFonts w:ascii="Times New Roman" w:hAnsi="Times New Roman" w:cs="Times New Roman"/>
                <w:sz w:val="20"/>
                <w:szCs w:val="20"/>
              </w:rPr>
              <w:t xml:space="preserve"> at socket boxes due to water ingress and potential theft</w:t>
            </w:r>
          </w:p>
        </w:tc>
        <w:tc>
          <w:tcPr>
            <w:tcW w:w="2141" w:type="dxa"/>
            <w:tcBorders>
              <w:top w:val="single" w:sz="4" w:space="0" w:color="auto"/>
              <w:bottom w:val="single" w:sz="4" w:space="0" w:color="auto"/>
            </w:tcBorders>
          </w:tcPr>
          <w:p w14:paraId="48B2EE2F" w14:textId="77777777" w:rsidR="004C2DAB" w:rsidRPr="0092593F" w:rsidRDefault="004C2DAB" w:rsidP="00AD3788">
            <w:pPr>
              <w:rPr>
                <w:rFonts w:ascii="Times New Roman" w:hAnsi="Times New Roman" w:cs="Times New Roman"/>
                <w:sz w:val="20"/>
                <w:szCs w:val="20"/>
              </w:rPr>
            </w:pPr>
            <w:r w:rsidRPr="0092593F">
              <w:rPr>
                <w:rFonts w:ascii="Times New Roman" w:hAnsi="Times New Roman" w:cs="Times New Roman"/>
                <w:sz w:val="20"/>
                <w:szCs w:val="20"/>
              </w:rPr>
              <w:t>Heavy rain fall resulted in water getting into socket boxes</w:t>
            </w:r>
          </w:p>
          <w:p w14:paraId="13685286" w14:textId="77777777" w:rsidR="004C2DAB" w:rsidRDefault="004C2DAB" w:rsidP="00AD3788">
            <w:pPr>
              <w:rPr>
                <w:rFonts w:ascii="Times New Roman" w:hAnsi="Times New Roman" w:cs="Times New Roman"/>
                <w:b/>
                <w:sz w:val="20"/>
                <w:szCs w:val="20"/>
              </w:rPr>
            </w:pPr>
          </w:p>
          <w:p w14:paraId="2432A32B" w14:textId="77777777" w:rsidR="004C2DAB" w:rsidRPr="007A78B8" w:rsidRDefault="004C2DAB" w:rsidP="00AD3788">
            <w:pPr>
              <w:rPr>
                <w:rFonts w:ascii="Times New Roman" w:hAnsi="Times New Roman" w:cs="Times New Roman"/>
                <w:sz w:val="20"/>
                <w:szCs w:val="20"/>
              </w:rPr>
            </w:pPr>
            <w:proofErr w:type="gramStart"/>
            <w:r w:rsidRPr="007A78B8">
              <w:rPr>
                <w:rFonts w:ascii="Times New Roman" w:hAnsi="Times New Roman" w:cs="Times New Roman"/>
                <w:sz w:val="20"/>
                <w:szCs w:val="20"/>
              </w:rPr>
              <w:t>Bee hives</w:t>
            </w:r>
            <w:proofErr w:type="gramEnd"/>
            <w:r w:rsidRPr="007A78B8">
              <w:rPr>
                <w:rFonts w:ascii="Times New Roman" w:hAnsi="Times New Roman" w:cs="Times New Roman"/>
                <w:sz w:val="20"/>
                <w:szCs w:val="20"/>
              </w:rPr>
              <w:t xml:space="preserve"> in battery box</w:t>
            </w:r>
          </w:p>
        </w:tc>
      </w:tr>
    </w:tbl>
    <w:p w14:paraId="2083C28F" w14:textId="44DADED0" w:rsidR="004C2DAB" w:rsidRDefault="004C2DAB" w:rsidP="007A78B8">
      <w:pPr>
        <w:rPr>
          <w:b/>
        </w:rPr>
      </w:pPr>
    </w:p>
    <w:p w14:paraId="1BA2B7B1" w14:textId="31FE446C" w:rsidR="00290AD1" w:rsidRPr="00965099" w:rsidRDefault="00447EDA" w:rsidP="007A78B8">
      <w:pPr>
        <w:rPr>
          <w:rFonts w:ascii="Times New Roman" w:hAnsi="Times New Roman" w:cs="Times New Roman"/>
          <w:sz w:val="24"/>
          <w:szCs w:val="24"/>
        </w:rPr>
      </w:pPr>
      <w:commentRangeStart w:id="223"/>
      <w:r w:rsidRPr="00965099">
        <w:rPr>
          <w:rFonts w:ascii="Times New Roman" w:hAnsi="Times New Roman" w:cs="Times New Roman"/>
          <w:sz w:val="24"/>
          <w:szCs w:val="24"/>
        </w:rPr>
        <w:t xml:space="preserve">The changes proposed for the Rwanda streetlights </w:t>
      </w:r>
      <w:r w:rsidR="00462C68" w:rsidRPr="00965099">
        <w:rPr>
          <w:rFonts w:ascii="Times New Roman" w:hAnsi="Times New Roman" w:cs="Times New Roman"/>
          <w:sz w:val="24"/>
          <w:szCs w:val="24"/>
        </w:rPr>
        <w:t>were</w:t>
      </w:r>
      <w:r w:rsidRPr="00965099">
        <w:rPr>
          <w:rFonts w:ascii="Times New Roman" w:hAnsi="Times New Roman" w:cs="Times New Roman"/>
          <w:sz w:val="24"/>
          <w:szCs w:val="24"/>
        </w:rPr>
        <w:t xml:space="preserve"> replacement LED driver</w:t>
      </w:r>
      <w:r w:rsidR="004651FA" w:rsidRPr="00965099">
        <w:rPr>
          <w:rFonts w:ascii="Times New Roman" w:hAnsi="Times New Roman" w:cs="Times New Roman"/>
          <w:sz w:val="24"/>
          <w:szCs w:val="24"/>
        </w:rPr>
        <w:t>s</w:t>
      </w:r>
      <w:r w:rsidRPr="00965099">
        <w:rPr>
          <w:rFonts w:ascii="Times New Roman" w:hAnsi="Times New Roman" w:cs="Times New Roman"/>
          <w:sz w:val="24"/>
          <w:szCs w:val="24"/>
        </w:rPr>
        <w:t xml:space="preserve"> and</w:t>
      </w:r>
      <w:r w:rsidR="00F72291" w:rsidRPr="00965099">
        <w:rPr>
          <w:rFonts w:ascii="Times New Roman" w:hAnsi="Times New Roman" w:cs="Times New Roman"/>
          <w:sz w:val="24"/>
          <w:szCs w:val="24"/>
        </w:rPr>
        <w:t xml:space="preserve"> </w:t>
      </w:r>
      <w:r w:rsidR="004651FA" w:rsidRPr="00965099">
        <w:rPr>
          <w:rFonts w:ascii="Times New Roman" w:hAnsi="Times New Roman" w:cs="Times New Roman"/>
          <w:sz w:val="24"/>
          <w:szCs w:val="24"/>
        </w:rPr>
        <w:t>changing from</w:t>
      </w:r>
      <w:r w:rsidR="00965099" w:rsidRPr="00965099">
        <w:rPr>
          <w:rFonts w:ascii="Times New Roman" w:hAnsi="Times New Roman" w:cs="Times New Roman"/>
          <w:sz w:val="24"/>
          <w:szCs w:val="24"/>
        </w:rPr>
        <w:t xml:space="preserve"> a</w:t>
      </w:r>
      <w:r w:rsidR="004651FA" w:rsidRPr="00965099">
        <w:rPr>
          <w:rFonts w:ascii="Times New Roman" w:hAnsi="Times New Roman" w:cs="Times New Roman"/>
          <w:sz w:val="24"/>
          <w:szCs w:val="24"/>
        </w:rPr>
        <w:t xml:space="preserve"> </w:t>
      </w:r>
      <w:r w:rsidR="0062360A" w:rsidRPr="00965099">
        <w:rPr>
          <w:rFonts w:ascii="Times New Roman" w:hAnsi="Times New Roman" w:cs="Times New Roman"/>
          <w:sz w:val="24"/>
          <w:szCs w:val="24"/>
        </w:rPr>
        <w:t>12/250 to 24/2</w:t>
      </w:r>
      <w:r w:rsidR="00F72291" w:rsidRPr="00965099">
        <w:rPr>
          <w:rFonts w:ascii="Times New Roman" w:hAnsi="Times New Roman" w:cs="Times New Roman"/>
          <w:sz w:val="24"/>
          <w:szCs w:val="24"/>
        </w:rPr>
        <w:t>50 VE</w:t>
      </w:r>
      <w:r w:rsidRPr="00965099">
        <w:rPr>
          <w:rFonts w:ascii="Times New Roman" w:hAnsi="Times New Roman" w:cs="Times New Roman"/>
          <w:sz w:val="24"/>
          <w:szCs w:val="24"/>
        </w:rPr>
        <w:t xml:space="preserve"> inverter</w:t>
      </w:r>
      <w:r w:rsidR="004651FA" w:rsidRPr="00965099">
        <w:rPr>
          <w:rFonts w:ascii="Times New Roman" w:hAnsi="Times New Roman" w:cs="Times New Roman"/>
          <w:sz w:val="24"/>
          <w:szCs w:val="24"/>
        </w:rPr>
        <w:t>s</w:t>
      </w:r>
      <w:r w:rsidR="00F72291" w:rsidRPr="00965099">
        <w:rPr>
          <w:rFonts w:ascii="Times New Roman" w:hAnsi="Times New Roman" w:cs="Times New Roman"/>
          <w:sz w:val="24"/>
          <w:szCs w:val="24"/>
        </w:rPr>
        <w:t xml:space="preserve"> for the sockets</w:t>
      </w:r>
      <w:r w:rsidRPr="00965099">
        <w:rPr>
          <w:rFonts w:ascii="Times New Roman" w:hAnsi="Times New Roman" w:cs="Times New Roman"/>
          <w:sz w:val="24"/>
          <w:szCs w:val="24"/>
        </w:rPr>
        <w:t>. This would improve the light load efficiency by around 25% and improve system reliability</w:t>
      </w:r>
      <w:r w:rsidR="00965099" w:rsidRPr="00965099">
        <w:rPr>
          <w:rFonts w:ascii="Times New Roman" w:hAnsi="Times New Roman" w:cs="Times New Roman"/>
          <w:sz w:val="24"/>
          <w:szCs w:val="24"/>
        </w:rPr>
        <w:t xml:space="preserve"> by removing additional DC-DC converter</w:t>
      </w:r>
      <w:r w:rsidRPr="00965099">
        <w:rPr>
          <w:rFonts w:ascii="Times New Roman" w:hAnsi="Times New Roman" w:cs="Times New Roman"/>
          <w:sz w:val="24"/>
          <w:szCs w:val="24"/>
        </w:rPr>
        <w:t xml:space="preserve">. </w:t>
      </w:r>
      <w:r w:rsidR="0062360A" w:rsidRPr="00965099">
        <w:rPr>
          <w:rFonts w:ascii="Times New Roman" w:hAnsi="Times New Roman" w:cs="Times New Roman"/>
          <w:sz w:val="24"/>
          <w:szCs w:val="24"/>
        </w:rPr>
        <w:t>Based on these system changes, Fix X shows how the surplus energy available from the socket would vary each day over an entire TMY</w:t>
      </w:r>
      <w:r w:rsidR="004651FA" w:rsidRPr="00965099">
        <w:rPr>
          <w:rFonts w:ascii="Times New Roman" w:hAnsi="Times New Roman" w:cs="Times New Roman"/>
          <w:sz w:val="24"/>
          <w:szCs w:val="24"/>
        </w:rPr>
        <w:t>/analysis period</w:t>
      </w:r>
      <w:r w:rsidR="0062360A" w:rsidRPr="00965099">
        <w:rPr>
          <w:rFonts w:ascii="Times New Roman" w:hAnsi="Times New Roman" w:cs="Times New Roman"/>
          <w:sz w:val="24"/>
          <w:szCs w:val="24"/>
        </w:rPr>
        <w:t>, taking into account inefficienci</w:t>
      </w:r>
      <w:r w:rsidR="00965099" w:rsidRPr="00965099">
        <w:rPr>
          <w:rFonts w:ascii="Times New Roman" w:hAnsi="Times New Roman" w:cs="Times New Roman"/>
          <w:sz w:val="24"/>
          <w:szCs w:val="24"/>
        </w:rPr>
        <w:t xml:space="preserve">es (88% inverter, </w:t>
      </w:r>
      <w:r w:rsidR="00965099" w:rsidRPr="00965099">
        <w:rPr>
          <w:rFonts w:ascii="Times New Roman" w:hAnsi="Times New Roman" w:cs="Times New Roman"/>
          <w:i/>
          <w:sz w:val="24"/>
          <w:szCs w:val="24"/>
        </w:rPr>
        <w:t>system losses</w:t>
      </w:r>
      <w:r w:rsidR="00965099" w:rsidRPr="00965099">
        <w:rPr>
          <w:rFonts w:ascii="Times New Roman" w:hAnsi="Times New Roman" w:cs="Times New Roman"/>
          <w:sz w:val="24"/>
          <w:szCs w:val="24"/>
        </w:rPr>
        <w:t>?) and capture losses. 75%</w:t>
      </w:r>
      <w:r w:rsidR="0062360A" w:rsidRPr="00965099">
        <w:rPr>
          <w:rFonts w:ascii="Times New Roman" w:hAnsi="Times New Roman" w:cs="Times New Roman"/>
          <w:sz w:val="24"/>
          <w:szCs w:val="24"/>
        </w:rPr>
        <w:t>/90% of time there would be X kWh available per day, with a peak of X kW.</w:t>
      </w:r>
      <w:commentRangeEnd w:id="223"/>
      <w:r w:rsidR="004B2CB9">
        <w:rPr>
          <w:rStyle w:val="CommentReference"/>
          <w:rFonts w:ascii="Calibri" w:eastAsia="Calibri" w:hAnsi="Calibri" w:cs="Calibri"/>
          <w:lang w:eastAsia="en-GB"/>
        </w:rPr>
        <w:commentReference w:id="223"/>
      </w:r>
    </w:p>
    <w:p w14:paraId="531B36E7" w14:textId="44CAC1BC" w:rsidR="00447EDA" w:rsidRDefault="00447EDA" w:rsidP="007A78B8"/>
    <w:p w14:paraId="31773053" w14:textId="73F18CEE" w:rsidR="00447EDA" w:rsidRDefault="004651FA" w:rsidP="007A78B8">
      <w:r>
        <w:rPr>
          <w:rFonts w:ascii="Times New Roman" w:eastAsiaTheme="minorEastAsia" w:hAnsi="Times New Roman" w:cs="Times New Roman"/>
          <w:i/>
          <w:noProof/>
          <w:sz w:val="24"/>
          <w:szCs w:val="24"/>
          <w:lang w:eastAsia="en-GB"/>
        </w:rPr>
        <w:lastRenderedPageBreak/>
        <w:drawing>
          <wp:inline distT="0" distB="0" distL="0" distR="0" wp14:anchorId="1B4DA4D6" wp14:editId="0CB95387">
            <wp:extent cx="5715000" cy="4336415"/>
            <wp:effectExtent l="0" t="0" r="0" b="6985"/>
            <wp:docPr id="62" name="Picture 62" descr="C:\Users\ac2569\Downloads\Capture_loss_SL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2569\Downloads\Capture_loss_SL4.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15000" cy="4336415"/>
                    </a:xfrm>
                    <a:prstGeom prst="rect">
                      <a:avLst/>
                    </a:prstGeom>
                    <a:noFill/>
                    <a:ln>
                      <a:noFill/>
                    </a:ln>
                  </pic:spPr>
                </pic:pic>
              </a:graphicData>
            </a:graphic>
          </wp:inline>
        </w:drawing>
      </w:r>
    </w:p>
    <w:p w14:paraId="445D09B2" w14:textId="045E6932" w:rsidR="00447EDA" w:rsidRPr="00965099" w:rsidRDefault="00BB4D43" w:rsidP="007A78B8">
      <w:pPr>
        <w:rPr>
          <w:rFonts w:ascii="Times New Roman" w:hAnsi="Times New Roman" w:cs="Times New Roman"/>
          <w:sz w:val="24"/>
          <w:szCs w:val="24"/>
        </w:rPr>
      </w:pPr>
      <w:r w:rsidRPr="00965099">
        <w:rPr>
          <w:rFonts w:ascii="Times New Roman" w:hAnsi="Times New Roman" w:cs="Times New Roman"/>
          <w:sz w:val="24"/>
          <w:szCs w:val="24"/>
        </w:rPr>
        <w:t xml:space="preserve">Fig X: </w:t>
      </w:r>
      <w:commentRangeStart w:id="224"/>
      <w:r w:rsidRPr="00965099">
        <w:rPr>
          <w:rFonts w:ascii="Times New Roman" w:hAnsi="Times New Roman" w:cs="Times New Roman"/>
          <w:sz w:val="24"/>
          <w:szCs w:val="24"/>
        </w:rPr>
        <w:t xml:space="preserve">Additional energy </w:t>
      </w:r>
      <w:commentRangeEnd w:id="224"/>
      <w:r w:rsidR="004B2CB9">
        <w:rPr>
          <w:rStyle w:val="CommentReference"/>
          <w:rFonts w:ascii="Calibri" w:eastAsia="Calibri" w:hAnsi="Calibri" w:cs="Calibri"/>
          <w:lang w:eastAsia="en-GB"/>
        </w:rPr>
        <w:commentReference w:id="224"/>
      </w:r>
      <w:r w:rsidRPr="00965099">
        <w:rPr>
          <w:rFonts w:ascii="Times New Roman" w:hAnsi="Times New Roman" w:cs="Times New Roman"/>
          <w:sz w:val="24"/>
          <w:szCs w:val="24"/>
        </w:rPr>
        <w:t>that could be utilised from the sy</w:t>
      </w:r>
      <w:r w:rsidR="00965099" w:rsidRPr="00965099">
        <w:rPr>
          <w:rFonts w:ascii="Times New Roman" w:hAnsi="Times New Roman" w:cs="Times New Roman"/>
          <w:sz w:val="24"/>
          <w:szCs w:val="24"/>
        </w:rPr>
        <w:t>stem, after remedial action to improve system performance</w:t>
      </w:r>
      <w:r w:rsidRPr="00965099">
        <w:rPr>
          <w:rFonts w:ascii="Times New Roman" w:hAnsi="Times New Roman" w:cs="Times New Roman"/>
          <w:sz w:val="24"/>
          <w:szCs w:val="24"/>
        </w:rPr>
        <w:t>.</w:t>
      </w:r>
      <w:r w:rsidRPr="00965099">
        <w:rPr>
          <w:rFonts w:ascii="Times New Roman" w:hAnsi="Times New Roman" w:cs="Times New Roman"/>
          <w:i/>
          <w:sz w:val="24"/>
          <w:szCs w:val="24"/>
        </w:rPr>
        <w:t xml:space="preserve"> how will this look with predicted irradiance or TMY </w:t>
      </w:r>
      <w:proofErr w:type="gramStart"/>
      <w:r w:rsidRPr="00965099">
        <w:rPr>
          <w:rFonts w:ascii="Times New Roman" w:hAnsi="Times New Roman" w:cs="Times New Roman"/>
          <w:i/>
          <w:sz w:val="24"/>
          <w:szCs w:val="24"/>
        </w:rPr>
        <w:t>data,.</w:t>
      </w:r>
      <w:proofErr w:type="gramEnd"/>
      <w:r w:rsidRPr="00965099">
        <w:rPr>
          <w:rFonts w:ascii="Times New Roman" w:hAnsi="Times New Roman" w:cs="Times New Roman"/>
          <w:i/>
          <w:sz w:val="24"/>
          <w:szCs w:val="24"/>
        </w:rPr>
        <w:t xml:space="preserve"> rather than live </w:t>
      </w:r>
      <w:proofErr w:type="spellStart"/>
      <w:r w:rsidRPr="00965099">
        <w:rPr>
          <w:rFonts w:ascii="Times New Roman" w:hAnsi="Times New Roman" w:cs="Times New Roman"/>
          <w:i/>
          <w:sz w:val="24"/>
          <w:szCs w:val="24"/>
        </w:rPr>
        <w:t>solcast</w:t>
      </w:r>
      <w:proofErr w:type="spellEnd"/>
      <w:r w:rsidRPr="00965099">
        <w:rPr>
          <w:rFonts w:ascii="Times New Roman" w:hAnsi="Times New Roman" w:cs="Times New Roman"/>
          <w:i/>
          <w:sz w:val="24"/>
          <w:szCs w:val="24"/>
        </w:rPr>
        <w:t>?</w:t>
      </w:r>
      <w:r w:rsidRPr="00965099">
        <w:rPr>
          <w:rFonts w:ascii="Times New Roman" w:hAnsi="Times New Roman" w:cs="Times New Roman"/>
          <w:sz w:val="24"/>
          <w:szCs w:val="24"/>
        </w:rPr>
        <w:t xml:space="preserve"> (Rwanda)</w:t>
      </w:r>
    </w:p>
    <w:p w14:paraId="73833084" w14:textId="0ADB3D1A" w:rsidR="00BB4D43" w:rsidRDefault="00BB4D43" w:rsidP="007A78B8">
      <w:pPr>
        <w:rPr>
          <w:sz w:val="24"/>
          <w:szCs w:val="24"/>
        </w:rPr>
      </w:pPr>
    </w:p>
    <w:p w14:paraId="17C3CBE4" w14:textId="030F66A3" w:rsidR="00BB4D43" w:rsidRDefault="00BB4D43" w:rsidP="007A78B8">
      <w:pPr>
        <w:rPr>
          <w:sz w:val="24"/>
          <w:szCs w:val="24"/>
        </w:rPr>
      </w:pPr>
    </w:p>
    <w:p w14:paraId="00E12208" w14:textId="53ACE5AE" w:rsidR="00BB4D43" w:rsidRDefault="00BB4D43" w:rsidP="007A78B8">
      <w:pPr>
        <w:rPr>
          <w:sz w:val="24"/>
          <w:szCs w:val="24"/>
        </w:rPr>
      </w:pPr>
    </w:p>
    <w:p w14:paraId="2AF42E50" w14:textId="7657CF67" w:rsidR="00BB4D43" w:rsidRDefault="00BB4D43" w:rsidP="007A78B8">
      <w:pPr>
        <w:rPr>
          <w:sz w:val="24"/>
          <w:szCs w:val="24"/>
        </w:rPr>
      </w:pPr>
    </w:p>
    <w:p w14:paraId="21BC8D01" w14:textId="7E348E00" w:rsidR="00BB4D43" w:rsidRDefault="00BB4D43" w:rsidP="007A78B8">
      <w:pPr>
        <w:rPr>
          <w:sz w:val="24"/>
          <w:szCs w:val="24"/>
        </w:rPr>
      </w:pPr>
    </w:p>
    <w:p w14:paraId="41388F3C" w14:textId="377C0BE2" w:rsidR="00BB4D43" w:rsidRDefault="00BB4D43" w:rsidP="007A78B8">
      <w:pPr>
        <w:rPr>
          <w:sz w:val="24"/>
          <w:szCs w:val="24"/>
        </w:rPr>
      </w:pPr>
    </w:p>
    <w:p w14:paraId="2CE0B3F2" w14:textId="2439CD56" w:rsidR="00BB4D43" w:rsidRDefault="00BB4D43" w:rsidP="007A78B8">
      <w:pPr>
        <w:rPr>
          <w:sz w:val="24"/>
          <w:szCs w:val="24"/>
        </w:rPr>
      </w:pPr>
    </w:p>
    <w:p w14:paraId="58872E70" w14:textId="554250D4" w:rsidR="00BB4D43" w:rsidRDefault="00BB4D43" w:rsidP="007A78B8">
      <w:pPr>
        <w:rPr>
          <w:sz w:val="24"/>
          <w:szCs w:val="24"/>
        </w:rPr>
      </w:pPr>
    </w:p>
    <w:p w14:paraId="7C0880B9" w14:textId="5B2AD757" w:rsidR="00BB4D43" w:rsidRDefault="00BB4D43" w:rsidP="007A78B8">
      <w:pPr>
        <w:rPr>
          <w:sz w:val="24"/>
          <w:szCs w:val="24"/>
        </w:rPr>
      </w:pPr>
    </w:p>
    <w:p w14:paraId="15940591" w14:textId="77777777" w:rsidR="00BB4D43" w:rsidRDefault="00BB4D43" w:rsidP="007A78B8">
      <w:pPr>
        <w:rPr>
          <w:sz w:val="24"/>
          <w:szCs w:val="24"/>
        </w:rPr>
      </w:pPr>
    </w:p>
    <w:p w14:paraId="73D5AD8E" w14:textId="77777777" w:rsidR="00BB4D43" w:rsidRPr="00447EDA" w:rsidRDefault="00BB4D43" w:rsidP="007A78B8"/>
    <w:p w14:paraId="6DE83123" w14:textId="77777777" w:rsidR="00B25771" w:rsidRPr="00965099" w:rsidRDefault="00D2465B" w:rsidP="00B25771">
      <w:pPr>
        <w:rPr>
          <w:rFonts w:ascii="Times New Roman" w:hAnsi="Times New Roman" w:cs="Times New Roman"/>
          <w:b/>
          <w:sz w:val="24"/>
          <w:szCs w:val="24"/>
        </w:rPr>
      </w:pPr>
      <w:r w:rsidRPr="00965099">
        <w:rPr>
          <w:rFonts w:ascii="Times New Roman" w:hAnsi="Times New Roman" w:cs="Times New Roman"/>
          <w:b/>
          <w:sz w:val="24"/>
          <w:szCs w:val="24"/>
        </w:rPr>
        <w:lastRenderedPageBreak/>
        <w:t>3.2 Nepal</w:t>
      </w:r>
      <w:r w:rsidR="00B25771" w:rsidRPr="00965099">
        <w:rPr>
          <w:rFonts w:ascii="Times New Roman" w:hAnsi="Times New Roman" w:cs="Times New Roman"/>
          <w:b/>
          <w:sz w:val="24"/>
          <w:szCs w:val="24"/>
        </w:rPr>
        <w:t xml:space="preserve"> Rwanda streetlight performance</w:t>
      </w:r>
    </w:p>
    <w:p w14:paraId="6A9BFB50" w14:textId="2FFC0B54" w:rsidR="005E30A2" w:rsidRPr="00965099" w:rsidRDefault="005E30A2" w:rsidP="005E30A2">
      <w:pPr>
        <w:rPr>
          <w:rFonts w:ascii="Times New Roman" w:hAnsi="Times New Roman" w:cs="Times New Roman"/>
          <w:sz w:val="24"/>
          <w:szCs w:val="24"/>
        </w:rPr>
      </w:pPr>
      <w:r w:rsidRPr="00965099">
        <w:rPr>
          <w:rFonts w:ascii="Times New Roman" w:hAnsi="Times New Roman" w:cs="Times New Roman"/>
          <w:sz w:val="24"/>
          <w:szCs w:val="24"/>
        </w:rPr>
        <w:t>Add typical day performance profile between Jul-Mar.</w:t>
      </w:r>
      <w:r w:rsidR="00BB4D43" w:rsidRPr="00965099">
        <w:rPr>
          <w:rFonts w:ascii="Times New Roman" w:hAnsi="Times New Roman" w:cs="Times New Roman"/>
          <w:sz w:val="24"/>
          <w:szCs w:val="24"/>
        </w:rPr>
        <w:t xml:space="preserve"> (average of 1,2,3,4,6?)</w:t>
      </w:r>
    </w:p>
    <w:p w14:paraId="734B66F6" w14:textId="74957F4E" w:rsidR="00BB4D43" w:rsidRPr="00965099" w:rsidRDefault="00BB4D43" w:rsidP="005E30A2">
      <w:pPr>
        <w:rPr>
          <w:rFonts w:ascii="Times New Roman" w:hAnsi="Times New Roman" w:cs="Times New Roman"/>
          <w:b/>
          <w:sz w:val="24"/>
          <w:szCs w:val="24"/>
        </w:rPr>
      </w:pPr>
      <w:r w:rsidRPr="00965099">
        <w:rPr>
          <w:rFonts w:ascii="Times New Roman" w:hAnsi="Times New Roman" w:cs="Times New Roman"/>
          <w:sz w:val="24"/>
          <w:szCs w:val="24"/>
        </w:rPr>
        <w:t>These results show…</w:t>
      </w:r>
    </w:p>
    <w:p w14:paraId="7D051ABB" w14:textId="77777777" w:rsidR="005E30A2" w:rsidRDefault="005E30A2" w:rsidP="005E30A2">
      <w:pPr>
        <w:rPr>
          <w:sz w:val="24"/>
          <w:szCs w:val="24"/>
        </w:rPr>
      </w:pPr>
      <w:r>
        <w:rPr>
          <w:noProof/>
          <w:lang w:eastAsia="en-GB"/>
        </w:rPr>
        <w:drawing>
          <wp:inline distT="0" distB="0" distL="0" distR="0" wp14:anchorId="62643038" wp14:editId="389AC5C9">
            <wp:extent cx="2777836" cy="2350770"/>
            <wp:effectExtent l="0" t="0" r="3810"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r>
        <w:rPr>
          <w:noProof/>
          <w:lang w:eastAsia="en-GB"/>
        </w:rPr>
        <w:drawing>
          <wp:inline distT="0" distB="0" distL="0" distR="0" wp14:anchorId="24A28A03" wp14:editId="0A954E57">
            <wp:extent cx="2777836" cy="2350770"/>
            <wp:effectExtent l="0" t="0" r="3810" b="0"/>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47DF73A4" w14:textId="77777777" w:rsidR="005E30A2" w:rsidRDefault="005E30A2" w:rsidP="005E30A2">
      <w:pPr>
        <w:rPr>
          <w:sz w:val="24"/>
          <w:szCs w:val="24"/>
        </w:rPr>
      </w:pPr>
      <w:r>
        <w:rPr>
          <w:sz w:val="24"/>
          <w:szCs w:val="24"/>
        </w:rPr>
        <w:t xml:space="preserve">Fig </w:t>
      </w:r>
      <w:proofErr w:type="spellStart"/>
      <w:r>
        <w:rPr>
          <w:sz w:val="24"/>
          <w:szCs w:val="24"/>
        </w:rPr>
        <w:t>Xa</w:t>
      </w:r>
      <w:proofErr w:type="spellEnd"/>
      <w:r>
        <w:rPr>
          <w:sz w:val="24"/>
          <w:szCs w:val="24"/>
        </w:rPr>
        <w:t>-b: Actual and predict typical day performance profile.</w:t>
      </w:r>
    </w:p>
    <w:p w14:paraId="69EC7C5E" w14:textId="67A077AE" w:rsidR="004D1555" w:rsidRPr="00965099" w:rsidRDefault="004D1555" w:rsidP="004D1555">
      <w:pPr>
        <w:rPr>
          <w:rFonts w:ascii="Times New Roman" w:hAnsi="Times New Roman" w:cs="Times New Roman"/>
          <w:sz w:val="24"/>
          <w:szCs w:val="24"/>
        </w:rPr>
      </w:pPr>
      <w:r w:rsidRPr="00965099">
        <w:rPr>
          <w:rFonts w:ascii="Times New Roman" w:hAnsi="Times New Roman" w:cs="Times New Roman"/>
          <w:sz w:val="24"/>
          <w:szCs w:val="24"/>
        </w:rPr>
        <w:t>The monthly daily averages for expected and actual consumption and the resulting capture lo</w:t>
      </w:r>
      <w:r w:rsidR="00965099" w:rsidRPr="00965099">
        <w:rPr>
          <w:rFonts w:ascii="Times New Roman" w:hAnsi="Times New Roman" w:cs="Times New Roman"/>
          <w:sz w:val="24"/>
          <w:szCs w:val="24"/>
        </w:rPr>
        <w:t>sses for each solar streetlight</w:t>
      </w:r>
      <w:r w:rsidRPr="00965099">
        <w:rPr>
          <w:rFonts w:ascii="Times New Roman" w:hAnsi="Times New Roman" w:cs="Times New Roman"/>
          <w:sz w:val="24"/>
          <w:szCs w:val="24"/>
        </w:rPr>
        <w:t xml:space="preserve"> in Nepal. The average performance ratio and production factor from the lights for each month are shown in fig X. </w:t>
      </w:r>
    </w:p>
    <w:p w14:paraId="59EC811D" w14:textId="77777777" w:rsidR="004D1555" w:rsidRPr="00965099" w:rsidRDefault="004D1555" w:rsidP="004D1555">
      <w:pPr>
        <w:pStyle w:val="ListParagraph"/>
        <w:numPr>
          <w:ilvl w:val="0"/>
          <w:numId w:val="37"/>
        </w:numPr>
        <w:rPr>
          <w:rFonts w:ascii="Times New Roman" w:hAnsi="Times New Roman" w:cs="Times New Roman"/>
          <w:sz w:val="24"/>
          <w:szCs w:val="24"/>
        </w:rPr>
      </w:pPr>
      <w:commentRangeStart w:id="225"/>
      <w:r w:rsidRPr="00965099">
        <w:rPr>
          <w:rFonts w:ascii="Times New Roman" w:hAnsi="Times New Roman" w:cs="Times New Roman"/>
          <w:sz w:val="24"/>
          <w:szCs w:val="24"/>
        </w:rPr>
        <w:t>PV potential less than predicted to do PV panel azimuth south misalignments</w:t>
      </w:r>
    </w:p>
    <w:p w14:paraId="61221BE3" w14:textId="77777777" w:rsidR="004D1555" w:rsidRPr="00965099" w:rsidRDefault="004D1555" w:rsidP="004D1555">
      <w:pPr>
        <w:pStyle w:val="ListParagraph"/>
        <w:numPr>
          <w:ilvl w:val="0"/>
          <w:numId w:val="37"/>
        </w:numPr>
        <w:rPr>
          <w:rFonts w:ascii="Times New Roman" w:hAnsi="Times New Roman" w:cs="Times New Roman"/>
          <w:sz w:val="24"/>
          <w:szCs w:val="24"/>
        </w:rPr>
      </w:pPr>
      <w:r w:rsidRPr="00965099">
        <w:rPr>
          <w:rFonts w:ascii="Times New Roman" w:hAnsi="Times New Roman" w:cs="Times New Roman"/>
          <w:sz w:val="24"/>
          <w:szCs w:val="24"/>
        </w:rPr>
        <w:t>Total load approx. half what was expected due to low socket usage and poor LED light reliability</w:t>
      </w:r>
    </w:p>
    <w:p w14:paraId="7494B1F2" w14:textId="77777777" w:rsidR="004D1555" w:rsidRPr="00965099" w:rsidRDefault="004D1555" w:rsidP="004D1555">
      <w:pPr>
        <w:pStyle w:val="ListParagraph"/>
        <w:numPr>
          <w:ilvl w:val="0"/>
          <w:numId w:val="37"/>
        </w:numPr>
        <w:rPr>
          <w:rFonts w:ascii="Times New Roman" w:hAnsi="Times New Roman" w:cs="Times New Roman"/>
          <w:sz w:val="24"/>
          <w:szCs w:val="24"/>
        </w:rPr>
      </w:pPr>
      <w:r w:rsidRPr="00965099">
        <w:rPr>
          <w:rFonts w:ascii="Times New Roman" w:hAnsi="Times New Roman" w:cs="Times New Roman"/>
          <w:sz w:val="24"/>
          <w:szCs w:val="24"/>
        </w:rPr>
        <w:t>System losses (battery and solar charger) slightly higher than expected due to under predicted battery and solar charger efficiencies</w:t>
      </w:r>
    </w:p>
    <w:p w14:paraId="077B92FE" w14:textId="77777777" w:rsidR="004D1555" w:rsidRPr="00965099" w:rsidRDefault="004D1555" w:rsidP="004D1555">
      <w:pPr>
        <w:pStyle w:val="ListParagraph"/>
        <w:numPr>
          <w:ilvl w:val="0"/>
          <w:numId w:val="37"/>
        </w:numPr>
        <w:rPr>
          <w:rFonts w:ascii="Times New Roman" w:hAnsi="Times New Roman" w:cs="Times New Roman"/>
          <w:sz w:val="24"/>
          <w:szCs w:val="24"/>
        </w:rPr>
      </w:pPr>
      <w:r w:rsidRPr="00965099">
        <w:rPr>
          <w:rFonts w:ascii="Times New Roman" w:hAnsi="Times New Roman" w:cs="Times New Roman"/>
          <w:sz w:val="24"/>
          <w:szCs w:val="24"/>
        </w:rPr>
        <w:t>No capacity shortage detected due to system outages – predicted was 1.72%</w:t>
      </w:r>
    </w:p>
    <w:p w14:paraId="2AC2DA57" w14:textId="77777777" w:rsidR="004D1555" w:rsidRPr="00965099" w:rsidRDefault="004D1555" w:rsidP="004D1555">
      <w:pPr>
        <w:pStyle w:val="ListParagraph"/>
        <w:numPr>
          <w:ilvl w:val="0"/>
          <w:numId w:val="37"/>
        </w:numPr>
        <w:rPr>
          <w:rFonts w:ascii="Times New Roman" w:hAnsi="Times New Roman" w:cs="Times New Roman"/>
          <w:sz w:val="24"/>
          <w:szCs w:val="24"/>
        </w:rPr>
      </w:pPr>
      <w:r w:rsidRPr="00965099">
        <w:rPr>
          <w:rFonts w:ascii="Times New Roman" w:hAnsi="Times New Roman" w:cs="Times New Roman"/>
          <w:sz w:val="24"/>
          <w:szCs w:val="24"/>
        </w:rPr>
        <w:t>Actual average production factor so far is 44%, predicted annual average was 64%. Our KPI was 60% if you remember.</w:t>
      </w:r>
    </w:p>
    <w:p w14:paraId="103EFAB3" w14:textId="77777777" w:rsidR="004D1555" w:rsidRPr="00965099" w:rsidRDefault="004D1555" w:rsidP="004D1555">
      <w:pPr>
        <w:pStyle w:val="ListParagraph"/>
        <w:numPr>
          <w:ilvl w:val="0"/>
          <w:numId w:val="37"/>
        </w:numPr>
        <w:rPr>
          <w:rFonts w:ascii="Times New Roman" w:hAnsi="Times New Roman" w:cs="Times New Roman"/>
          <w:sz w:val="24"/>
          <w:szCs w:val="24"/>
        </w:rPr>
      </w:pPr>
      <w:r w:rsidRPr="00965099">
        <w:rPr>
          <w:rFonts w:ascii="Times New Roman" w:hAnsi="Times New Roman" w:cs="Times New Roman"/>
          <w:sz w:val="24"/>
          <w:szCs w:val="24"/>
        </w:rPr>
        <w:t>If the lights had been set to have no dimming, the predicted annual production factor was 72% with a capacity shortage of 3.7%. The monsoon in Nepal makes it harder to have a better production factor without reducing reliability too much.</w:t>
      </w:r>
      <w:commentRangeEnd w:id="225"/>
      <w:r w:rsidR="00A854E6">
        <w:rPr>
          <w:rStyle w:val="CommentReference"/>
          <w:rFonts w:ascii="Calibri" w:eastAsia="Calibri" w:hAnsi="Calibri" w:cs="Calibri"/>
          <w:lang w:eastAsia="en-GB"/>
        </w:rPr>
        <w:commentReference w:id="225"/>
      </w:r>
    </w:p>
    <w:p w14:paraId="32E0A829" w14:textId="65C4190E" w:rsidR="0036284B" w:rsidRDefault="00462C68" w:rsidP="0036284B">
      <w:pPr>
        <w:jc w:val="center"/>
        <w:rPr>
          <w:sz w:val="24"/>
          <w:szCs w:val="24"/>
        </w:rPr>
      </w:pPr>
      <w:r>
        <w:rPr>
          <w:noProof/>
          <w:lang w:eastAsia="en-GB"/>
        </w:rPr>
        <w:lastRenderedPageBreak/>
        <w:drawing>
          <wp:inline distT="0" distB="0" distL="0" distR="0" wp14:anchorId="2F022633" wp14:editId="00688026">
            <wp:extent cx="4552950" cy="2276475"/>
            <wp:effectExtent l="0" t="0" r="0" b="0"/>
            <wp:docPr id="351982020" name="Chart 351982020"/>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3BC1E74B" w14:textId="58B4403F" w:rsidR="0036284B" w:rsidRPr="00965099" w:rsidRDefault="0036284B" w:rsidP="0036284B">
      <w:pPr>
        <w:rPr>
          <w:rFonts w:ascii="Times New Roman" w:hAnsi="Times New Roman" w:cs="Times New Roman"/>
          <w:sz w:val="24"/>
          <w:szCs w:val="24"/>
        </w:rPr>
      </w:pPr>
      <w:r w:rsidRPr="00965099">
        <w:rPr>
          <w:rFonts w:ascii="Times New Roman" w:hAnsi="Times New Roman" w:cs="Times New Roman"/>
          <w:sz w:val="24"/>
          <w:szCs w:val="24"/>
        </w:rPr>
        <w:t>Fig X. Actual and expected performance of Nepal Streetlights</w:t>
      </w:r>
      <w:r w:rsidR="00BB4D43" w:rsidRPr="00965099">
        <w:rPr>
          <w:rFonts w:ascii="Times New Roman" w:hAnsi="Times New Roman" w:cs="Times New Roman"/>
          <w:sz w:val="24"/>
          <w:szCs w:val="24"/>
        </w:rPr>
        <w:t xml:space="preserve"> (add 1,2,3,4,6)</w:t>
      </w:r>
      <w:r w:rsidRPr="00965099">
        <w:rPr>
          <w:rFonts w:ascii="Times New Roman" w:hAnsi="Times New Roman" w:cs="Times New Roman"/>
          <w:sz w:val="24"/>
          <w:szCs w:val="24"/>
        </w:rPr>
        <w:t>.</w:t>
      </w:r>
    </w:p>
    <w:p w14:paraId="68F7374C" w14:textId="34A98791" w:rsidR="005E30A2" w:rsidRDefault="005E30A2" w:rsidP="0036284B">
      <w:pPr>
        <w:rPr>
          <w:sz w:val="24"/>
          <w:szCs w:val="24"/>
        </w:rPr>
      </w:pPr>
      <w:r>
        <w:rPr>
          <w:noProof/>
          <w:lang w:eastAsia="en-GB"/>
        </w:rPr>
        <w:drawing>
          <wp:inline distT="0" distB="0" distL="0" distR="0" wp14:anchorId="5C894B60" wp14:editId="1A1D7AD1">
            <wp:extent cx="2700000" cy="2078966"/>
            <wp:effectExtent l="0" t="0" r="5715" b="0"/>
            <wp:docPr id="48" name="Chart 48"/>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r>
        <w:rPr>
          <w:noProof/>
          <w:lang w:eastAsia="en-GB"/>
        </w:rPr>
        <w:drawing>
          <wp:inline distT="0" distB="0" distL="0" distR="0" wp14:anchorId="66C2989F" wp14:editId="5265E886">
            <wp:extent cx="2700000" cy="2078966"/>
            <wp:effectExtent l="0" t="0" r="5715" b="0"/>
            <wp:docPr id="54" name="Chart 54"/>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4D6FF2D2" w14:textId="448ACD26" w:rsidR="005E30A2" w:rsidRPr="00965099" w:rsidRDefault="00BB4D43" w:rsidP="0036284B">
      <w:pPr>
        <w:rPr>
          <w:rFonts w:ascii="Times New Roman" w:hAnsi="Times New Roman" w:cs="Times New Roman"/>
          <w:sz w:val="24"/>
          <w:szCs w:val="24"/>
        </w:rPr>
      </w:pPr>
      <w:r w:rsidRPr="00965099">
        <w:rPr>
          <w:rFonts w:ascii="Times New Roman" w:hAnsi="Times New Roman" w:cs="Times New Roman"/>
          <w:sz w:val="24"/>
          <w:szCs w:val="24"/>
        </w:rPr>
        <w:t xml:space="preserve">Fig X: The key performance indicators for (based on average of 1-4), </w:t>
      </w:r>
      <w:proofErr w:type="gramStart"/>
      <w:r w:rsidRPr="00965099">
        <w:rPr>
          <w:rFonts w:ascii="Times New Roman" w:hAnsi="Times New Roman" w:cs="Times New Roman"/>
          <w:sz w:val="24"/>
          <w:szCs w:val="24"/>
        </w:rPr>
        <w:t>PR,PF</w:t>
      </w:r>
      <w:proofErr w:type="gramEnd"/>
      <w:r w:rsidRPr="00965099">
        <w:rPr>
          <w:rFonts w:ascii="Times New Roman" w:hAnsi="Times New Roman" w:cs="Times New Roman"/>
          <w:sz w:val="24"/>
          <w:szCs w:val="24"/>
        </w:rPr>
        <w:t xml:space="preserve"> and total efficiency. The potential PV power and total load is shown on secondary axis. Nepal. (</w:t>
      </w:r>
      <w:r w:rsidR="004C2DAB" w:rsidRPr="00965099">
        <w:rPr>
          <w:rFonts w:ascii="Times New Roman" w:hAnsi="Times New Roman" w:cs="Times New Roman"/>
          <w:sz w:val="24"/>
          <w:szCs w:val="24"/>
        </w:rPr>
        <w:t>Actual performance would be even lower if SL7 is included.</w:t>
      </w:r>
    </w:p>
    <w:p w14:paraId="281CD9BD" w14:textId="1DF5FC71" w:rsidR="004C2DAB" w:rsidRPr="00965099" w:rsidRDefault="004C2DAB" w:rsidP="0036284B">
      <w:pPr>
        <w:rPr>
          <w:rFonts w:ascii="Times New Roman" w:hAnsi="Times New Roman" w:cs="Times New Roman"/>
          <w:sz w:val="24"/>
          <w:szCs w:val="24"/>
        </w:rPr>
      </w:pPr>
      <w:r w:rsidRPr="00965099">
        <w:rPr>
          <w:rFonts w:ascii="Times New Roman" w:hAnsi="Times New Roman" w:cs="Times New Roman"/>
          <w:sz w:val="24"/>
          <w:szCs w:val="24"/>
        </w:rPr>
        <w:t xml:space="preserve">The technical, social and </w:t>
      </w:r>
      <w:r w:rsidR="00B83BB5" w:rsidRPr="00965099">
        <w:rPr>
          <w:rFonts w:ascii="Times New Roman" w:hAnsi="Times New Roman" w:cs="Times New Roman"/>
          <w:sz w:val="24"/>
          <w:szCs w:val="24"/>
        </w:rPr>
        <w:t>environmental influences for</w:t>
      </w:r>
      <w:r w:rsidR="00F45B41" w:rsidRPr="00965099">
        <w:rPr>
          <w:rFonts w:ascii="Times New Roman" w:hAnsi="Times New Roman" w:cs="Times New Roman"/>
          <w:sz w:val="24"/>
          <w:szCs w:val="24"/>
        </w:rPr>
        <w:t xml:space="preserve"> divergences between anticipated and actual performance and utilisation of the streetlights are summarised in table X.</w:t>
      </w:r>
    </w:p>
    <w:p w14:paraId="121C4CEB" w14:textId="77777777" w:rsidR="00965099" w:rsidRDefault="00965099" w:rsidP="0036284B">
      <w:pPr>
        <w:rPr>
          <w:rFonts w:ascii="Times New Roman" w:hAnsi="Times New Roman" w:cs="Times New Roman"/>
          <w:sz w:val="24"/>
          <w:szCs w:val="24"/>
        </w:rPr>
      </w:pPr>
    </w:p>
    <w:p w14:paraId="62BF8CC4" w14:textId="77777777" w:rsidR="00965099" w:rsidRDefault="00965099" w:rsidP="0036284B">
      <w:pPr>
        <w:rPr>
          <w:rFonts w:ascii="Times New Roman" w:hAnsi="Times New Roman" w:cs="Times New Roman"/>
          <w:sz w:val="24"/>
          <w:szCs w:val="24"/>
        </w:rPr>
      </w:pPr>
    </w:p>
    <w:p w14:paraId="69881A49" w14:textId="77777777" w:rsidR="00965099" w:rsidRDefault="00965099" w:rsidP="0036284B">
      <w:pPr>
        <w:rPr>
          <w:rFonts w:ascii="Times New Roman" w:hAnsi="Times New Roman" w:cs="Times New Roman"/>
          <w:sz w:val="24"/>
          <w:szCs w:val="24"/>
        </w:rPr>
      </w:pPr>
    </w:p>
    <w:p w14:paraId="25654F9E" w14:textId="77777777" w:rsidR="00965099" w:rsidRDefault="00965099" w:rsidP="0036284B">
      <w:pPr>
        <w:rPr>
          <w:rFonts w:ascii="Times New Roman" w:hAnsi="Times New Roman" w:cs="Times New Roman"/>
          <w:sz w:val="24"/>
          <w:szCs w:val="24"/>
        </w:rPr>
      </w:pPr>
    </w:p>
    <w:p w14:paraId="3AAC25DC" w14:textId="77777777" w:rsidR="00965099" w:rsidRDefault="00965099" w:rsidP="0036284B">
      <w:pPr>
        <w:rPr>
          <w:rFonts w:ascii="Times New Roman" w:hAnsi="Times New Roman" w:cs="Times New Roman"/>
          <w:sz w:val="24"/>
          <w:szCs w:val="24"/>
        </w:rPr>
      </w:pPr>
    </w:p>
    <w:p w14:paraId="79352B01" w14:textId="77777777" w:rsidR="00965099" w:rsidRDefault="00965099" w:rsidP="0036284B">
      <w:pPr>
        <w:rPr>
          <w:rFonts w:ascii="Times New Roman" w:hAnsi="Times New Roman" w:cs="Times New Roman"/>
          <w:sz w:val="24"/>
          <w:szCs w:val="24"/>
        </w:rPr>
      </w:pPr>
    </w:p>
    <w:p w14:paraId="07BFCD83" w14:textId="77777777" w:rsidR="00965099" w:rsidRDefault="00965099" w:rsidP="0036284B">
      <w:pPr>
        <w:rPr>
          <w:rFonts w:ascii="Times New Roman" w:hAnsi="Times New Roman" w:cs="Times New Roman"/>
          <w:sz w:val="24"/>
          <w:szCs w:val="24"/>
        </w:rPr>
      </w:pPr>
    </w:p>
    <w:p w14:paraId="643BCFB6" w14:textId="77777777" w:rsidR="00965099" w:rsidRDefault="00965099" w:rsidP="0036284B">
      <w:pPr>
        <w:rPr>
          <w:rFonts w:ascii="Times New Roman" w:hAnsi="Times New Roman" w:cs="Times New Roman"/>
          <w:sz w:val="24"/>
          <w:szCs w:val="24"/>
        </w:rPr>
      </w:pPr>
    </w:p>
    <w:p w14:paraId="00E244EF" w14:textId="5A93D0BA" w:rsidR="00BB4D43" w:rsidRPr="00965099" w:rsidRDefault="00BB4D43" w:rsidP="0036284B">
      <w:pPr>
        <w:rPr>
          <w:rFonts w:ascii="Times New Roman" w:hAnsi="Times New Roman" w:cs="Times New Roman"/>
          <w:sz w:val="24"/>
          <w:szCs w:val="24"/>
        </w:rPr>
      </w:pPr>
      <w:r w:rsidRPr="00965099">
        <w:rPr>
          <w:rFonts w:ascii="Times New Roman" w:hAnsi="Times New Roman" w:cs="Times New Roman"/>
          <w:sz w:val="24"/>
          <w:szCs w:val="24"/>
        </w:rPr>
        <w:lastRenderedPageBreak/>
        <w:t>Table 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
        <w:gridCol w:w="2141"/>
        <w:gridCol w:w="2141"/>
        <w:gridCol w:w="2141"/>
        <w:gridCol w:w="2141"/>
      </w:tblGrid>
      <w:tr w:rsidR="005E30A2" w:rsidRPr="0092593F" w14:paraId="4D2DC063" w14:textId="77777777" w:rsidTr="00965099">
        <w:tc>
          <w:tcPr>
            <w:tcW w:w="452" w:type="dxa"/>
          </w:tcPr>
          <w:p w14:paraId="210040B3" w14:textId="77777777" w:rsidR="005E30A2" w:rsidRPr="0092593F" w:rsidRDefault="005E30A2" w:rsidP="00AD3788">
            <w:pPr>
              <w:rPr>
                <w:rFonts w:ascii="Times New Roman" w:hAnsi="Times New Roman" w:cs="Times New Roman"/>
                <w:b/>
                <w:sz w:val="20"/>
                <w:szCs w:val="20"/>
              </w:rPr>
            </w:pPr>
          </w:p>
        </w:tc>
        <w:tc>
          <w:tcPr>
            <w:tcW w:w="2141" w:type="dxa"/>
            <w:tcBorders>
              <w:bottom w:val="single" w:sz="4" w:space="0" w:color="auto"/>
            </w:tcBorders>
          </w:tcPr>
          <w:p w14:paraId="21BEE29A" w14:textId="77777777" w:rsidR="005E30A2" w:rsidRPr="0092593F" w:rsidRDefault="005E30A2" w:rsidP="00AD3788">
            <w:pPr>
              <w:rPr>
                <w:rFonts w:ascii="Times New Roman" w:hAnsi="Times New Roman" w:cs="Times New Roman"/>
                <w:b/>
                <w:sz w:val="20"/>
                <w:szCs w:val="20"/>
              </w:rPr>
            </w:pPr>
            <w:r w:rsidRPr="0092593F">
              <w:rPr>
                <w:rFonts w:ascii="Times New Roman" w:hAnsi="Times New Roman" w:cs="Times New Roman"/>
                <w:b/>
                <w:sz w:val="20"/>
                <w:szCs w:val="20"/>
              </w:rPr>
              <w:t>Design and performance</w:t>
            </w:r>
          </w:p>
        </w:tc>
        <w:tc>
          <w:tcPr>
            <w:tcW w:w="2141" w:type="dxa"/>
            <w:tcBorders>
              <w:bottom w:val="single" w:sz="4" w:space="0" w:color="auto"/>
            </w:tcBorders>
          </w:tcPr>
          <w:p w14:paraId="3308040A" w14:textId="77777777" w:rsidR="005E30A2" w:rsidRPr="0092593F" w:rsidRDefault="005E30A2" w:rsidP="00AD3788">
            <w:pPr>
              <w:rPr>
                <w:rFonts w:ascii="Times New Roman" w:hAnsi="Times New Roman" w:cs="Times New Roman"/>
                <w:b/>
                <w:sz w:val="20"/>
                <w:szCs w:val="20"/>
              </w:rPr>
            </w:pPr>
            <w:r w:rsidRPr="0092593F">
              <w:rPr>
                <w:rFonts w:ascii="Times New Roman" w:hAnsi="Times New Roman" w:cs="Times New Roman"/>
                <w:b/>
                <w:sz w:val="20"/>
                <w:szCs w:val="20"/>
              </w:rPr>
              <w:t>Execution and maintenance</w:t>
            </w:r>
          </w:p>
        </w:tc>
        <w:tc>
          <w:tcPr>
            <w:tcW w:w="2141" w:type="dxa"/>
            <w:tcBorders>
              <w:bottom w:val="single" w:sz="4" w:space="0" w:color="auto"/>
            </w:tcBorders>
          </w:tcPr>
          <w:p w14:paraId="558FC228" w14:textId="77777777" w:rsidR="005E30A2" w:rsidRPr="0092593F" w:rsidRDefault="005E30A2" w:rsidP="00AD3788">
            <w:pPr>
              <w:rPr>
                <w:rFonts w:ascii="Times New Roman" w:hAnsi="Times New Roman" w:cs="Times New Roman"/>
                <w:b/>
                <w:sz w:val="20"/>
                <w:szCs w:val="20"/>
              </w:rPr>
            </w:pPr>
            <w:r w:rsidRPr="0092593F">
              <w:rPr>
                <w:rFonts w:ascii="Times New Roman" w:hAnsi="Times New Roman" w:cs="Times New Roman"/>
                <w:b/>
                <w:sz w:val="20"/>
                <w:szCs w:val="20"/>
              </w:rPr>
              <w:t>Human interaction and utilisation</w:t>
            </w:r>
          </w:p>
        </w:tc>
        <w:tc>
          <w:tcPr>
            <w:tcW w:w="2141" w:type="dxa"/>
            <w:tcBorders>
              <w:bottom w:val="single" w:sz="4" w:space="0" w:color="auto"/>
            </w:tcBorders>
          </w:tcPr>
          <w:p w14:paraId="07186029" w14:textId="77777777" w:rsidR="005E30A2" w:rsidRPr="0092593F" w:rsidRDefault="005E30A2" w:rsidP="00AD3788">
            <w:pPr>
              <w:rPr>
                <w:rFonts w:ascii="Times New Roman" w:hAnsi="Times New Roman" w:cs="Times New Roman"/>
                <w:b/>
                <w:sz w:val="20"/>
                <w:szCs w:val="20"/>
              </w:rPr>
            </w:pPr>
            <w:r w:rsidRPr="0092593F">
              <w:rPr>
                <w:rFonts w:ascii="Times New Roman" w:hAnsi="Times New Roman" w:cs="Times New Roman"/>
                <w:b/>
                <w:sz w:val="20"/>
                <w:szCs w:val="20"/>
              </w:rPr>
              <w:t>Environment</w:t>
            </w:r>
          </w:p>
        </w:tc>
      </w:tr>
      <w:tr w:rsidR="005E30A2" w:rsidRPr="0092593F" w14:paraId="788F9738" w14:textId="77777777" w:rsidTr="00965099">
        <w:trPr>
          <w:cantSplit/>
          <w:trHeight w:val="1918"/>
        </w:trPr>
        <w:tc>
          <w:tcPr>
            <w:tcW w:w="452" w:type="dxa"/>
            <w:textDirection w:val="btLr"/>
          </w:tcPr>
          <w:p w14:paraId="6F3A7858" w14:textId="77777777" w:rsidR="005E30A2" w:rsidRPr="0092593F" w:rsidRDefault="005E30A2" w:rsidP="00AD3788">
            <w:pPr>
              <w:ind w:left="113" w:right="113"/>
              <w:rPr>
                <w:rFonts w:ascii="Times New Roman" w:hAnsi="Times New Roman" w:cs="Times New Roman"/>
                <w:b/>
                <w:sz w:val="20"/>
                <w:szCs w:val="20"/>
              </w:rPr>
            </w:pPr>
            <w:r w:rsidRPr="0092593F">
              <w:rPr>
                <w:rFonts w:ascii="Times New Roman" w:hAnsi="Times New Roman" w:cs="Times New Roman"/>
                <w:b/>
                <w:sz w:val="20"/>
                <w:szCs w:val="20"/>
              </w:rPr>
              <w:t>Nepal</w:t>
            </w:r>
          </w:p>
        </w:tc>
        <w:tc>
          <w:tcPr>
            <w:tcW w:w="2141" w:type="dxa"/>
            <w:tcBorders>
              <w:top w:val="single" w:sz="4" w:space="0" w:color="auto"/>
              <w:bottom w:val="single" w:sz="4" w:space="0" w:color="auto"/>
            </w:tcBorders>
          </w:tcPr>
          <w:p w14:paraId="37C71556" w14:textId="101537C8" w:rsidR="00F45B41" w:rsidRDefault="005E30A2" w:rsidP="00AD3788">
            <w:pPr>
              <w:rPr>
                <w:rFonts w:ascii="Times New Roman" w:hAnsi="Times New Roman" w:cs="Times New Roman"/>
                <w:sz w:val="20"/>
                <w:szCs w:val="20"/>
              </w:rPr>
            </w:pPr>
            <w:r w:rsidRPr="00FA40A3">
              <w:rPr>
                <w:rFonts w:ascii="Times New Roman" w:hAnsi="Times New Roman" w:cs="Times New Roman"/>
                <w:sz w:val="20"/>
                <w:szCs w:val="20"/>
              </w:rPr>
              <w:t>Low production factor (</w:t>
            </w:r>
            <w:r>
              <w:rPr>
                <w:rFonts w:ascii="Times New Roman" w:hAnsi="Times New Roman" w:cs="Times New Roman"/>
                <w:sz w:val="20"/>
                <w:szCs w:val="20"/>
              </w:rPr>
              <w:t>30-55</w:t>
            </w:r>
            <w:r w:rsidRPr="00FA40A3">
              <w:rPr>
                <w:rFonts w:ascii="Times New Roman" w:hAnsi="Times New Roman" w:cs="Times New Roman"/>
                <w:sz w:val="20"/>
                <w:szCs w:val="20"/>
              </w:rPr>
              <w:t xml:space="preserve">%) </w:t>
            </w:r>
            <w:r>
              <w:rPr>
                <w:rFonts w:ascii="Times New Roman" w:hAnsi="Times New Roman" w:cs="Times New Roman"/>
                <w:sz w:val="20"/>
                <w:szCs w:val="20"/>
              </w:rPr>
              <w:t xml:space="preserve">due unreliable </w:t>
            </w:r>
            <w:r w:rsidR="00F45B41">
              <w:rPr>
                <w:rFonts w:ascii="Times New Roman" w:hAnsi="Times New Roman" w:cs="Times New Roman"/>
                <w:sz w:val="20"/>
                <w:szCs w:val="20"/>
              </w:rPr>
              <w:t>custom LED light/driver</w:t>
            </w:r>
            <w:r>
              <w:rPr>
                <w:rFonts w:ascii="Times New Roman" w:hAnsi="Times New Roman" w:cs="Times New Roman"/>
                <w:sz w:val="20"/>
                <w:szCs w:val="20"/>
              </w:rPr>
              <w:t xml:space="preserve"> and lower than expect socket usage</w:t>
            </w:r>
          </w:p>
          <w:p w14:paraId="5B4E9326" w14:textId="77777777" w:rsidR="005E30A2" w:rsidRDefault="005E30A2" w:rsidP="00AD3788">
            <w:pPr>
              <w:rPr>
                <w:rFonts w:ascii="Times New Roman" w:hAnsi="Times New Roman" w:cs="Times New Roman"/>
                <w:sz w:val="20"/>
                <w:szCs w:val="20"/>
              </w:rPr>
            </w:pPr>
          </w:p>
          <w:p w14:paraId="707011BC" w14:textId="77777777" w:rsidR="005E30A2" w:rsidRDefault="005E30A2" w:rsidP="00AD3788">
            <w:pPr>
              <w:rPr>
                <w:rFonts w:ascii="Times New Roman" w:hAnsi="Times New Roman" w:cs="Times New Roman"/>
                <w:sz w:val="20"/>
                <w:szCs w:val="20"/>
              </w:rPr>
            </w:pPr>
            <w:r>
              <w:rPr>
                <w:rFonts w:ascii="Times New Roman" w:hAnsi="Times New Roman" w:cs="Times New Roman"/>
                <w:sz w:val="20"/>
                <w:szCs w:val="20"/>
              </w:rPr>
              <w:t>Difficulties with detecting low loads at socket usage</w:t>
            </w:r>
          </w:p>
          <w:p w14:paraId="16655FF2" w14:textId="6A231A91" w:rsidR="005E30A2" w:rsidRDefault="005E30A2" w:rsidP="00AD3788">
            <w:pPr>
              <w:rPr>
                <w:rFonts w:ascii="Times New Roman" w:hAnsi="Times New Roman" w:cs="Times New Roman"/>
                <w:sz w:val="20"/>
                <w:szCs w:val="20"/>
              </w:rPr>
            </w:pPr>
          </w:p>
          <w:p w14:paraId="5FBF2E13" w14:textId="3364765F" w:rsidR="004C2DAB" w:rsidRDefault="004C2DAB" w:rsidP="00AD3788">
            <w:pPr>
              <w:rPr>
                <w:rFonts w:ascii="Times New Roman" w:hAnsi="Times New Roman" w:cs="Times New Roman"/>
                <w:sz w:val="20"/>
                <w:szCs w:val="20"/>
              </w:rPr>
            </w:pPr>
            <w:r>
              <w:rPr>
                <w:rFonts w:ascii="Times New Roman" w:hAnsi="Times New Roman" w:cs="Times New Roman"/>
                <w:sz w:val="20"/>
                <w:szCs w:val="20"/>
              </w:rPr>
              <w:t>Faulty Venus GX in SL5</w:t>
            </w:r>
          </w:p>
          <w:p w14:paraId="301DD914" w14:textId="7C85F992" w:rsidR="00F45B41" w:rsidRDefault="00F45B41" w:rsidP="00AD3788">
            <w:pPr>
              <w:rPr>
                <w:rFonts w:ascii="Times New Roman" w:hAnsi="Times New Roman" w:cs="Times New Roman"/>
                <w:sz w:val="20"/>
                <w:szCs w:val="20"/>
              </w:rPr>
            </w:pPr>
          </w:p>
          <w:p w14:paraId="3AC44FF3" w14:textId="054879C6" w:rsidR="00F45B41" w:rsidRDefault="00F45B41" w:rsidP="00AD3788">
            <w:pPr>
              <w:rPr>
                <w:rFonts w:ascii="Times New Roman" w:hAnsi="Times New Roman" w:cs="Times New Roman"/>
                <w:sz w:val="20"/>
                <w:szCs w:val="20"/>
              </w:rPr>
            </w:pPr>
            <w:r>
              <w:rPr>
                <w:rFonts w:ascii="Times New Roman" w:hAnsi="Times New Roman" w:cs="Times New Roman"/>
                <w:sz w:val="20"/>
                <w:szCs w:val="20"/>
              </w:rPr>
              <w:t>Unreliable inverters: needed frequent restarts and replacements</w:t>
            </w:r>
          </w:p>
          <w:p w14:paraId="4A1E8A20" w14:textId="77777777" w:rsidR="005E30A2" w:rsidRPr="00FA40A3" w:rsidRDefault="005E30A2" w:rsidP="00AD3788">
            <w:pPr>
              <w:rPr>
                <w:rFonts w:ascii="Times New Roman" w:hAnsi="Times New Roman" w:cs="Times New Roman"/>
                <w:sz w:val="20"/>
                <w:szCs w:val="20"/>
              </w:rPr>
            </w:pPr>
          </w:p>
        </w:tc>
        <w:tc>
          <w:tcPr>
            <w:tcW w:w="2141" w:type="dxa"/>
            <w:tcBorders>
              <w:top w:val="single" w:sz="4" w:space="0" w:color="auto"/>
              <w:bottom w:val="single" w:sz="4" w:space="0" w:color="auto"/>
            </w:tcBorders>
          </w:tcPr>
          <w:p w14:paraId="10A5C4D8" w14:textId="77777777" w:rsidR="005E30A2" w:rsidRDefault="005E30A2" w:rsidP="00AD3788">
            <w:pPr>
              <w:rPr>
                <w:rFonts w:ascii="Times New Roman" w:hAnsi="Times New Roman" w:cs="Times New Roman"/>
                <w:sz w:val="20"/>
                <w:szCs w:val="20"/>
              </w:rPr>
            </w:pPr>
            <w:r w:rsidRPr="0092593F">
              <w:rPr>
                <w:rFonts w:ascii="Times New Roman" w:hAnsi="Times New Roman" w:cs="Times New Roman"/>
                <w:sz w:val="20"/>
                <w:szCs w:val="20"/>
              </w:rPr>
              <w:t>No Ingress Protection (IP) standard used</w:t>
            </w:r>
            <w:r>
              <w:rPr>
                <w:rFonts w:ascii="Times New Roman" w:hAnsi="Times New Roman" w:cs="Times New Roman"/>
                <w:sz w:val="20"/>
                <w:szCs w:val="20"/>
              </w:rPr>
              <w:t xml:space="preserve"> for weather proofing.</w:t>
            </w:r>
          </w:p>
          <w:p w14:paraId="427D566E" w14:textId="77777777" w:rsidR="005E30A2" w:rsidRDefault="005E30A2" w:rsidP="00AD3788">
            <w:pPr>
              <w:rPr>
                <w:rFonts w:ascii="Times New Roman" w:hAnsi="Times New Roman" w:cs="Times New Roman"/>
                <w:sz w:val="20"/>
                <w:szCs w:val="20"/>
              </w:rPr>
            </w:pPr>
          </w:p>
          <w:p w14:paraId="5D698A22" w14:textId="77777777" w:rsidR="005E30A2" w:rsidRDefault="005E30A2" w:rsidP="00AD3788">
            <w:pPr>
              <w:rPr>
                <w:rFonts w:ascii="Times New Roman" w:hAnsi="Times New Roman" w:cs="Times New Roman"/>
                <w:sz w:val="20"/>
                <w:szCs w:val="20"/>
              </w:rPr>
            </w:pPr>
            <w:r>
              <w:rPr>
                <w:rFonts w:ascii="Times New Roman" w:hAnsi="Times New Roman" w:cs="Times New Roman"/>
                <w:sz w:val="20"/>
                <w:szCs w:val="20"/>
              </w:rPr>
              <w:t>Lack of knowledge and skill with using imported components.</w:t>
            </w:r>
          </w:p>
          <w:p w14:paraId="34E521D4" w14:textId="77777777" w:rsidR="005E30A2" w:rsidRDefault="005E30A2" w:rsidP="00AD3788">
            <w:pPr>
              <w:rPr>
                <w:rFonts w:ascii="Times New Roman" w:hAnsi="Times New Roman" w:cs="Times New Roman"/>
                <w:sz w:val="20"/>
                <w:szCs w:val="20"/>
              </w:rPr>
            </w:pPr>
          </w:p>
          <w:p w14:paraId="554F95EF" w14:textId="77777777" w:rsidR="005E30A2" w:rsidRDefault="005E30A2" w:rsidP="00AD3788">
            <w:pPr>
              <w:rPr>
                <w:rFonts w:ascii="Times New Roman" w:hAnsi="Times New Roman" w:cs="Times New Roman"/>
                <w:sz w:val="20"/>
                <w:szCs w:val="20"/>
              </w:rPr>
            </w:pPr>
            <w:r>
              <w:rPr>
                <w:rFonts w:ascii="Times New Roman" w:hAnsi="Times New Roman" w:cs="Times New Roman"/>
                <w:sz w:val="20"/>
                <w:szCs w:val="20"/>
              </w:rPr>
              <w:t>Unreliable custom components used for LED light and driver</w:t>
            </w:r>
          </w:p>
          <w:p w14:paraId="6937DC72" w14:textId="77777777" w:rsidR="005E30A2" w:rsidRDefault="005E30A2" w:rsidP="00AD3788">
            <w:pPr>
              <w:rPr>
                <w:rFonts w:ascii="Times New Roman" w:hAnsi="Times New Roman" w:cs="Times New Roman"/>
                <w:sz w:val="20"/>
                <w:szCs w:val="20"/>
              </w:rPr>
            </w:pPr>
          </w:p>
          <w:p w14:paraId="1F10ED77" w14:textId="77777777" w:rsidR="005E30A2" w:rsidRDefault="005E30A2" w:rsidP="00AD3788">
            <w:pPr>
              <w:rPr>
                <w:rFonts w:ascii="Times New Roman" w:hAnsi="Times New Roman" w:cs="Times New Roman"/>
                <w:sz w:val="20"/>
                <w:szCs w:val="20"/>
              </w:rPr>
            </w:pPr>
            <w:r>
              <w:rPr>
                <w:rFonts w:ascii="Times New Roman" w:hAnsi="Times New Roman" w:cs="Times New Roman"/>
                <w:sz w:val="20"/>
                <w:szCs w:val="20"/>
              </w:rPr>
              <w:t>PV off-axis panel installations</w:t>
            </w:r>
          </w:p>
          <w:p w14:paraId="67729EDB" w14:textId="77777777" w:rsidR="005E30A2" w:rsidRDefault="005E30A2" w:rsidP="00AD3788">
            <w:pPr>
              <w:rPr>
                <w:rFonts w:ascii="Times New Roman" w:hAnsi="Times New Roman" w:cs="Times New Roman"/>
                <w:sz w:val="20"/>
                <w:szCs w:val="20"/>
              </w:rPr>
            </w:pPr>
          </w:p>
          <w:p w14:paraId="33453357" w14:textId="4AFDBDB0" w:rsidR="005E30A2" w:rsidRPr="0092593F" w:rsidRDefault="005E30A2" w:rsidP="00AD3788">
            <w:pPr>
              <w:rPr>
                <w:rFonts w:ascii="Times New Roman" w:hAnsi="Times New Roman" w:cs="Times New Roman"/>
                <w:sz w:val="20"/>
                <w:szCs w:val="20"/>
              </w:rPr>
            </w:pPr>
            <w:r>
              <w:rPr>
                <w:rFonts w:ascii="Times New Roman" w:hAnsi="Times New Roman" w:cs="Times New Roman"/>
                <w:sz w:val="20"/>
                <w:szCs w:val="20"/>
              </w:rPr>
              <w:t>Excessive installation time that took many mon</w:t>
            </w:r>
            <w:r w:rsidR="00F45B41">
              <w:rPr>
                <w:rFonts w:ascii="Times New Roman" w:hAnsi="Times New Roman" w:cs="Times New Roman"/>
                <w:sz w:val="20"/>
                <w:szCs w:val="20"/>
              </w:rPr>
              <w:t>ths</w:t>
            </w:r>
          </w:p>
        </w:tc>
        <w:tc>
          <w:tcPr>
            <w:tcW w:w="2141" w:type="dxa"/>
            <w:tcBorders>
              <w:top w:val="single" w:sz="4" w:space="0" w:color="auto"/>
              <w:bottom w:val="single" w:sz="4" w:space="0" w:color="auto"/>
            </w:tcBorders>
          </w:tcPr>
          <w:p w14:paraId="67C5455D" w14:textId="77DD0C0C" w:rsidR="00447EDA" w:rsidRDefault="00447EDA" w:rsidP="00AD3788">
            <w:pPr>
              <w:rPr>
                <w:rFonts w:ascii="Times New Roman" w:hAnsi="Times New Roman" w:cs="Times New Roman"/>
                <w:sz w:val="20"/>
                <w:szCs w:val="20"/>
              </w:rPr>
            </w:pPr>
            <w:r>
              <w:rPr>
                <w:rFonts w:ascii="Times New Roman" w:hAnsi="Times New Roman" w:cs="Times New Roman"/>
                <w:sz w:val="20"/>
                <w:szCs w:val="20"/>
              </w:rPr>
              <w:t xml:space="preserve">Online and telephone communication difficulties </w:t>
            </w:r>
            <w:proofErr w:type="gramStart"/>
            <w:r>
              <w:rPr>
                <w:rFonts w:ascii="Times New Roman" w:hAnsi="Times New Roman" w:cs="Times New Roman"/>
                <w:sz w:val="20"/>
                <w:szCs w:val="20"/>
              </w:rPr>
              <w:t>between  team</w:t>
            </w:r>
            <w:proofErr w:type="gramEnd"/>
            <w:r>
              <w:rPr>
                <w:rFonts w:ascii="Times New Roman" w:hAnsi="Times New Roman" w:cs="Times New Roman"/>
                <w:sz w:val="20"/>
                <w:szCs w:val="20"/>
              </w:rPr>
              <w:t xml:space="preserve"> with contractors and community.</w:t>
            </w:r>
          </w:p>
          <w:p w14:paraId="2893DC77" w14:textId="77777777" w:rsidR="00447EDA" w:rsidRDefault="00447EDA" w:rsidP="00AD3788">
            <w:pPr>
              <w:rPr>
                <w:rFonts w:ascii="Times New Roman" w:hAnsi="Times New Roman" w:cs="Times New Roman"/>
                <w:sz w:val="20"/>
                <w:szCs w:val="20"/>
              </w:rPr>
            </w:pPr>
          </w:p>
          <w:p w14:paraId="00CF6D25" w14:textId="7EAA567F" w:rsidR="005E30A2" w:rsidRDefault="005E30A2" w:rsidP="00AD3788">
            <w:pPr>
              <w:rPr>
                <w:rFonts w:ascii="Times New Roman" w:hAnsi="Times New Roman" w:cs="Times New Roman"/>
                <w:sz w:val="20"/>
                <w:szCs w:val="20"/>
              </w:rPr>
            </w:pPr>
            <w:r>
              <w:rPr>
                <w:rFonts w:ascii="Times New Roman" w:hAnsi="Times New Roman" w:cs="Times New Roman"/>
                <w:sz w:val="20"/>
                <w:szCs w:val="20"/>
              </w:rPr>
              <w:t>Community’s desire for surplus energy access at sockets not realised in practice.</w:t>
            </w:r>
          </w:p>
          <w:p w14:paraId="309AE46E" w14:textId="77777777" w:rsidR="005E30A2" w:rsidRDefault="005E30A2" w:rsidP="00AD3788">
            <w:pPr>
              <w:rPr>
                <w:rFonts w:ascii="Times New Roman" w:hAnsi="Times New Roman" w:cs="Times New Roman"/>
                <w:sz w:val="20"/>
                <w:szCs w:val="20"/>
              </w:rPr>
            </w:pPr>
          </w:p>
          <w:p w14:paraId="413A2E72" w14:textId="675B600C" w:rsidR="005E30A2" w:rsidRDefault="005E30A2" w:rsidP="00AD3788">
            <w:pPr>
              <w:rPr>
                <w:rFonts w:ascii="Times New Roman" w:hAnsi="Times New Roman" w:cs="Times New Roman"/>
                <w:sz w:val="20"/>
                <w:szCs w:val="20"/>
              </w:rPr>
            </w:pPr>
            <w:r>
              <w:rPr>
                <w:rFonts w:ascii="Times New Roman" w:hAnsi="Times New Roman" w:cs="Times New Roman"/>
                <w:sz w:val="20"/>
                <w:szCs w:val="20"/>
              </w:rPr>
              <w:t>Usage limited to mobile phone charging (mostly teens/young adults?)</w:t>
            </w:r>
            <w:r w:rsidR="00F45B41">
              <w:rPr>
                <w:rFonts w:ascii="Times New Roman" w:hAnsi="Times New Roman" w:cs="Times New Roman"/>
                <w:sz w:val="20"/>
                <w:szCs w:val="20"/>
              </w:rPr>
              <w:t xml:space="preserve"> and nearby in-home lighting</w:t>
            </w:r>
          </w:p>
          <w:p w14:paraId="7014B2A0" w14:textId="77777777" w:rsidR="005E30A2" w:rsidRDefault="005E30A2" w:rsidP="00AD3788">
            <w:pPr>
              <w:rPr>
                <w:rFonts w:ascii="Times New Roman" w:hAnsi="Times New Roman" w:cs="Times New Roman"/>
                <w:sz w:val="20"/>
                <w:szCs w:val="20"/>
              </w:rPr>
            </w:pPr>
          </w:p>
          <w:p w14:paraId="6D10D3F5" w14:textId="77777777" w:rsidR="005E30A2" w:rsidRDefault="005E30A2" w:rsidP="00AD3788">
            <w:pPr>
              <w:rPr>
                <w:rFonts w:ascii="Times New Roman" w:hAnsi="Times New Roman" w:cs="Times New Roman"/>
                <w:sz w:val="20"/>
                <w:szCs w:val="20"/>
              </w:rPr>
            </w:pPr>
            <w:r w:rsidRPr="00FA40A3">
              <w:rPr>
                <w:rFonts w:ascii="Times New Roman" w:hAnsi="Times New Roman" w:cs="Times New Roman"/>
                <w:sz w:val="20"/>
                <w:szCs w:val="20"/>
              </w:rPr>
              <w:t>M</w:t>
            </w:r>
            <w:r>
              <w:rPr>
                <w:rFonts w:ascii="Times New Roman" w:hAnsi="Times New Roman" w:cs="Times New Roman"/>
                <w:sz w:val="20"/>
                <w:szCs w:val="20"/>
              </w:rPr>
              <w:t xml:space="preserve">inimal demand for AC socket usage due to most household </w:t>
            </w:r>
            <w:proofErr w:type="gramStart"/>
            <w:r>
              <w:rPr>
                <w:rFonts w:ascii="Times New Roman" w:hAnsi="Times New Roman" w:cs="Times New Roman"/>
                <w:sz w:val="20"/>
                <w:szCs w:val="20"/>
              </w:rPr>
              <w:t>having  access</w:t>
            </w:r>
            <w:proofErr w:type="gramEnd"/>
            <w:r>
              <w:rPr>
                <w:rFonts w:ascii="Times New Roman" w:hAnsi="Times New Roman" w:cs="Times New Roman"/>
                <w:sz w:val="20"/>
                <w:szCs w:val="20"/>
              </w:rPr>
              <w:t xml:space="preserve"> to the grid from bulk/sub meters</w:t>
            </w:r>
          </w:p>
          <w:p w14:paraId="308F4B84" w14:textId="77777777" w:rsidR="00F45B41" w:rsidRDefault="00F45B41" w:rsidP="00AD3788">
            <w:pPr>
              <w:rPr>
                <w:rFonts w:ascii="Times New Roman" w:hAnsi="Times New Roman" w:cs="Times New Roman"/>
                <w:sz w:val="20"/>
                <w:szCs w:val="20"/>
              </w:rPr>
            </w:pPr>
          </w:p>
          <w:p w14:paraId="644325AA" w14:textId="77777777" w:rsidR="00F45B41" w:rsidRDefault="00F45B41" w:rsidP="00AD3788">
            <w:pPr>
              <w:rPr>
                <w:rFonts w:ascii="Times New Roman" w:hAnsi="Times New Roman" w:cs="Times New Roman"/>
                <w:sz w:val="20"/>
                <w:szCs w:val="20"/>
              </w:rPr>
            </w:pPr>
            <w:r>
              <w:rPr>
                <w:rFonts w:ascii="Times New Roman" w:hAnsi="Times New Roman" w:cs="Times New Roman"/>
                <w:sz w:val="20"/>
                <w:szCs w:val="20"/>
              </w:rPr>
              <w:t>Socket connections were often damaged and not cared for</w:t>
            </w:r>
          </w:p>
          <w:p w14:paraId="50159ABA" w14:textId="77777777" w:rsidR="00F45B41" w:rsidRDefault="00F45B41" w:rsidP="00AD3788">
            <w:pPr>
              <w:rPr>
                <w:rFonts w:ascii="Times New Roman" w:hAnsi="Times New Roman" w:cs="Times New Roman"/>
                <w:sz w:val="20"/>
                <w:szCs w:val="20"/>
              </w:rPr>
            </w:pPr>
          </w:p>
          <w:p w14:paraId="65159929" w14:textId="6CD0CC2C" w:rsidR="00F45B41" w:rsidRPr="00FA40A3" w:rsidRDefault="00F45B41" w:rsidP="00F45B41">
            <w:pPr>
              <w:rPr>
                <w:rFonts w:ascii="Times New Roman" w:hAnsi="Times New Roman" w:cs="Times New Roman"/>
                <w:sz w:val="20"/>
                <w:szCs w:val="20"/>
              </w:rPr>
            </w:pPr>
            <w:r>
              <w:rPr>
                <w:rFonts w:ascii="Times New Roman" w:hAnsi="Times New Roman" w:cs="Times New Roman"/>
                <w:sz w:val="20"/>
                <w:szCs w:val="20"/>
              </w:rPr>
              <w:t>As the lights were unreliable, the community feared this was due to the usage of the sockets.</w:t>
            </w:r>
          </w:p>
        </w:tc>
        <w:tc>
          <w:tcPr>
            <w:tcW w:w="2141" w:type="dxa"/>
            <w:tcBorders>
              <w:top w:val="single" w:sz="4" w:space="0" w:color="auto"/>
              <w:bottom w:val="single" w:sz="4" w:space="0" w:color="auto"/>
            </w:tcBorders>
          </w:tcPr>
          <w:p w14:paraId="08A1AF9C" w14:textId="77777777" w:rsidR="005E30A2" w:rsidRPr="0092593F" w:rsidRDefault="005E30A2" w:rsidP="00AD3788">
            <w:pPr>
              <w:rPr>
                <w:rFonts w:ascii="Times New Roman" w:hAnsi="Times New Roman" w:cs="Times New Roman"/>
                <w:sz w:val="20"/>
                <w:szCs w:val="20"/>
              </w:rPr>
            </w:pPr>
            <w:r w:rsidRPr="0092593F">
              <w:rPr>
                <w:rFonts w:ascii="Times New Roman" w:hAnsi="Times New Roman" w:cs="Times New Roman"/>
                <w:sz w:val="20"/>
                <w:szCs w:val="20"/>
              </w:rPr>
              <w:t>Heavy rain fall resulted in water getting into both battery and socket boxes</w:t>
            </w:r>
          </w:p>
          <w:p w14:paraId="3DDAB4DC" w14:textId="77777777" w:rsidR="005E30A2" w:rsidRDefault="005E30A2" w:rsidP="00AD3788">
            <w:pPr>
              <w:rPr>
                <w:rFonts w:ascii="Times New Roman" w:hAnsi="Times New Roman" w:cs="Times New Roman"/>
                <w:sz w:val="20"/>
                <w:szCs w:val="20"/>
              </w:rPr>
            </w:pPr>
          </w:p>
          <w:p w14:paraId="0A5936D0" w14:textId="0CBB9DB7" w:rsidR="005E30A2" w:rsidRPr="0092593F" w:rsidRDefault="005E30A2" w:rsidP="00AD3788">
            <w:pPr>
              <w:rPr>
                <w:rFonts w:ascii="Times New Roman" w:hAnsi="Times New Roman" w:cs="Times New Roman"/>
                <w:sz w:val="20"/>
                <w:szCs w:val="20"/>
              </w:rPr>
            </w:pPr>
            <w:r w:rsidRPr="0092593F">
              <w:rPr>
                <w:rFonts w:ascii="Times New Roman" w:hAnsi="Times New Roman" w:cs="Times New Roman"/>
                <w:sz w:val="20"/>
                <w:szCs w:val="20"/>
              </w:rPr>
              <w:t>Community report</w:t>
            </w:r>
            <w:r w:rsidR="00F45B41">
              <w:rPr>
                <w:rFonts w:ascii="Times New Roman" w:hAnsi="Times New Roman" w:cs="Times New Roman"/>
                <w:sz w:val="20"/>
                <w:szCs w:val="20"/>
              </w:rPr>
              <w:t>ed</w:t>
            </w:r>
            <w:r w:rsidRPr="0092593F">
              <w:rPr>
                <w:rFonts w:ascii="Times New Roman" w:hAnsi="Times New Roman" w:cs="Times New Roman"/>
                <w:sz w:val="20"/>
                <w:szCs w:val="20"/>
              </w:rPr>
              <w:t xml:space="preserve"> lightning strikes as a possible cause for system failure</w:t>
            </w:r>
            <w:r w:rsidR="00F45B41">
              <w:rPr>
                <w:rFonts w:ascii="Times New Roman" w:hAnsi="Times New Roman" w:cs="Times New Roman"/>
                <w:sz w:val="20"/>
                <w:szCs w:val="20"/>
              </w:rPr>
              <w:t>s</w:t>
            </w:r>
            <w:r w:rsidRPr="0092593F">
              <w:rPr>
                <w:rFonts w:ascii="Times New Roman" w:hAnsi="Times New Roman" w:cs="Times New Roman"/>
                <w:sz w:val="20"/>
                <w:szCs w:val="20"/>
              </w:rPr>
              <w:t xml:space="preserve"> following a storm</w:t>
            </w:r>
          </w:p>
          <w:p w14:paraId="1B9889B4" w14:textId="77777777" w:rsidR="005E30A2" w:rsidRPr="0092593F" w:rsidRDefault="005E30A2" w:rsidP="00AD3788">
            <w:pPr>
              <w:rPr>
                <w:rFonts w:ascii="Times New Roman" w:hAnsi="Times New Roman" w:cs="Times New Roman"/>
                <w:sz w:val="20"/>
                <w:szCs w:val="20"/>
              </w:rPr>
            </w:pPr>
          </w:p>
          <w:p w14:paraId="45E78473" w14:textId="77777777" w:rsidR="005E30A2" w:rsidRDefault="005E30A2" w:rsidP="00AD3788">
            <w:pPr>
              <w:rPr>
                <w:rFonts w:ascii="Times New Roman" w:hAnsi="Times New Roman" w:cs="Times New Roman"/>
                <w:sz w:val="20"/>
                <w:szCs w:val="20"/>
              </w:rPr>
            </w:pPr>
            <w:r w:rsidRPr="0092593F">
              <w:rPr>
                <w:rFonts w:ascii="Times New Roman" w:hAnsi="Times New Roman" w:cs="Times New Roman"/>
                <w:sz w:val="20"/>
                <w:szCs w:val="20"/>
              </w:rPr>
              <w:t xml:space="preserve">High wind’s damaged homes and </w:t>
            </w:r>
            <w:proofErr w:type="spellStart"/>
            <w:r w:rsidRPr="0092593F">
              <w:rPr>
                <w:rFonts w:ascii="Times New Roman" w:hAnsi="Times New Roman" w:cs="Times New Roman"/>
                <w:sz w:val="20"/>
                <w:szCs w:val="20"/>
              </w:rPr>
              <w:t>wifi</w:t>
            </w:r>
            <w:proofErr w:type="spellEnd"/>
            <w:r w:rsidRPr="0092593F">
              <w:rPr>
                <w:rFonts w:ascii="Times New Roman" w:hAnsi="Times New Roman" w:cs="Times New Roman"/>
                <w:sz w:val="20"/>
                <w:szCs w:val="20"/>
              </w:rPr>
              <w:t xml:space="preserve"> systems</w:t>
            </w:r>
            <w:r>
              <w:rPr>
                <w:rFonts w:ascii="Times New Roman" w:hAnsi="Times New Roman" w:cs="Times New Roman"/>
                <w:sz w:val="20"/>
                <w:szCs w:val="20"/>
              </w:rPr>
              <w:t xml:space="preserve"> (?)</w:t>
            </w:r>
          </w:p>
          <w:p w14:paraId="5DD1033F" w14:textId="77777777" w:rsidR="005E30A2" w:rsidRDefault="005E30A2" w:rsidP="00AD3788">
            <w:pPr>
              <w:rPr>
                <w:rFonts w:ascii="Times New Roman" w:hAnsi="Times New Roman" w:cs="Times New Roman"/>
                <w:sz w:val="20"/>
                <w:szCs w:val="20"/>
              </w:rPr>
            </w:pPr>
          </w:p>
          <w:p w14:paraId="36766F10" w14:textId="4473557D" w:rsidR="005E30A2" w:rsidRPr="0092593F" w:rsidRDefault="005E30A2" w:rsidP="00AD3788">
            <w:pPr>
              <w:rPr>
                <w:rFonts w:ascii="Times New Roman" w:hAnsi="Times New Roman" w:cs="Times New Roman"/>
                <w:sz w:val="20"/>
                <w:szCs w:val="20"/>
              </w:rPr>
            </w:pPr>
            <w:r>
              <w:rPr>
                <w:rFonts w:ascii="Times New Roman" w:hAnsi="Times New Roman" w:cs="Times New Roman"/>
                <w:sz w:val="20"/>
                <w:szCs w:val="20"/>
              </w:rPr>
              <w:t xml:space="preserve">No </w:t>
            </w:r>
            <w:r w:rsidR="00F45B41">
              <w:rPr>
                <w:rFonts w:ascii="Times New Roman" w:hAnsi="Times New Roman" w:cs="Times New Roman"/>
                <w:sz w:val="20"/>
                <w:szCs w:val="20"/>
              </w:rPr>
              <w:t xml:space="preserve">mobile </w:t>
            </w:r>
            <w:r>
              <w:rPr>
                <w:rFonts w:ascii="Times New Roman" w:hAnsi="Times New Roman" w:cs="Times New Roman"/>
                <w:sz w:val="20"/>
                <w:szCs w:val="20"/>
              </w:rPr>
              <w:t xml:space="preserve">network coverage, and </w:t>
            </w:r>
            <w:proofErr w:type="spellStart"/>
            <w:r>
              <w:rPr>
                <w:rFonts w:ascii="Times New Roman" w:hAnsi="Times New Roman" w:cs="Times New Roman"/>
                <w:sz w:val="20"/>
                <w:szCs w:val="20"/>
              </w:rPr>
              <w:t>wifi</w:t>
            </w:r>
            <w:proofErr w:type="spellEnd"/>
            <w:r>
              <w:rPr>
                <w:rFonts w:ascii="Times New Roman" w:hAnsi="Times New Roman" w:cs="Times New Roman"/>
                <w:sz w:val="20"/>
                <w:szCs w:val="20"/>
              </w:rPr>
              <w:t xml:space="preserve"> was unreliable</w:t>
            </w:r>
          </w:p>
        </w:tc>
      </w:tr>
    </w:tbl>
    <w:p w14:paraId="47CC68BB" w14:textId="22C6681C" w:rsidR="0036284B" w:rsidRDefault="0036284B" w:rsidP="00AE0C04">
      <w:pPr>
        <w:rPr>
          <w:sz w:val="24"/>
          <w:szCs w:val="24"/>
        </w:rPr>
      </w:pPr>
    </w:p>
    <w:p w14:paraId="6955CD69" w14:textId="70E76E64" w:rsidR="0062360A" w:rsidRPr="00965099" w:rsidRDefault="0062360A" w:rsidP="0062360A">
      <w:pPr>
        <w:rPr>
          <w:rFonts w:ascii="Times New Roman" w:hAnsi="Times New Roman" w:cs="Times New Roman"/>
          <w:sz w:val="24"/>
          <w:szCs w:val="24"/>
        </w:rPr>
      </w:pPr>
      <w:r w:rsidRPr="00965099">
        <w:rPr>
          <w:rFonts w:ascii="Times New Roman" w:hAnsi="Times New Roman" w:cs="Times New Roman"/>
          <w:sz w:val="24"/>
          <w:szCs w:val="24"/>
        </w:rPr>
        <w:t xml:space="preserve">The changes proposed </w:t>
      </w:r>
      <w:r w:rsidR="00BB4D43" w:rsidRPr="00965099">
        <w:rPr>
          <w:rFonts w:ascii="Times New Roman" w:hAnsi="Times New Roman" w:cs="Times New Roman"/>
          <w:sz w:val="24"/>
          <w:szCs w:val="24"/>
        </w:rPr>
        <w:t xml:space="preserve">for the Nepal </w:t>
      </w:r>
      <w:r w:rsidRPr="00965099">
        <w:rPr>
          <w:rFonts w:ascii="Times New Roman" w:hAnsi="Times New Roman" w:cs="Times New Roman"/>
          <w:sz w:val="24"/>
          <w:szCs w:val="24"/>
        </w:rPr>
        <w:t xml:space="preserve">streetlights are replacement of the LED light driver and changing to </w:t>
      </w:r>
      <w:r w:rsidR="00BB4D43" w:rsidRPr="00965099">
        <w:rPr>
          <w:rFonts w:ascii="Times New Roman" w:hAnsi="Times New Roman" w:cs="Times New Roman"/>
          <w:sz w:val="24"/>
          <w:szCs w:val="24"/>
        </w:rPr>
        <w:t xml:space="preserve">a </w:t>
      </w:r>
      <w:r w:rsidRPr="00965099">
        <w:rPr>
          <w:rFonts w:ascii="Times New Roman" w:hAnsi="Times New Roman" w:cs="Times New Roman"/>
          <w:sz w:val="24"/>
          <w:szCs w:val="24"/>
        </w:rPr>
        <w:t>12/250 VE inverter for the sockets. This</w:t>
      </w:r>
      <w:r w:rsidR="00D95830" w:rsidRPr="00965099">
        <w:rPr>
          <w:rFonts w:ascii="Times New Roman" w:hAnsi="Times New Roman" w:cs="Times New Roman"/>
          <w:sz w:val="24"/>
          <w:szCs w:val="24"/>
        </w:rPr>
        <w:t xml:space="preserve"> is to </w:t>
      </w:r>
      <w:r w:rsidRPr="00965099">
        <w:rPr>
          <w:rFonts w:ascii="Times New Roman" w:hAnsi="Times New Roman" w:cs="Times New Roman"/>
          <w:sz w:val="24"/>
          <w:szCs w:val="24"/>
        </w:rPr>
        <w:t xml:space="preserve">improve the </w:t>
      </w:r>
      <w:r w:rsidR="00D95830" w:rsidRPr="00965099">
        <w:rPr>
          <w:rFonts w:ascii="Times New Roman" w:hAnsi="Times New Roman" w:cs="Times New Roman"/>
          <w:sz w:val="24"/>
          <w:szCs w:val="24"/>
        </w:rPr>
        <w:t xml:space="preserve">reliability of both the </w:t>
      </w:r>
      <w:r w:rsidRPr="00965099">
        <w:rPr>
          <w:rFonts w:ascii="Times New Roman" w:hAnsi="Times New Roman" w:cs="Times New Roman"/>
          <w:sz w:val="24"/>
          <w:szCs w:val="24"/>
        </w:rPr>
        <w:t>light</w:t>
      </w:r>
      <w:r w:rsidR="00D95830" w:rsidRPr="00965099">
        <w:rPr>
          <w:rFonts w:ascii="Times New Roman" w:hAnsi="Times New Roman" w:cs="Times New Roman"/>
          <w:sz w:val="24"/>
          <w:szCs w:val="24"/>
        </w:rPr>
        <w:t xml:space="preserve"> and socket inverter</w:t>
      </w:r>
      <w:r w:rsidRPr="00965099">
        <w:rPr>
          <w:rFonts w:ascii="Times New Roman" w:hAnsi="Times New Roman" w:cs="Times New Roman"/>
          <w:sz w:val="24"/>
          <w:szCs w:val="24"/>
        </w:rPr>
        <w:t>. Based on these system changes, Fix X shows how the surplus energy available from the socket would vary each day over an entire TMY, taking into account inefficiencies (88% inverter, syste</w:t>
      </w:r>
      <w:r w:rsidR="00965099">
        <w:rPr>
          <w:rFonts w:ascii="Times New Roman" w:hAnsi="Times New Roman" w:cs="Times New Roman"/>
          <w:sz w:val="24"/>
          <w:szCs w:val="24"/>
        </w:rPr>
        <w:t xml:space="preserve">m losses?) and capture losses. </w:t>
      </w:r>
      <w:r w:rsidRPr="00965099">
        <w:rPr>
          <w:rFonts w:ascii="Times New Roman" w:hAnsi="Times New Roman" w:cs="Times New Roman"/>
          <w:sz w:val="24"/>
          <w:szCs w:val="24"/>
        </w:rPr>
        <w:t>75</w:t>
      </w:r>
      <w:r w:rsidR="00965099">
        <w:rPr>
          <w:rFonts w:ascii="Times New Roman" w:hAnsi="Times New Roman" w:cs="Times New Roman"/>
          <w:sz w:val="24"/>
          <w:szCs w:val="24"/>
        </w:rPr>
        <w:t>%</w:t>
      </w:r>
      <w:r w:rsidRPr="00965099">
        <w:rPr>
          <w:rFonts w:ascii="Times New Roman" w:hAnsi="Times New Roman" w:cs="Times New Roman"/>
          <w:sz w:val="24"/>
          <w:szCs w:val="24"/>
        </w:rPr>
        <w:t>/90% of time there would be X kWh available per day, with a peak of X kW.</w:t>
      </w:r>
    </w:p>
    <w:p w14:paraId="3094CD45" w14:textId="06B9710F" w:rsidR="0062360A" w:rsidRDefault="0062360A" w:rsidP="00AE0C04">
      <w:pPr>
        <w:rPr>
          <w:sz w:val="24"/>
          <w:szCs w:val="24"/>
        </w:rPr>
      </w:pPr>
    </w:p>
    <w:p w14:paraId="133301CD" w14:textId="0115E5C8" w:rsidR="0062360A" w:rsidRDefault="004651FA" w:rsidP="00AE0C04">
      <w:pPr>
        <w:rPr>
          <w:sz w:val="24"/>
          <w:szCs w:val="24"/>
        </w:rPr>
      </w:pPr>
      <w:r>
        <w:rPr>
          <w:noProof/>
          <w:lang w:eastAsia="en-GB"/>
        </w:rPr>
        <w:lastRenderedPageBreak/>
        <w:drawing>
          <wp:inline distT="0" distB="0" distL="0" distR="0" wp14:anchorId="528EB477" wp14:editId="47AE2BB9">
            <wp:extent cx="5715000" cy="4336415"/>
            <wp:effectExtent l="0" t="0" r="0" b="6985"/>
            <wp:docPr id="63" name="Picture 63" descr="C:\Users\ac2569\Downloads\Capture_loss_S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2569\Downloads\Capture_loss_SL1.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15000" cy="4336415"/>
                    </a:xfrm>
                    <a:prstGeom prst="rect">
                      <a:avLst/>
                    </a:prstGeom>
                    <a:noFill/>
                    <a:ln>
                      <a:noFill/>
                    </a:ln>
                  </pic:spPr>
                </pic:pic>
              </a:graphicData>
            </a:graphic>
          </wp:inline>
        </w:drawing>
      </w:r>
    </w:p>
    <w:p w14:paraId="215C4513" w14:textId="2A9179DF" w:rsidR="00BB4D43" w:rsidRPr="00965099" w:rsidRDefault="00BB4D43" w:rsidP="00BB4D43">
      <w:pPr>
        <w:rPr>
          <w:rFonts w:ascii="Times New Roman" w:hAnsi="Times New Roman" w:cs="Times New Roman"/>
          <w:sz w:val="24"/>
          <w:szCs w:val="24"/>
        </w:rPr>
      </w:pPr>
      <w:r w:rsidRPr="00965099">
        <w:rPr>
          <w:rFonts w:ascii="Times New Roman" w:hAnsi="Times New Roman" w:cs="Times New Roman"/>
          <w:sz w:val="24"/>
          <w:szCs w:val="24"/>
        </w:rPr>
        <w:t>Fig X: Additional energy that could be utilised from the system, after remedial action made</w:t>
      </w:r>
      <w:r w:rsidR="00965099" w:rsidRPr="00965099">
        <w:rPr>
          <w:rFonts w:ascii="Times New Roman" w:hAnsi="Times New Roman" w:cs="Times New Roman"/>
          <w:sz w:val="24"/>
          <w:szCs w:val="24"/>
        </w:rPr>
        <w:t xml:space="preserve"> in Nepal</w:t>
      </w:r>
      <w:r w:rsidRPr="00965099">
        <w:rPr>
          <w:rFonts w:ascii="Times New Roman" w:hAnsi="Times New Roman" w:cs="Times New Roman"/>
          <w:sz w:val="24"/>
          <w:szCs w:val="24"/>
        </w:rPr>
        <w:t>.</w:t>
      </w:r>
      <w:r w:rsidRPr="00965099">
        <w:rPr>
          <w:rFonts w:ascii="Times New Roman" w:hAnsi="Times New Roman" w:cs="Times New Roman"/>
          <w:i/>
          <w:sz w:val="24"/>
          <w:szCs w:val="24"/>
        </w:rPr>
        <w:t xml:space="preserve"> how will this look with predicted irradiance or TMY </w:t>
      </w:r>
      <w:proofErr w:type="gramStart"/>
      <w:r w:rsidRPr="00965099">
        <w:rPr>
          <w:rFonts w:ascii="Times New Roman" w:hAnsi="Times New Roman" w:cs="Times New Roman"/>
          <w:i/>
          <w:sz w:val="24"/>
          <w:szCs w:val="24"/>
        </w:rPr>
        <w:t>data,.</w:t>
      </w:r>
      <w:proofErr w:type="gramEnd"/>
      <w:r w:rsidRPr="00965099">
        <w:rPr>
          <w:rFonts w:ascii="Times New Roman" w:hAnsi="Times New Roman" w:cs="Times New Roman"/>
          <w:i/>
          <w:sz w:val="24"/>
          <w:szCs w:val="24"/>
        </w:rPr>
        <w:t xml:space="preserve"> rather than live </w:t>
      </w:r>
      <w:proofErr w:type="spellStart"/>
      <w:r w:rsidRPr="00965099">
        <w:rPr>
          <w:rFonts w:ascii="Times New Roman" w:hAnsi="Times New Roman" w:cs="Times New Roman"/>
          <w:i/>
          <w:sz w:val="24"/>
          <w:szCs w:val="24"/>
        </w:rPr>
        <w:t>solcast</w:t>
      </w:r>
      <w:proofErr w:type="spellEnd"/>
      <w:r w:rsidR="00D95830" w:rsidRPr="00965099">
        <w:rPr>
          <w:rFonts w:ascii="Times New Roman" w:hAnsi="Times New Roman" w:cs="Times New Roman"/>
          <w:i/>
          <w:sz w:val="24"/>
          <w:szCs w:val="24"/>
        </w:rPr>
        <w:t>, which often over/under predicts the actual irradiance during cloudy conditions</w:t>
      </w:r>
      <w:r w:rsidRPr="00965099">
        <w:rPr>
          <w:rFonts w:ascii="Times New Roman" w:hAnsi="Times New Roman" w:cs="Times New Roman"/>
          <w:i/>
          <w:sz w:val="24"/>
          <w:szCs w:val="24"/>
        </w:rPr>
        <w:t>?</w:t>
      </w:r>
    </w:p>
    <w:p w14:paraId="401CE347" w14:textId="77777777" w:rsidR="00BB4D43" w:rsidRDefault="00BB4D43" w:rsidP="00AE0C04">
      <w:pPr>
        <w:rPr>
          <w:sz w:val="24"/>
          <w:szCs w:val="24"/>
        </w:rPr>
      </w:pPr>
    </w:p>
    <w:p w14:paraId="061312F6" w14:textId="05672DCD" w:rsidR="008D2A3C" w:rsidRDefault="007914EC" w:rsidP="008D2A3C">
      <w:pPr>
        <w:pStyle w:val="ListParagraph"/>
        <w:numPr>
          <w:ilvl w:val="0"/>
          <w:numId w:val="31"/>
        </w:numPr>
        <w:rPr>
          <w:b/>
        </w:rPr>
      </w:pPr>
      <w:r w:rsidRPr="0034226F">
        <w:rPr>
          <w:b/>
        </w:rPr>
        <w:t>Discussion</w:t>
      </w:r>
    </w:p>
    <w:p w14:paraId="13D74204" w14:textId="71BC33B0" w:rsidR="005E30A2" w:rsidRPr="00494A3A" w:rsidRDefault="005E30A2" w:rsidP="005E30A2">
      <w:pPr>
        <w:pStyle w:val="ListParagraph"/>
        <w:numPr>
          <w:ilvl w:val="0"/>
          <w:numId w:val="8"/>
        </w:numPr>
      </w:pPr>
      <w:r w:rsidRPr="00494A3A">
        <w:t xml:space="preserve">How do are results compare with other reported </w:t>
      </w:r>
      <w:r>
        <w:t>off-grid streetlights</w:t>
      </w:r>
      <w:r w:rsidRPr="00494A3A">
        <w:t>?</w:t>
      </w:r>
    </w:p>
    <w:p w14:paraId="440C49C7" w14:textId="77777777" w:rsidR="005E30A2" w:rsidRDefault="005E30A2" w:rsidP="005E30A2">
      <w:pPr>
        <w:pStyle w:val="ListParagraph"/>
        <w:numPr>
          <w:ilvl w:val="0"/>
          <w:numId w:val="8"/>
        </w:numPr>
      </w:pPr>
      <w:r>
        <w:t>What are</w:t>
      </w:r>
      <w:r w:rsidRPr="00494A3A">
        <w:t xml:space="preserve"> the implications of the results in a humanitarian setting?</w:t>
      </w:r>
    </w:p>
    <w:p w14:paraId="43DBAB96" w14:textId="07B52E54" w:rsidR="005E30A2" w:rsidRDefault="005E30A2" w:rsidP="00965099">
      <w:pPr>
        <w:pStyle w:val="ListParagraph"/>
        <w:numPr>
          <w:ilvl w:val="0"/>
          <w:numId w:val="8"/>
        </w:numPr>
      </w:pPr>
      <w:commentRangeStart w:id="226"/>
      <w:r>
        <w:t xml:space="preserve">What were caused for unexpected poor performance: quality of components, access to sites, supplier inexperience with </w:t>
      </w:r>
      <w:proofErr w:type="spellStart"/>
      <w:r>
        <w:t>forgien</w:t>
      </w:r>
      <w:proofErr w:type="spellEnd"/>
      <w:r>
        <w:t xml:space="preserve"> products.</w:t>
      </w:r>
      <w:commentRangeEnd w:id="226"/>
      <w:r w:rsidR="003770A5">
        <w:rPr>
          <w:rStyle w:val="CommentReference"/>
          <w:rFonts w:ascii="Calibri" w:eastAsia="Calibri" w:hAnsi="Calibri" w:cs="Calibri"/>
          <w:lang w:eastAsia="en-GB"/>
        </w:rPr>
        <w:commentReference w:id="226"/>
      </w:r>
    </w:p>
    <w:p w14:paraId="5D5275F4" w14:textId="77777777" w:rsidR="005E30A2" w:rsidRDefault="005E30A2" w:rsidP="005E30A2">
      <w:pPr>
        <w:pStyle w:val="ListParagraph"/>
        <w:numPr>
          <w:ilvl w:val="0"/>
          <w:numId w:val="8"/>
        </w:numPr>
      </w:pPr>
      <w:r>
        <w:t>Further work/research question that need to be answered</w:t>
      </w:r>
    </w:p>
    <w:p w14:paraId="5FEAD54D" w14:textId="6EB4AC6F" w:rsidR="008D2A3C" w:rsidRDefault="002A7A0E" w:rsidP="008D2A3C">
      <w:pPr>
        <w:rPr>
          <w:i/>
        </w:rPr>
      </w:pPr>
      <w:commentRangeStart w:id="227"/>
      <w:r>
        <w:rPr>
          <w:i/>
        </w:rPr>
        <w:t>Q1</w:t>
      </w:r>
      <w:r w:rsidR="008D2A3C">
        <w:rPr>
          <w:i/>
        </w:rPr>
        <w:t xml:space="preserve">: </w:t>
      </w:r>
      <w:r w:rsidR="008D2A3C" w:rsidRPr="001B6EF9">
        <w:rPr>
          <w:i/>
        </w:rPr>
        <w:t xml:space="preserve">What can be </w:t>
      </w:r>
      <w:r w:rsidR="008D2A3C" w:rsidRPr="00782301">
        <w:rPr>
          <w:i/>
        </w:rPr>
        <w:t>learnt from deploying solar streetlights in displaced settlement that will make future interventions more technically successful?</w:t>
      </w:r>
      <w:commentRangeEnd w:id="227"/>
      <w:r w:rsidR="003770A5">
        <w:rPr>
          <w:rStyle w:val="CommentReference"/>
          <w:rFonts w:ascii="Calibri" w:eastAsia="Calibri" w:hAnsi="Calibri" w:cs="Calibri"/>
          <w:lang w:eastAsia="en-GB"/>
        </w:rPr>
        <w:commentReference w:id="227"/>
      </w:r>
    </w:p>
    <w:p w14:paraId="04DFEB33" w14:textId="697B8C97" w:rsidR="00F45B41" w:rsidRDefault="00F45B41" w:rsidP="00AD3788">
      <w:pPr>
        <w:pStyle w:val="ListParagraph"/>
        <w:numPr>
          <w:ilvl w:val="0"/>
          <w:numId w:val="13"/>
        </w:numPr>
      </w:pPr>
      <w:r w:rsidRPr="00F45B41">
        <w:t>An interesting observation was that the poor performance of the systems was not due to tampering</w:t>
      </w:r>
      <w:r>
        <w:t>, damage or component theft. This is often cited as a major cause. A lot of effort went into the community engagement and co-design process, which may have mitigated this risk.</w:t>
      </w:r>
    </w:p>
    <w:p w14:paraId="28473C3D" w14:textId="7EA0ABBB" w:rsidR="00F45B41" w:rsidRDefault="00F45B41" w:rsidP="00F45B41">
      <w:pPr>
        <w:pStyle w:val="ListParagraph"/>
        <w:numPr>
          <w:ilvl w:val="0"/>
          <w:numId w:val="13"/>
        </w:numPr>
      </w:pPr>
      <w:r>
        <w:t>Supplier experience, local skills, access to parts.</w:t>
      </w:r>
    </w:p>
    <w:p w14:paraId="74E92EF3" w14:textId="4B2C839F" w:rsidR="00F45B41" w:rsidRDefault="00F45B41" w:rsidP="00F45B41">
      <w:pPr>
        <w:pStyle w:val="ListParagraph"/>
        <w:numPr>
          <w:ilvl w:val="0"/>
          <w:numId w:val="13"/>
        </w:numPr>
      </w:pPr>
      <w:r>
        <w:t xml:space="preserve">In Rwanda, even the poles had to be imported from Uganda which caused significant delays in deployment. </w:t>
      </w:r>
      <w:r w:rsidR="00D77E43">
        <w:t>Impart</w:t>
      </w:r>
      <w:r>
        <w:t xml:space="preserve"> problems caused delays in Nepal too.</w:t>
      </w:r>
    </w:p>
    <w:p w14:paraId="20455428" w14:textId="175DA087" w:rsidR="001704C2" w:rsidRDefault="006372CC" w:rsidP="001704C2">
      <w:pPr>
        <w:pStyle w:val="ListParagraph"/>
        <w:numPr>
          <w:ilvl w:val="0"/>
          <w:numId w:val="13"/>
        </w:numPr>
      </w:pPr>
      <w:r>
        <w:lastRenderedPageBreak/>
        <w:t>Build</w:t>
      </w:r>
      <w:r w:rsidR="001704C2">
        <w:t xml:space="preserve"> and test 1 system, revise/improve before upscale. </w:t>
      </w:r>
    </w:p>
    <w:p w14:paraId="154CD03A" w14:textId="27BD5BEA" w:rsidR="001704C2" w:rsidRPr="00F45B41" w:rsidRDefault="001704C2" w:rsidP="001704C2">
      <w:pPr>
        <w:pStyle w:val="ListParagraph"/>
        <w:numPr>
          <w:ilvl w:val="0"/>
          <w:numId w:val="13"/>
        </w:numPr>
      </w:pPr>
      <w:r w:rsidRPr="001704C2">
        <w:t>Ascertain</w:t>
      </w:r>
      <w:r>
        <w:t xml:space="preserve"> energy demands for communal resource first – battery/invert/socket box example? </w:t>
      </w:r>
    </w:p>
    <w:p w14:paraId="31809AAE" w14:textId="77777777" w:rsidR="006372CC" w:rsidRPr="009F7B1B" w:rsidRDefault="006372CC" w:rsidP="006372CC">
      <w:pPr>
        <w:pStyle w:val="ListParagraph"/>
        <w:numPr>
          <w:ilvl w:val="0"/>
          <w:numId w:val="39"/>
        </w:numPr>
        <w:rPr>
          <w:b/>
        </w:rPr>
      </w:pPr>
      <w:r>
        <w:t>Similarities between Nepal and Rwanda: (low socket usage, issues with LED driver/lights, supplier lack of experience with system outside of the norm, community looked after systems well and engaged with team, poor quality workmanship?)</w:t>
      </w:r>
    </w:p>
    <w:p w14:paraId="63B03BB2" w14:textId="4E1443C5" w:rsidR="006B33A6" w:rsidRPr="006B33A6" w:rsidRDefault="009F7B1B" w:rsidP="006B33A6">
      <w:pPr>
        <w:pStyle w:val="ListParagraph"/>
        <w:numPr>
          <w:ilvl w:val="0"/>
          <w:numId w:val="39"/>
        </w:numPr>
        <w:rPr>
          <w:b/>
        </w:rPr>
      </w:pPr>
      <w:commentRangeStart w:id="228"/>
      <w:r>
        <w:t xml:space="preserve">Pyrometer needed for more </w:t>
      </w:r>
      <w:r w:rsidR="00D77E43">
        <w:t>accurate</w:t>
      </w:r>
      <w:r>
        <w:t xml:space="preserve"> performance </w:t>
      </w:r>
      <w:r w:rsidR="00D77E43">
        <w:t>assessments</w:t>
      </w:r>
      <w:r>
        <w:t xml:space="preserve">, even though this is not necessary recommended for such small scale solar systems, as day-to-day error for actual PV power output to live </w:t>
      </w:r>
      <w:proofErr w:type="spellStart"/>
      <w:r>
        <w:t>SolCast</w:t>
      </w:r>
      <w:proofErr w:type="spellEnd"/>
      <w:r>
        <w:t xml:space="preserve"> data ranged from –X% to X% (which was unexpected based on the 25% error report in </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ADDIN RW.CITE{{925 Perez,Richard 2001; 924 Bright,JamieM 2019}}</w:instrText>
      </w:r>
      <w:r>
        <w:rPr>
          <w:rFonts w:ascii="Times New Roman" w:hAnsi="Times New Roman" w:cs="Times New Roman"/>
          <w:color w:val="000000" w:themeColor="text1"/>
          <w:sz w:val="24"/>
          <w:szCs w:val="24"/>
        </w:rPr>
        <w:fldChar w:fldCharType="separate"/>
      </w:r>
      <w:r w:rsidRPr="00316434">
        <w:rPr>
          <w:rFonts w:ascii="Times New Roman" w:hAnsi="Times New Roman" w:cs="Times New Roman"/>
          <w:bCs/>
          <w:color w:val="000000" w:themeColor="text1"/>
          <w:sz w:val="24"/>
          <w:szCs w:val="24"/>
          <w:lang w:val="en-US"/>
        </w:rPr>
        <w:t>(Perez et al., 2001,Bright, 2019)</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 +differences could be due to panel alignment error measurements and</w:t>
      </w:r>
      <w:r w:rsidR="006B33A6">
        <w:rPr>
          <w:rFonts w:ascii="Times New Roman" w:hAnsi="Times New Roman" w:cs="Times New Roman"/>
          <w:color w:val="000000" w:themeColor="text1"/>
          <w:sz w:val="24"/>
          <w:szCs w:val="24"/>
        </w:rPr>
        <w:t xml:space="preserve"> shading</w:t>
      </w:r>
      <w:commentRangeEnd w:id="228"/>
      <w:r w:rsidR="003770A5">
        <w:rPr>
          <w:rStyle w:val="CommentReference"/>
          <w:rFonts w:ascii="Calibri" w:eastAsia="Calibri" w:hAnsi="Calibri" w:cs="Calibri"/>
          <w:lang w:eastAsia="en-GB"/>
        </w:rPr>
        <w:commentReference w:id="228"/>
      </w:r>
    </w:p>
    <w:p w14:paraId="7A78C65D" w14:textId="2304637A" w:rsidR="006B33A6" w:rsidRPr="006B33A6" w:rsidRDefault="006B33A6" w:rsidP="006B33A6">
      <w:pPr>
        <w:pStyle w:val="ListParagraph"/>
        <w:numPr>
          <w:ilvl w:val="0"/>
          <w:numId w:val="39"/>
        </w:numPr>
        <w:rPr>
          <w:b/>
        </w:rPr>
      </w:pPr>
      <w:commentRangeStart w:id="229"/>
      <w:r>
        <w:rPr>
          <w:rFonts w:ascii="Times New Roman" w:hAnsi="Times New Roman" w:cs="Times New Roman"/>
          <w:color w:val="000000" w:themeColor="text1"/>
          <w:sz w:val="24"/>
          <w:szCs w:val="24"/>
        </w:rPr>
        <w:t xml:space="preserve">If monitoring and collecting data in field for any PV system, there is a need to evaluate properly any missing data, which has not </w:t>
      </w:r>
      <w:proofErr w:type="gramStart"/>
      <w:r>
        <w:rPr>
          <w:rFonts w:ascii="Times New Roman" w:hAnsi="Times New Roman" w:cs="Times New Roman"/>
          <w:color w:val="000000" w:themeColor="text1"/>
          <w:sz w:val="24"/>
          <w:szCs w:val="24"/>
        </w:rPr>
        <w:t>be</w:t>
      </w:r>
      <w:proofErr w:type="gramEnd"/>
      <w:r>
        <w:rPr>
          <w:rFonts w:ascii="Times New Roman" w:hAnsi="Times New Roman" w:cs="Times New Roman"/>
          <w:color w:val="000000" w:themeColor="text1"/>
          <w:sz w:val="24"/>
          <w:szCs w:val="24"/>
        </w:rPr>
        <w:t xml:space="preserve"> done in the majority PV assessment studies.</w:t>
      </w:r>
      <w:r w:rsidRPr="006B33A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Need to analyses yield and</w:t>
      </w:r>
      <w:r w:rsidRPr="006B33A6">
        <w:rPr>
          <w:rFonts w:ascii="Times New Roman" w:hAnsi="Times New Roman" w:cs="Times New Roman"/>
          <w:color w:val="000000" w:themeColor="text1"/>
          <w:sz w:val="24"/>
          <w:szCs w:val="24"/>
        </w:rPr>
        <w:t xml:space="preserve"> when data is missing</w:t>
      </w:r>
      <w:r>
        <w:rPr>
          <w:rFonts w:ascii="Times New Roman" w:hAnsi="Times New Roman" w:cs="Times New Roman"/>
          <w:color w:val="000000" w:themeColor="text1"/>
          <w:sz w:val="24"/>
          <w:szCs w:val="24"/>
        </w:rPr>
        <w:t>, to</w:t>
      </w:r>
      <w:r w:rsidRPr="006B33A6">
        <w:rPr>
          <w:rFonts w:ascii="Times New Roman" w:hAnsi="Times New Roman" w:cs="Times New Roman"/>
          <w:color w:val="000000" w:themeColor="text1"/>
          <w:sz w:val="24"/>
          <w:szCs w:val="24"/>
        </w:rPr>
        <w:t xml:space="preserve"> aid in determining why missing data is occurring – using on</w:t>
      </w:r>
      <w:r>
        <w:rPr>
          <w:rFonts w:ascii="Times New Roman" w:hAnsi="Times New Roman" w:cs="Times New Roman"/>
          <w:color w:val="000000" w:themeColor="text1"/>
          <w:sz w:val="24"/>
          <w:szCs w:val="24"/>
        </w:rPr>
        <w:t>ly</w:t>
      </w:r>
      <w:r w:rsidRPr="006B33A6">
        <w:rPr>
          <w:rFonts w:ascii="Times New Roman" w:hAnsi="Times New Roman" w:cs="Times New Roman"/>
          <w:color w:val="000000" w:themeColor="text1"/>
          <w:sz w:val="24"/>
          <w:szCs w:val="24"/>
        </w:rPr>
        <w:t xml:space="preserve"> full data days</w:t>
      </w:r>
      <w:r>
        <w:rPr>
          <w:rFonts w:ascii="Times New Roman" w:hAnsi="Times New Roman" w:cs="Times New Roman"/>
          <w:color w:val="000000" w:themeColor="text1"/>
          <w:sz w:val="24"/>
          <w:szCs w:val="24"/>
        </w:rPr>
        <w:t xml:space="preserve"> [such as in gives ref]</w:t>
      </w:r>
      <w:r w:rsidRPr="006B33A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could result in</w:t>
      </w:r>
      <w:r w:rsidRPr="006B33A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inaccuracies</w:t>
      </w:r>
      <w:r w:rsidRPr="006B33A6">
        <w:rPr>
          <w:rFonts w:ascii="Times New Roman" w:hAnsi="Times New Roman" w:cs="Times New Roman"/>
          <w:color w:val="000000" w:themeColor="text1"/>
          <w:sz w:val="24"/>
          <w:szCs w:val="24"/>
        </w:rPr>
        <w:t xml:space="preserve"> as </w:t>
      </w:r>
      <w:r>
        <w:rPr>
          <w:rFonts w:ascii="Times New Roman" w:hAnsi="Times New Roman" w:cs="Times New Roman"/>
          <w:color w:val="000000" w:themeColor="text1"/>
          <w:sz w:val="24"/>
          <w:szCs w:val="24"/>
        </w:rPr>
        <w:t xml:space="preserve">battery behaviour is cyclic and </w:t>
      </w:r>
      <w:r w:rsidRPr="006B33A6">
        <w:rPr>
          <w:rFonts w:ascii="Times New Roman" w:hAnsi="Times New Roman" w:cs="Times New Roman"/>
          <w:color w:val="000000" w:themeColor="text1"/>
          <w:sz w:val="24"/>
          <w:szCs w:val="24"/>
        </w:rPr>
        <w:t xml:space="preserve">power outages have to be taken into consideration to be able to properly estimate capture losses and capacity shortage. </w:t>
      </w:r>
      <w:r w:rsidR="00964EB2">
        <w:rPr>
          <w:rFonts w:ascii="Times New Roman" w:hAnsi="Times New Roman" w:cs="Times New Roman"/>
          <w:color w:val="000000" w:themeColor="text1"/>
          <w:sz w:val="24"/>
          <w:szCs w:val="24"/>
        </w:rPr>
        <w:t>D</w:t>
      </w:r>
      <w:r w:rsidRPr="006B33A6">
        <w:rPr>
          <w:rFonts w:ascii="Times New Roman" w:hAnsi="Times New Roman" w:cs="Times New Roman"/>
          <w:color w:val="000000" w:themeColor="text1"/>
          <w:sz w:val="24"/>
          <w:szCs w:val="24"/>
        </w:rPr>
        <w:t>ifficult</w:t>
      </w:r>
      <w:r w:rsidR="00964EB2">
        <w:rPr>
          <w:rFonts w:ascii="Times New Roman" w:hAnsi="Times New Roman" w:cs="Times New Roman"/>
          <w:color w:val="000000" w:themeColor="text1"/>
          <w:sz w:val="24"/>
          <w:szCs w:val="24"/>
        </w:rPr>
        <w:t>y</w:t>
      </w:r>
      <w:r w:rsidRPr="006B33A6">
        <w:rPr>
          <w:rFonts w:ascii="Times New Roman" w:hAnsi="Times New Roman" w:cs="Times New Roman"/>
          <w:color w:val="000000" w:themeColor="text1"/>
          <w:sz w:val="24"/>
          <w:szCs w:val="24"/>
        </w:rPr>
        <w:t xml:space="preserve"> of </w:t>
      </w:r>
      <w:r w:rsidR="00964EB2">
        <w:rPr>
          <w:rFonts w:ascii="Times New Roman" w:hAnsi="Times New Roman" w:cs="Times New Roman"/>
          <w:color w:val="000000" w:themeColor="text1"/>
          <w:sz w:val="24"/>
          <w:szCs w:val="24"/>
        </w:rPr>
        <w:t>imputing data accurately for</w:t>
      </w:r>
      <w:r w:rsidRPr="006B33A6">
        <w:rPr>
          <w:rFonts w:ascii="Times New Roman" w:hAnsi="Times New Roman" w:cs="Times New Roman"/>
          <w:color w:val="000000" w:themeColor="text1"/>
          <w:sz w:val="24"/>
          <w:szCs w:val="24"/>
        </w:rPr>
        <w:t xml:space="preserve"> large amount</w:t>
      </w:r>
      <w:r w:rsidR="00964EB2">
        <w:rPr>
          <w:rFonts w:ascii="Times New Roman" w:hAnsi="Times New Roman" w:cs="Times New Roman"/>
          <w:color w:val="000000" w:themeColor="text1"/>
          <w:sz w:val="24"/>
          <w:szCs w:val="24"/>
        </w:rPr>
        <w:t>s</w:t>
      </w:r>
      <w:r w:rsidRPr="006B33A6">
        <w:rPr>
          <w:rFonts w:ascii="Times New Roman" w:hAnsi="Times New Roman" w:cs="Times New Roman"/>
          <w:color w:val="000000" w:themeColor="text1"/>
          <w:sz w:val="24"/>
          <w:szCs w:val="24"/>
        </w:rPr>
        <w:t xml:space="preserve"> of</w:t>
      </w:r>
      <w:r w:rsidR="00964EB2">
        <w:rPr>
          <w:rFonts w:ascii="Times New Roman" w:hAnsi="Times New Roman" w:cs="Times New Roman"/>
          <w:color w:val="000000" w:themeColor="text1"/>
          <w:sz w:val="24"/>
          <w:szCs w:val="24"/>
        </w:rPr>
        <w:t xml:space="preserve"> missing </w:t>
      </w:r>
      <w:r w:rsidRPr="006B33A6">
        <w:rPr>
          <w:rFonts w:ascii="Times New Roman" w:hAnsi="Times New Roman" w:cs="Times New Roman"/>
          <w:color w:val="000000" w:themeColor="text1"/>
          <w:sz w:val="24"/>
          <w:szCs w:val="24"/>
        </w:rPr>
        <w:t xml:space="preserve">and erroneous data. </w:t>
      </w:r>
      <w:commentRangeEnd w:id="229"/>
      <w:r w:rsidR="003770A5">
        <w:rPr>
          <w:rStyle w:val="CommentReference"/>
          <w:rFonts w:ascii="Calibri" w:eastAsia="Calibri" w:hAnsi="Calibri" w:cs="Calibri"/>
          <w:lang w:eastAsia="en-GB"/>
        </w:rPr>
        <w:commentReference w:id="229"/>
      </w:r>
    </w:p>
    <w:p w14:paraId="4B82FA4C" w14:textId="2C766143" w:rsidR="00AB604E" w:rsidRDefault="002A7A0E" w:rsidP="00AB604E">
      <w:pPr>
        <w:rPr>
          <w:i/>
        </w:rPr>
      </w:pPr>
      <w:commentRangeStart w:id="230"/>
      <w:r>
        <w:rPr>
          <w:i/>
        </w:rPr>
        <w:t>Q2</w:t>
      </w:r>
      <w:r w:rsidR="00AB604E">
        <w:rPr>
          <w:i/>
        </w:rPr>
        <w:t xml:space="preserve">: </w:t>
      </w:r>
      <w:r w:rsidR="00AB604E" w:rsidRPr="001B6EF9">
        <w:rPr>
          <w:i/>
        </w:rPr>
        <w:t xml:space="preserve">Can solar streetlight performance be improved by providing communities with access </w:t>
      </w:r>
      <w:r w:rsidR="00AB604E">
        <w:rPr>
          <w:i/>
        </w:rPr>
        <w:t xml:space="preserve">to surplus energy </w:t>
      </w:r>
      <w:r w:rsidR="00AB604E" w:rsidRPr="001B6EF9">
        <w:rPr>
          <w:i/>
        </w:rPr>
        <w:t>at the lights and does demand exceed supply?</w:t>
      </w:r>
      <w:commentRangeEnd w:id="230"/>
      <w:r w:rsidR="00557BBE">
        <w:rPr>
          <w:rStyle w:val="CommentReference"/>
          <w:rFonts w:ascii="Calibri" w:eastAsia="Calibri" w:hAnsi="Calibri" w:cs="Calibri"/>
          <w:lang w:eastAsia="en-GB"/>
        </w:rPr>
        <w:commentReference w:id="230"/>
      </w:r>
    </w:p>
    <w:p w14:paraId="761A5A12" w14:textId="4F67939C" w:rsidR="00AB604E" w:rsidRDefault="00AB604E" w:rsidP="00AB604E">
      <w:pPr>
        <w:pStyle w:val="ListParagraph"/>
        <w:numPr>
          <w:ilvl w:val="0"/>
          <w:numId w:val="13"/>
        </w:numPr>
      </w:pPr>
      <w:r w:rsidRPr="007914EC">
        <w:t>No indication from results that a centralised system providing community energy access and powering the streetlights would be of any benefit as socket appliance</w:t>
      </w:r>
      <w:r>
        <w:t xml:space="preserve"> rarely exceeded rated capacity.  (Nepal site was small, so would probably have been more cost effective. Rwanda lights spread over wide area, so would become impractical.)</w:t>
      </w:r>
    </w:p>
    <w:p w14:paraId="539694FF" w14:textId="47A3DB69" w:rsidR="00AB604E" w:rsidRDefault="005C310B" w:rsidP="00AB604E">
      <w:pPr>
        <w:pStyle w:val="ListParagraph"/>
        <w:numPr>
          <w:ilvl w:val="0"/>
          <w:numId w:val="13"/>
        </w:numPr>
      </w:pPr>
      <w:r>
        <w:t>Whilst usage was low, usage of sockets in Rwanda was particularly important to youths as it enabled them to charge their phones, save money from pay other vendors for phone charging and staying informed/connected. Similar usage of the socket in Nepal was mostly by youths, other than streetlights near homes which could connect indoor lights (not even mentioned logbooks yet to explain how we know this…)</w:t>
      </w:r>
    </w:p>
    <w:p w14:paraId="4EA04C5B" w14:textId="6F68AD84" w:rsidR="003D5D4C" w:rsidRPr="008D2A3C" w:rsidRDefault="003D5D4C" w:rsidP="00AB604E">
      <w:pPr>
        <w:pStyle w:val="ListParagraph"/>
        <w:numPr>
          <w:ilvl w:val="0"/>
          <w:numId w:val="13"/>
        </w:numPr>
      </w:pPr>
      <w:r>
        <w:t>Need more intelligent control of the light load and brightness based on</w:t>
      </w:r>
      <w:r w:rsidR="00547F5F">
        <w:t xml:space="preserve"> state of charge and day ahead </w:t>
      </w:r>
      <w:proofErr w:type="spellStart"/>
      <w:r w:rsidR="00547F5F">
        <w:t>forcasts</w:t>
      </w:r>
      <w:proofErr w:type="spellEnd"/>
      <w:r w:rsidR="00547F5F">
        <w:t xml:space="preserve">, however internet access to local parts to enable this makes this difficult.  </w:t>
      </w:r>
    </w:p>
    <w:p w14:paraId="229FFE5A" w14:textId="2E11AD02" w:rsidR="008D2A3C" w:rsidRDefault="008D2A3C" w:rsidP="008D2A3C">
      <w:pPr>
        <w:spacing w:after="0"/>
        <w:textAlignment w:val="baseline"/>
        <w:rPr>
          <w:i/>
          <w:color w:val="000000"/>
        </w:rPr>
      </w:pPr>
    </w:p>
    <w:p w14:paraId="282C2ED6" w14:textId="435660B9" w:rsidR="002A7A0E" w:rsidRPr="00860DF6" w:rsidRDefault="002A7A0E" w:rsidP="002A7A0E">
      <w:pPr>
        <w:spacing w:after="0"/>
        <w:textAlignment w:val="baseline"/>
        <w:rPr>
          <w:i/>
          <w:color w:val="000000"/>
        </w:rPr>
      </w:pPr>
      <w:commentRangeStart w:id="231"/>
      <w:r>
        <w:rPr>
          <w:i/>
          <w:color w:val="000000"/>
        </w:rPr>
        <w:t xml:space="preserve">Q3: </w:t>
      </w:r>
      <w:r w:rsidRPr="00860DF6">
        <w:rPr>
          <w:i/>
          <w:color w:val="000000"/>
        </w:rPr>
        <w:t xml:space="preserve">How accurate were the assumptions and simulations to design and size the systems using energy demand assumptions and meteorological conditions? </w:t>
      </w:r>
      <w:r>
        <w:rPr>
          <w:i/>
          <w:color w:val="000000"/>
        </w:rPr>
        <w:t xml:space="preserve">What were causes for divergence </w:t>
      </w:r>
      <w:r w:rsidRPr="00860DF6">
        <w:rPr>
          <w:i/>
          <w:color w:val="000000"/>
        </w:rPr>
        <w:t>(</w:t>
      </w:r>
      <w:r w:rsidRPr="00860DF6">
        <w:rPr>
          <w:i/>
        </w:rPr>
        <w:t>Do we want a similar question to the other solar paper 5?)</w:t>
      </w:r>
      <w:commentRangeEnd w:id="231"/>
      <w:r w:rsidR="00557BBE">
        <w:rPr>
          <w:rStyle w:val="CommentReference"/>
          <w:rFonts w:ascii="Calibri" w:eastAsia="Calibri" w:hAnsi="Calibri" w:cs="Calibri"/>
          <w:lang w:eastAsia="en-GB"/>
        </w:rPr>
        <w:commentReference w:id="231"/>
      </w:r>
    </w:p>
    <w:p w14:paraId="420DA208" w14:textId="77777777" w:rsidR="002A7A0E" w:rsidRDefault="002A7A0E" w:rsidP="002A7A0E">
      <w:pPr>
        <w:spacing w:after="0"/>
        <w:textAlignment w:val="baseline"/>
        <w:rPr>
          <w:i/>
          <w:color w:val="000000"/>
        </w:rPr>
      </w:pPr>
    </w:p>
    <w:p w14:paraId="200DE207" w14:textId="77777777" w:rsidR="002A7A0E" w:rsidRDefault="002A7A0E" w:rsidP="002A7A0E">
      <w:pPr>
        <w:pStyle w:val="ListParagraph"/>
        <w:numPr>
          <w:ilvl w:val="0"/>
          <w:numId w:val="13"/>
        </w:numPr>
      </w:pPr>
      <w:proofErr w:type="spellStart"/>
      <w:r>
        <w:t>SolCast</w:t>
      </w:r>
      <w:proofErr w:type="spellEnd"/>
      <w:r>
        <w:t xml:space="preserve"> inaccuracy (often lower than actual PV power output…)</w:t>
      </w:r>
      <w:r w:rsidRPr="006372CC">
        <w:t xml:space="preserve"> </w:t>
      </w:r>
      <w:r>
        <w:t xml:space="preserve">More reliable </w:t>
      </w:r>
      <w:proofErr w:type="spellStart"/>
      <w:r>
        <w:t>SolCast</w:t>
      </w:r>
      <w:proofErr w:type="spellEnd"/>
      <w:r>
        <w:t xml:space="preserve"> data for Nepal – why, can we quantify?</w:t>
      </w:r>
    </w:p>
    <w:p w14:paraId="4FA4E735" w14:textId="77777777" w:rsidR="002A7A0E" w:rsidRDefault="002A7A0E" w:rsidP="002A7A0E">
      <w:pPr>
        <w:pStyle w:val="ListParagraph"/>
        <w:numPr>
          <w:ilvl w:val="0"/>
          <w:numId w:val="13"/>
        </w:numPr>
      </w:pPr>
      <w:r>
        <w:t xml:space="preserve">The assumption made did not take into account unreliable components (an issue in Nepal due to the quality of the inverter and LED light/driver) or availability and selection of appropriate parts, such as AC/DC driver mismatch and inverter voltage rating mismatch (a </w:t>
      </w:r>
      <w:r>
        <w:lastRenderedPageBreak/>
        <w:t>DC-DC converter was used to make the 12 Voltage Inverter for the Socket match the system voltage, which likely caused some of the reliability issues)</w:t>
      </w:r>
    </w:p>
    <w:p w14:paraId="0446ACBB" w14:textId="47DE5079" w:rsidR="002A7A0E" w:rsidRDefault="00D77E43" w:rsidP="002A7A0E">
      <w:pPr>
        <w:pStyle w:val="ListParagraph"/>
        <w:numPr>
          <w:ilvl w:val="0"/>
          <w:numId w:val="13"/>
        </w:numPr>
      </w:pPr>
      <w:r>
        <w:t>Power outages at Rwanda;</w:t>
      </w:r>
      <w:r w:rsidR="002A7A0E">
        <w:t xml:space="preserve"> low loads due to light in Nepal.</w:t>
      </w:r>
    </w:p>
    <w:p w14:paraId="7726F213" w14:textId="77777777" w:rsidR="008D2A3C" w:rsidRPr="00860DF6" w:rsidRDefault="008D2A3C" w:rsidP="008D2A3C">
      <w:pPr>
        <w:spacing w:after="0"/>
        <w:textAlignment w:val="baseline"/>
        <w:rPr>
          <w:i/>
          <w:color w:val="000000"/>
        </w:rPr>
      </w:pPr>
    </w:p>
    <w:p w14:paraId="12197992" w14:textId="77777777" w:rsidR="005E30A2" w:rsidRDefault="005E30A2" w:rsidP="005E30A2">
      <w:pPr>
        <w:rPr>
          <w:b/>
        </w:rPr>
      </w:pPr>
      <w:commentRangeStart w:id="232"/>
      <w:r>
        <w:rPr>
          <w:b/>
        </w:rPr>
        <w:t>5. Conclusion</w:t>
      </w:r>
      <w:commentRangeEnd w:id="232"/>
      <w:r w:rsidR="00A6501B">
        <w:rPr>
          <w:rStyle w:val="CommentReference"/>
          <w:rFonts w:ascii="Calibri" w:eastAsia="Calibri" w:hAnsi="Calibri" w:cs="Calibri"/>
          <w:lang w:eastAsia="en-GB"/>
        </w:rPr>
        <w:commentReference w:id="232"/>
      </w:r>
    </w:p>
    <w:p w14:paraId="76598FF5" w14:textId="77777777" w:rsidR="005E30A2" w:rsidRDefault="005E30A2" w:rsidP="005E30A2">
      <w:pPr>
        <w:pStyle w:val="ListParagraph"/>
        <w:numPr>
          <w:ilvl w:val="0"/>
          <w:numId w:val="13"/>
        </w:numPr>
      </w:pPr>
      <w:r>
        <w:t>C</w:t>
      </w:r>
      <w:r w:rsidRPr="002E611F">
        <w:t>ritical reflection on the extent to which the aim/objectives/ RQ where addressed</w:t>
      </w:r>
    </w:p>
    <w:p w14:paraId="0C91A9FA" w14:textId="777191F0" w:rsidR="00EC19F7" w:rsidRPr="00D77E43" w:rsidRDefault="008D2A3C" w:rsidP="00782301">
      <w:pPr>
        <w:rPr>
          <w:rFonts w:ascii="Times New Roman" w:hAnsi="Times New Roman" w:cs="Times New Roman"/>
          <w:b/>
          <w:sz w:val="24"/>
          <w:szCs w:val="24"/>
        </w:rPr>
      </w:pPr>
      <w:r w:rsidRPr="00D77E43">
        <w:rPr>
          <w:rFonts w:ascii="Times New Roman" w:hAnsi="Times New Roman" w:cs="Times New Roman"/>
          <w:b/>
          <w:sz w:val="24"/>
          <w:szCs w:val="24"/>
        </w:rPr>
        <w:t>Acknowledgements</w:t>
      </w:r>
    </w:p>
    <w:p w14:paraId="39CEBCEA" w14:textId="77777777" w:rsidR="008D2A3C" w:rsidRPr="00D77E43" w:rsidRDefault="008D2A3C" w:rsidP="008D2A3C">
      <w:pPr>
        <w:spacing w:line="360" w:lineRule="auto"/>
        <w:rPr>
          <w:rFonts w:ascii="Times New Roman" w:hAnsi="Times New Roman" w:cs="Times New Roman"/>
          <w:sz w:val="24"/>
          <w:szCs w:val="24"/>
        </w:rPr>
      </w:pPr>
      <w:r w:rsidRPr="00D77E43">
        <w:rPr>
          <w:rFonts w:ascii="Times New Roman" w:hAnsi="Times New Roman" w:cs="Times New Roman"/>
          <w:sz w:val="24"/>
          <w:szCs w:val="24"/>
        </w:rPr>
        <w:t>The authors would like to acknowledge the financial support under the Humanitarian Engineering and Energy for Displacement (HEED) project financed by Research Councils UK (EP/P029531/1), along with the contributions from project partners at Practical Action and support of MIDIMAR and UNHCR.</w:t>
      </w:r>
    </w:p>
    <w:p w14:paraId="5AF88AEA" w14:textId="77777777" w:rsidR="008D2A3C" w:rsidRDefault="008D2A3C" w:rsidP="00782301">
      <w:pPr>
        <w:rPr>
          <w:b/>
        </w:rPr>
      </w:pPr>
    </w:p>
    <w:p w14:paraId="6C2806E4" w14:textId="7706C947" w:rsidR="00EC19F7" w:rsidRDefault="008D2A3C" w:rsidP="00782301">
      <w:pPr>
        <w:rPr>
          <w:b/>
        </w:rPr>
      </w:pPr>
      <w:r>
        <w:rPr>
          <w:b/>
        </w:rPr>
        <w:t>Reference</w:t>
      </w:r>
    </w:p>
    <w:p w14:paraId="7D3B5722" w14:textId="4F585038" w:rsidR="006A6783" w:rsidRPr="006A6783" w:rsidRDefault="000939B5" w:rsidP="006A6783">
      <w:pPr>
        <w:pStyle w:val="NormalWeb"/>
        <w:rPr>
          <w:rFonts w:ascii="Calibri" w:hAnsi="Calibri"/>
          <w:sz w:val="22"/>
        </w:rPr>
      </w:pPr>
      <w:r>
        <w:fldChar w:fldCharType="begin"/>
      </w:r>
      <w:r w:rsidR="006A6783">
        <w:instrText>ADDIN RW.BIB</w:instrText>
      </w:r>
      <w:r>
        <w:fldChar w:fldCharType="separate"/>
      </w:r>
      <w:r w:rsidR="006A6783" w:rsidRPr="006A6783">
        <w:rPr>
          <w:rFonts w:ascii="Calibri" w:hAnsi="Calibri"/>
          <w:sz w:val="22"/>
        </w:rPr>
        <w:t xml:space="preserve">Photovoltaic system performance monitoring — Guidelines for measurement, data exchange and analysis (IEC 61724:1998). , 1998. </w:t>
      </w:r>
    </w:p>
    <w:p w14:paraId="688AB3C7" w14:textId="77777777" w:rsidR="006A6783" w:rsidRPr="006A6783" w:rsidRDefault="006A6783" w:rsidP="006A6783">
      <w:pPr>
        <w:pStyle w:val="NormalWeb"/>
        <w:rPr>
          <w:rFonts w:ascii="Calibri" w:hAnsi="Calibri"/>
          <w:sz w:val="22"/>
        </w:rPr>
      </w:pPr>
      <w:r w:rsidRPr="006A6783">
        <w:rPr>
          <w:rFonts w:ascii="Calibri" w:hAnsi="Calibri"/>
          <w:sz w:val="22"/>
        </w:rPr>
        <w:t>Almeida, M.P., Perpinan, O., Narvarte, L., 2015. PV power forecast using a nonparametric PV model. Solar Energy 115, 354-368.</w:t>
      </w:r>
    </w:p>
    <w:p w14:paraId="2C1FC005" w14:textId="77777777" w:rsidR="006A6783" w:rsidRPr="006A6783" w:rsidRDefault="006A6783" w:rsidP="006A6783">
      <w:pPr>
        <w:pStyle w:val="NormalWeb"/>
        <w:rPr>
          <w:rFonts w:ascii="Calibri" w:hAnsi="Calibri"/>
          <w:sz w:val="22"/>
        </w:rPr>
      </w:pPr>
      <w:r w:rsidRPr="006A6783">
        <w:rPr>
          <w:rFonts w:ascii="Calibri" w:hAnsi="Calibri"/>
          <w:sz w:val="22"/>
        </w:rPr>
        <w:t>Bellanca, R., 2014. Sustainable Energy Provision among Displaced Populations: Policy and Practice. Chatham House, The Royal Institute of International Affairs.</w:t>
      </w:r>
    </w:p>
    <w:p w14:paraId="59165AC7" w14:textId="77777777" w:rsidR="006A6783" w:rsidRPr="006A6783" w:rsidRDefault="006A6783" w:rsidP="006A6783">
      <w:pPr>
        <w:pStyle w:val="NormalWeb"/>
        <w:rPr>
          <w:rFonts w:ascii="Calibri" w:hAnsi="Calibri"/>
          <w:sz w:val="22"/>
        </w:rPr>
      </w:pPr>
      <w:r w:rsidRPr="006A6783">
        <w:rPr>
          <w:rFonts w:ascii="Calibri" w:hAnsi="Calibri"/>
          <w:sz w:val="22"/>
        </w:rPr>
        <w:t>Bright, J.M., 2019. Solcast: Validation of a satellite-derived solar irradiance dataset. Solar Energy 189, 435-449.</w:t>
      </w:r>
    </w:p>
    <w:p w14:paraId="49A571C3" w14:textId="77777777" w:rsidR="006A6783" w:rsidRPr="006A6783" w:rsidRDefault="006A6783" w:rsidP="006A6783">
      <w:pPr>
        <w:pStyle w:val="NormalWeb"/>
        <w:rPr>
          <w:rFonts w:ascii="Calibri" w:hAnsi="Calibri"/>
          <w:sz w:val="22"/>
        </w:rPr>
      </w:pPr>
      <w:r w:rsidRPr="006A6783">
        <w:rPr>
          <w:rFonts w:ascii="Calibri" w:hAnsi="Calibri"/>
          <w:sz w:val="22"/>
        </w:rPr>
        <w:t>Copper, J., Bruce, A., Spooner, T., Calais, M., Pryor, T., Watt, M., 2013. Australian Technical Guidelines for Monitoring and Analysing Photovoltaic Systems. The Australian Photovoltaic Institute (APVI),(Version 1) , 7.</w:t>
      </w:r>
    </w:p>
    <w:p w14:paraId="6B0A2E23" w14:textId="77777777" w:rsidR="006A6783" w:rsidRPr="006A6783" w:rsidRDefault="006A6783" w:rsidP="006A6783">
      <w:pPr>
        <w:pStyle w:val="NormalWeb"/>
        <w:rPr>
          <w:rFonts w:ascii="Calibri" w:hAnsi="Calibri"/>
          <w:sz w:val="22"/>
        </w:rPr>
      </w:pPr>
      <w:r w:rsidRPr="006A6783">
        <w:rPr>
          <w:rFonts w:ascii="Calibri" w:hAnsi="Calibri"/>
          <w:sz w:val="22"/>
        </w:rPr>
        <w:t>Fashina, A.A., Azeko, S.T., Asare, J., Ani, C.J., Anye, V.C., Rwenyagila, E.R., Dandogbesi, B., Oladele, O., Dyeris, M., 2017. A study on the reliability and performance of solar powered street lighting systems. Int.J.Sci.World 7, 110-118.</w:t>
      </w:r>
    </w:p>
    <w:p w14:paraId="0098EEED" w14:textId="77777777" w:rsidR="006A6783" w:rsidRPr="006A6783" w:rsidRDefault="006A6783" w:rsidP="006A6783">
      <w:pPr>
        <w:pStyle w:val="NormalWeb"/>
        <w:rPr>
          <w:rFonts w:ascii="Calibri" w:hAnsi="Calibri"/>
          <w:sz w:val="22"/>
        </w:rPr>
      </w:pPr>
      <w:r w:rsidRPr="006A6783">
        <w:rPr>
          <w:rFonts w:ascii="Calibri" w:hAnsi="Calibri"/>
          <w:sz w:val="22"/>
        </w:rPr>
        <w:t xml:space="preserve">Gaura, E., 2019. Humanitarian Engineering and Energy for Displacement (HEED) dataset (EP/P029531/1), available at: </w:t>
      </w:r>
      <w:hyperlink r:id="rId45" w:tgtFrame="_blank" w:history="1">
        <w:r w:rsidRPr="006A6783">
          <w:rPr>
            <w:rStyle w:val="Hyperlink"/>
            <w:rFonts w:ascii="Calibri" w:hAnsi="Calibri"/>
            <w:sz w:val="22"/>
          </w:rPr>
          <w:t>http://data-portal-heed.s3-website.eu-west-2.amazonaws.com/</w:t>
        </w:r>
      </w:hyperlink>
      <w:r w:rsidRPr="006A6783">
        <w:rPr>
          <w:rFonts w:ascii="Calibri" w:hAnsi="Calibri"/>
          <w:sz w:val="22"/>
        </w:rPr>
        <w:t xml:space="preserve">. </w:t>
      </w:r>
    </w:p>
    <w:p w14:paraId="0612B778" w14:textId="77777777" w:rsidR="006A6783" w:rsidRPr="006A6783" w:rsidRDefault="006A6783" w:rsidP="006A6783">
      <w:pPr>
        <w:pStyle w:val="NormalWeb"/>
        <w:rPr>
          <w:rFonts w:ascii="Calibri" w:hAnsi="Calibri"/>
          <w:sz w:val="22"/>
        </w:rPr>
      </w:pPr>
      <w:r w:rsidRPr="006A6783">
        <w:rPr>
          <w:rFonts w:ascii="Calibri" w:hAnsi="Calibri"/>
          <w:sz w:val="22"/>
        </w:rPr>
        <w:t>International Electrotechnical Commission, 2017. Photovoltaic system performance Part 1: Monitoring (IEC 61724-1.0, 2017-03). IEC, Geneva, Switzerland .</w:t>
      </w:r>
    </w:p>
    <w:p w14:paraId="17152102" w14:textId="77777777" w:rsidR="006A6783" w:rsidRPr="006A6783" w:rsidRDefault="006A6783" w:rsidP="006A6783">
      <w:pPr>
        <w:pStyle w:val="NormalWeb"/>
        <w:rPr>
          <w:rFonts w:ascii="Calibri" w:hAnsi="Calibri"/>
          <w:sz w:val="22"/>
        </w:rPr>
      </w:pPr>
      <w:r w:rsidRPr="006A6783">
        <w:rPr>
          <w:rFonts w:ascii="Calibri" w:hAnsi="Calibri"/>
          <w:sz w:val="22"/>
        </w:rPr>
        <w:t>Kama, A., Diallo, M., Drame, M.S., Ndiaye, M.L., Ndiaye, A., Ndiaye, P.A., 2017. Monitoring the performance of solar street lights in Sahelian environment: case study of Senegal. , 56-61.</w:t>
      </w:r>
    </w:p>
    <w:p w14:paraId="20A0015C" w14:textId="77777777" w:rsidR="006A6783" w:rsidRPr="006A6783" w:rsidRDefault="006A6783" w:rsidP="006A6783">
      <w:pPr>
        <w:pStyle w:val="NormalWeb"/>
        <w:rPr>
          <w:rFonts w:ascii="Calibri" w:hAnsi="Calibri"/>
          <w:sz w:val="22"/>
        </w:rPr>
      </w:pPr>
      <w:r w:rsidRPr="006A6783">
        <w:rPr>
          <w:rFonts w:ascii="Calibri" w:hAnsi="Calibri"/>
          <w:sz w:val="22"/>
        </w:rPr>
        <w:lastRenderedPageBreak/>
        <w:t>Koubli, E., Palmer, D., Rowley, P., Gottschalg, R., 2016. Inference of missing data in photovoltaic monitoring datasets. IET Renewable Power Generation 10, 434-439.</w:t>
      </w:r>
    </w:p>
    <w:p w14:paraId="3560E066" w14:textId="77777777" w:rsidR="006A6783" w:rsidRPr="006A6783" w:rsidRDefault="006A6783" w:rsidP="006A6783">
      <w:pPr>
        <w:pStyle w:val="NormalWeb"/>
        <w:rPr>
          <w:rFonts w:ascii="Calibri" w:hAnsi="Calibri"/>
          <w:sz w:val="22"/>
        </w:rPr>
      </w:pPr>
      <w:r w:rsidRPr="006A6783">
        <w:rPr>
          <w:rFonts w:ascii="Calibri" w:hAnsi="Calibri"/>
          <w:sz w:val="22"/>
        </w:rPr>
        <w:t>Lagorse, J., Paire, D., Miraoui, A., 2009. Sizing optimization of a stand-alone street lighting system powered by a hybrid system using fuel cell, PV and battery. Renewable Energy 34, 683-691.</w:t>
      </w:r>
    </w:p>
    <w:p w14:paraId="608D7B06" w14:textId="77777777" w:rsidR="006A6783" w:rsidRPr="006A6783" w:rsidRDefault="006A6783" w:rsidP="006A6783">
      <w:pPr>
        <w:pStyle w:val="NormalWeb"/>
        <w:rPr>
          <w:rFonts w:ascii="Calibri" w:hAnsi="Calibri"/>
          <w:sz w:val="22"/>
        </w:rPr>
      </w:pPr>
      <w:r w:rsidRPr="006A6783">
        <w:rPr>
          <w:rFonts w:ascii="Calibri" w:hAnsi="Calibri"/>
          <w:sz w:val="22"/>
        </w:rPr>
        <w:t>Ma, T., Yang, H., Lu, L., 2017. Long term performance analysis of a standalone photovoltaic system under real conditions. Appl. Energy 201, 320-331.</w:t>
      </w:r>
    </w:p>
    <w:p w14:paraId="2EB58A72" w14:textId="77777777" w:rsidR="006A6783" w:rsidRPr="006A6783" w:rsidRDefault="006A6783" w:rsidP="006A6783">
      <w:pPr>
        <w:pStyle w:val="NormalWeb"/>
        <w:rPr>
          <w:rFonts w:ascii="Calibri" w:hAnsi="Calibri"/>
          <w:sz w:val="22"/>
        </w:rPr>
      </w:pPr>
      <w:r w:rsidRPr="006A6783">
        <w:rPr>
          <w:rFonts w:ascii="Calibri" w:hAnsi="Calibri"/>
          <w:sz w:val="22"/>
        </w:rPr>
        <w:t xml:space="preserve">McMorran, B.J., Adami-Sampson, N.D., Bachman, N.C., 2016. Investigating Solar Street Lights in Mandi and Kamand. </w:t>
      </w:r>
    </w:p>
    <w:p w14:paraId="058CF529" w14:textId="77777777" w:rsidR="006A6783" w:rsidRPr="006A6783" w:rsidRDefault="006A6783" w:rsidP="006A6783">
      <w:pPr>
        <w:pStyle w:val="NormalWeb"/>
        <w:rPr>
          <w:rFonts w:ascii="Calibri" w:hAnsi="Calibri"/>
          <w:sz w:val="22"/>
        </w:rPr>
      </w:pPr>
      <w:r w:rsidRPr="006A6783">
        <w:rPr>
          <w:rFonts w:ascii="Calibri" w:hAnsi="Calibri"/>
          <w:sz w:val="22"/>
        </w:rPr>
        <w:t>Millinger, M., Mårlind, T., Ahlgren, E.O., 2012. Evaluation of Indian rural solar electrification: A case study in Chhattisgarh. Energy for Sustainable Development 16, 486-492.</w:t>
      </w:r>
    </w:p>
    <w:p w14:paraId="0BA5CCC9" w14:textId="77777777" w:rsidR="006A6783" w:rsidRPr="006A6783" w:rsidRDefault="006A6783" w:rsidP="006A6783">
      <w:pPr>
        <w:pStyle w:val="NormalWeb"/>
        <w:rPr>
          <w:rFonts w:ascii="Calibri" w:hAnsi="Calibri"/>
          <w:sz w:val="22"/>
        </w:rPr>
      </w:pPr>
      <w:r w:rsidRPr="006A6783">
        <w:rPr>
          <w:rFonts w:ascii="Calibri" w:hAnsi="Calibri"/>
          <w:sz w:val="22"/>
        </w:rPr>
        <w:t>Nyemba, W.R., Chinguwa, S., Mushanguri, I., Mbohwa, C., 2019. Optimization of the design and manufacture of a solar-wind hybrid street light. Procedia Manufacturing 35, 285-290.</w:t>
      </w:r>
    </w:p>
    <w:p w14:paraId="72ADF8E8" w14:textId="77777777" w:rsidR="006A6783" w:rsidRPr="006A6783" w:rsidRDefault="006A6783" w:rsidP="006A6783">
      <w:pPr>
        <w:pStyle w:val="NormalWeb"/>
        <w:rPr>
          <w:rFonts w:ascii="Calibri" w:hAnsi="Calibri"/>
          <w:sz w:val="22"/>
        </w:rPr>
      </w:pPr>
      <w:r w:rsidRPr="006A6783">
        <w:rPr>
          <w:rFonts w:ascii="Calibri" w:hAnsi="Calibri"/>
          <w:sz w:val="22"/>
        </w:rPr>
        <w:t xml:space="preserve">OLADEJI, A., SULE, B., BALOGUN, O., 2015. TECHNO-ECONOMIC AND ENVIRONMENTAL FEASIBILITY STUDY OF USING SOLAR LED STREETLIGHT IN NIGERIA: A CASE IN THE CITY OF ILORIN KWARA STATE. </w:t>
      </w:r>
    </w:p>
    <w:p w14:paraId="1732DDD6" w14:textId="77777777" w:rsidR="006A6783" w:rsidRPr="006A6783" w:rsidRDefault="006A6783" w:rsidP="006A6783">
      <w:pPr>
        <w:pStyle w:val="NormalWeb"/>
        <w:rPr>
          <w:rFonts w:ascii="Calibri" w:hAnsi="Calibri"/>
          <w:sz w:val="22"/>
        </w:rPr>
      </w:pPr>
      <w:proofErr w:type="spellStart"/>
      <w:r w:rsidRPr="00C84734">
        <w:rPr>
          <w:rFonts w:ascii="Calibri" w:hAnsi="Calibri"/>
          <w:sz w:val="22"/>
          <w:lang w:val="fi-FI"/>
        </w:rPr>
        <w:t>Panguloori</w:t>
      </w:r>
      <w:proofErr w:type="spellEnd"/>
      <w:r w:rsidRPr="00C84734">
        <w:rPr>
          <w:rFonts w:ascii="Calibri" w:hAnsi="Calibri"/>
          <w:sz w:val="22"/>
          <w:lang w:val="fi-FI"/>
        </w:rPr>
        <w:t xml:space="preserve">, R., </w:t>
      </w:r>
      <w:proofErr w:type="spellStart"/>
      <w:r w:rsidRPr="00C84734">
        <w:rPr>
          <w:rFonts w:ascii="Calibri" w:hAnsi="Calibri"/>
          <w:sz w:val="22"/>
          <w:lang w:val="fi-FI"/>
        </w:rPr>
        <w:t>Mishra</w:t>
      </w:r>
      <w:proofErr w:type="spellEnd"/>
      <w:r w:rsidRPr="00C84734">
        <w:rPr>
          <w:rFonts w:ascii="Calibri" w:hAnsi="Calibri"/>
          <w:sz w:val="22"/>
          <w:lang w:val="fi-FI"/>
        </w:rPr>
        <w:t xml:space="preserve">, P., </w:t>
      </w:r>
      <w:proofErr w:type="spellStart"/>
      <w:r w:rsidRPr="00C84734">
        <w:rPr>
          <w:rFonts w:ascii="Calibri" w:hAnsi="Calibri"/>
          <w:sz w:val="22"/>
          <w:lang w:val="fi-FI"/>
        </w:rPr>
        <w:t>Kumar</w:t>
      </w:r>
      <w:proofErr w:type="spellEnd"/>
      <w:r w:rsidRPr="00C84734">
        <w:rPr>
          <w:rFonts w:ascii="Calibri" w:hAnsi="Calibri"/>
          <w:sz w:val="22"/>
          <w:lang w:val="fi-FI"/>
        </w:rPr>
        <w:t xml:space="preserve">, S., 2013. </w:t>
      </w:r>
      <w:r w:rsidRPr="006A6783">
        <w:rPr>
          <w:rFonts w:ascii="Calibri" w:hAnsi="Calibri"/>
          <w:sz w:val="22"/>
        </w:rPr>
        <w:t>Power distribution architectures to improve system efficiency of centralized medium scale PV street lighting system. Solar Energy 97, 405-413.</w:t>
      </w:r>
    </w:p>
    <w:p w14:paraId="15751078" w14:textId="77777777" w:rsidR="006A6783" w:rsidRPr="006A6783" w:rsidRDefault="006A6783" w:rsidP="006A6783">
      <w:pPr>
        <w:pStyle w:val="NormalWeb"/>
        <w:rPr>
          <w:rFonts w:ascii="Calibri" w:hAnsi="Calibri"/>
          <w:sz w:val="22"/>
        </w:rPr>
      </w:pPr>
      <w:r w:rsidRPr="006A6783">
        <w:rPr>
          <w:rFonts w:ascii="Calibri" w:hAnsi="Calibri"/>
          <w:sz w:val="22"/>
        </w:rPr>
        <w:t>Perez, R., Kmiecik, M., Herig, C., Renné, D., 2001. Remote monitoring of PV performance using geostationary satellites. Solar Energy 71, 255-261.</w:t>
      </w:r>
    </w:p>
    <w:p w14:paraId="47058823" w14:textId="77777777" w:rsidR="006A6783" w:rsidRPr="006A6783" w:rsidRDefault="006A6783" w:rsidP="006A6783">
      <w:pPr>
        <w:pStyle w:val="NormalWeb"/>
        <w:rPr>
          <w:rFonts w:ascii="Calibri" w:hAnsi="Calibri"/>
          <w:sz w:val="22"/>
        </w:rPr>
      </w:pPr>
      <w:r w:rsidRPr="006A6783">
        <w:rPr>
          <w:rFonts w:ascii="Calibri" w:hAnsi="Calibri"/>
          <w:sz w:val="22"/>
        </w:rPr>
        <w:t>Raza, M.Q., Nadarajah, M., Ekanayake, C., 2016. On recent advances in PV output power forecast. Solar Energy 136, 125-144.</w:t>
      </w:r>
    </w:p>
    <w:p w14:paraId="3A447790" w14:textId="77777777" w:rsidR="006A6783" w:rsidRPr="006A6783" w:rsidRDefault="006A6783" w:rsidP="006A6783">
      <w:pPr>
        <w:pStyle w:val="NormalWeb"/>
        <w:rPr>
          <w:rFonts w:ascii="Calibri" w:hAnsi="Calibri"/>
          <w:sz w:val="22"/>
        </w:rPr>
      </w:pPr>
      <w:r w:rsidRPr="006A6783">
        <w:rPr>
          <w:rFonts w:ascii="Calibri" w:hAnsi="Calibri"/>
          <w:sz w:val="22"/>
        </w:rPr>
        <w:t>Sundararajan, A., Sarwat, A.I., 2019. Evaluation of missing data imputation methods for an enhanced distributed PV generation prediction. , 590-609.</w:t>
      </w:r>
    </w:p>
    <w:p w14:paraId="6FABA8C6" w14:textId="77777777" w:rsidR="006A6783" w:rsidRPr="006A6783" w:rsidRDefault="006A6783" w:rsidP="006A6783">
      <w:pPr>
        <w:pStyle w:val="NormalWeb"/>
        <w:rPr>
          <w:rFonts w:ascii="Calibri" w:hAnsi="Calibri"/>
          <w:sz w:val="22"/>
        </w:rPr>
      </w:pPr>
      <w:r w:rsidRPr="006A6783">
        <w:rPr>
          <w:rFonts w:ascii="Calibri" w:hAnsi="Calibri"/>
          <w:sz w:val="22"/>
        </w:rPr>
        <w:t>Tannous, S., Manneh, R., Harajli, H., El Zakhem, H., 2018. Comparative cradle-to-grave life cycle assessment of traditional grid-connected and solar stand-alone street light systems: A case study for rural areas in Lebanon. J. Clean. Prod. 186, 963-977.</w:t>
      </w:r>
    </w:p>
    <w:p w14:paraId="39478714" w14:textId="088C511F" w:rsidR="00782301" w:rsidRDefault="006A6783" w:rsidP="006A6783">
      <w:r w:rsidRPr="006A6783">
        <w:rPr>
          <w:rFonts w:ascii="Calibri" w:eastAsia="Times New Roman" w:hAnsi="Calibri"/>
        </w:rPr>
        <w:t> </w:t>
      </w:r>
      <w:r w:rsidR="000939B5">
        <w:fldChar w:fldCharType="end"/>
      </w:r>
    </w:p>
    <w:p w14:paraId="098FEA69" w14:textId="5C4EAE9F" w:rsidR="002437A0" w:rsidRDefault="002437A0" w:rsidP="004412D4"/>
    <w:p w14:paraId="5430B886" w14:textId="77777777" w:rsidR="00D77E43" w:rsidRDefault="00D77E43" w:rsidP="004412D4"/>
    <w:p w14:paraId="6C23D2CE" w14:textId="77777777" w:rsidR="00D77E43" w:rsidRDefault="00D77E43" w:rsidP="004412D4"/>
    <w:p w14:paraId="355B18C8" w14:textId="77777777" w:rsidR="00D77E43" w:rsidRDefault="00D77E43" w:rsidP="004412D4"/>
    <w:p w14:paraId="02D27286" w14:textId="77777777" w:rsidR="00D77E43" w:rsidRDefault="00D77E43" w:rsidP="004412D4"/>
    <w:p w14:paraId="5E802531" w14:textId="77777777" w:rsidR="00D77E43" w:rsidRDefault="00D77E43" w:rsidP="004412D4"/>
    <w:p w14:paraId="751FB093" w14:textId="77777777" w:rsidR="00D77E43" w:rsidRDefault="00D77E43" w:rsidP="004412D4"/>
    <w:p w14:paraId="1AA1FD12" w14:textId="36CE1C85" w:rsidR="002437A0" w:rsidRDefault="002437A0" w:rsidP="002437A0">
      <w:pPr>
        <w:rPr>
          <w:b/>
        </w:rPr>
      </w:pPr>
      <w:r>
        <w:rPr>
          <w:b/>
        </w:rPr>
        <w:lastRenderedPageBreak/>
        <w:t>Appendix A</w:t>
      </w:r>
    </w:p>
    <w:p w14:paraId="51CF2BCB" w14:textId="77777777" w:rsidR="002437A0" w:rsidRPr="002C23DA" w:rsidRDefault="002437A0" w:rsidP="002437A0">
      <w:pPr>
        <w:spacing w:line="360" w:lineRule="auto"/>
      </w:pPr>
      <w:r w:rsidRPr="002C23DA">
        <w:t xml:space="preserve">To size the smart streetlight systems a number of assumptions were made to establish a potential energy profile so that components could be appropriately chosen. The assumption made was that the system needed to provide at least 0.78 kWh/d with a peak load of 0.7 kW. This was based on </w:t>
      </w:r>
      <w:r>
        <w:t>a 60W LED light at</w:t>
      </w:r>
      <w:r w:rsidRPr="002C23DA">
        <w:t xml:space="preserve"> full brightness from 6pm – 12 am, and at half brightness from 12am-6 am, and an auxiliary load of 10 watts throughout the day. For the ground-level socket demand, 0.3 kWh/day with a peak load of 0.14 kW was assumed, with peak demand occurring at midday. The assumed energy demand profiles are shown in Figure 2.</w:t>
      </w:r>
    </w:p>
    <w:p w14:paraId="5D72DA61" w14:textId="77777777" w:rsidR="002437A0" w:rsidRDefault="002437A0" w:rsidP="002437A0">
      <w:pPr>
        <w:rPr>
          <w:b/>
        </w:rPr>
      </w:pPr>
    </w:p>
    <w:p w14:paraId="53766AAA" w14:textId="77777777" w:rsidR="002437A0" w:rsidRDefault="002437A0" w:rsidP="002437A0">
      <w:r>
        <w:rPr>
          <w:noProof/>
          <w:lang w:eastAsia="en-GB"/>
        </w:rPr>
        <w:drawing>
          <wp:inline distT="0" distB="0" distL="0" distR="0" wp14:anchorId="6C67B98A" wp14:editId="6245E3DC">
            <wp:extent cx="2834640" cy="1026155"/>
            <wp:effectExtent l="0" t="0" r="381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44845" cy="1029849"/>
                    </a:xfrm>
                    <a:prstGeom prst="rect">
                      <a:avLst/>
                    </a:prstGeom>
                    <a:noFill/>
                    <a:ln>
                      <a:noFill/>
                    </a:ln>
                  </pic:spPr>
                </pic:pic>
              </a:graphicData>
            </a:graphic>
          </wp:inline>
        </w:drawing>
      </w:r>
      <w:r>
        <w:rPr>
          <w:noProof/>
          <w:lang w:eastAsia="en-GB"/>
        </w:rPr>
        <w:drawing>
          <wp:inline distT="0" distB="0" distL="0" distR="0" wp14:anchorId="2E434B29" wp14:editId="66A72E5F">
            <wp:extent cx="2804160" cy="984843"/>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08397" cy="986331"/>
                    </a:xfrm>
                    <a:prstGeom prst="rect">
                      <a:avLst/>
                    </a:prstGeom>
                    <a:noFill/>
                    <a:ln>
                      <a:noFill/>
                    </a:ln>
                  </pic:spPr>
                </pic:pic>
              </a:graphicData>
            </a:graphic>
          </wp:inline>
        </w:drawing>
      </w:r>
    </w:p>
    <w:p w14:paraId="00E6CE68" w14:textId="77777777" w:rsidR="002437A0" w:rsidRPr="002C23DA" w:rsidRDefault="002437A0" w:rsidP="002437A0">
      <w:pPr>
        <w:spacing w:after="120"/>
      </w:pPr>
      <w:r w:rsidRPr="002C23DA">
        <w:rPr>
          <w:b/>
        </w:rPr>
        <w:t>Figure 2:</w:t>
      </w:r>
      <w:r w:rsidRPr="002C23DA">
        <w:t xml:space="preserve"> Assumed daily load profile for streetlight (left) with socket loads during the day (right).</w:t>
      </w:r>
    </w:p>
    <w:p w14:paraId="30244E32" w14:textId="55D2B86A" w:rsidR="002437A0" w:rsidRPr="002437A0" w:rsidRDefault="002437A0" w:rsidP="002437A0">
      <w:r w:rsidRPr="002437A0">
        <w:t>Irradiance values taken from the TMY data from National Solar Labs.</w:t>
      </w:r>
    </w:p>
    <w:tbl>
      <w:tblPr>
        <w:tblStyle w:val="TableGrid"/>
        <w:tblW w:w="0" w:type="auto"/>
        <w:tblLook w:val="04A0" w:firstRow="1" w:lastRow="0" w:firstColumn="1" w:lastColumn="0" w:noHBand="0" w:noVBand="1"/>
      </w:tblPr>
      <w:tblGrid>
        <w:gridCol w:w="4508"/>
        <w:gridCol w:w="4508"/>
      </w:tblGrid>
      <w:tr w:rsidR="002437A0" w14:paraId="12F0C7AE" w14:textId="77777777" w:rsidTr="007011B1">
        <w:tc>
          <w:tcPr>
            <w:tcW w:w="4508" w:type="dxa"/>
          </w:tcPr>
          <w:p w14:paraId="7BD89982" w14:textId="77777777" w:rsidR="002437A0" w:rsidRDefault="002437A0" w:rsidP="007011B1">
            <w:pPr>
              <w:rPr>
                <w:b/>
              </w:rPr>
            </w:pPr>
            <w:r>
              <w:rPr>
                <w:b/>
              </w:rPr>
              <w:t>Component</w:t>
            </w:r>
          </w:p>
        </w:tc>
        <w:tc>
          <w:tcPr>
            <w:tcW w:w="4508" w:type="dxa"/>
          </w:tcPr>
          <w:p w14:paraId="3F860168" w14:textId="77777777" w:rsidR="002437A0" w:rsidRDefault="002437A0" w:rsidP="007011B1">
            <w:pPr>
              <w:rPr>
                <w:b/>
              </w:rPr>
            </w:pPr>
            <w:r>
              <w:rPr>
                <w:b/>
              </w:rPr>
              <w:t>Assumptions</w:t>
            </w:r>
          </w:p>
        </w:tc>
      </w:tr>
      <w:tr w:rsidR="002437A0" w14:paraId="161DC553" w14:textId="77777777" w:rsidTr="007011B1">
        <w:tc>
          <w:tcPr>
            <w:tcW w:w="4508" w:type="dxa"/>
          </w:tcPr>
          <w:p w14:paraId="3A2909F8" w14:textId="77777777" w:rsidR="002437A0" w:rsidRPr="00EC19F7" w:rsidRDefault="002437A0" w:rsidP="007011B1">
            <w:r w:rsidRPr="00EC19F7">
              <w:t>PV Panels</w:t>
            </w:r>
          </w:p>
        </w:tc>
        <w:tc>
          <w:tcPr>
            <w:tcW w:w="4508" w:type="dxa"/>
          </w:tcPr>
          <w:p w14:paraId="53704BEE" w14:textId="6E439B54" w:rsidR="002437A0" w:rsidRPr="00EC19F7" w:rsidRDefault="002437A0" w:rsidP="007011B1">
            <w:proofErr w:type="spellStart"/>
            <w:r>
              <w:t>Wp</w:t>
            </w:r>
            <w:proofErr w:type="spellEnd"/>
            <w:r>
              <w:t>, eff., orientation, tilt</w:t>
            </w:r>
          </w:p>
        </w:tc>
      </w:tr>
      <w:tr w:rsidR="002437A0" w14:paraId="72D9A993" w14:textId="77777777" w:rsidTr="007011B1">
        <w:tc>
          <w:tcPr>
            <w:tcW w:w="4508" w:type="dxa"/>
          </w:tcPr>
          <w:p w14:paraId="0F27CF28" w14:textId="77777777" w:rsidR="002437A0" w:rsidRPr="00EC19F7" w:rsidRDefault="002437A0" w:rsidP="007011B1">
            <w:r w:rsidRPr="00EC19F7">
              <w:t>Solar charge controller</w:t>
            </w:r>
          </w:p>
        </w:tc>
        <w:tc>
          <w:tcPr>
            <w:tcW w:w="4508" w:type="dxa"/>
          </w:tcPr>
          <w:p w14:paraId="0542E862" w14:textId="77777777" w:rsidR="002437A0" w:rsidRPr="00EC19F7" w:rsidRDefault="002437A0" w:rsidP="007011B1">
            <w:r w:rsidRPr="00EC19F7">
              <w:t>MPPT, size, eff.</w:t>
            </w:r>
          </w:p>
        </w:tc>
      </w:tr>
      <w:tr w:rsidR="002437A0" w14:paraId="51A0AEAD" w14:textId="77777777" w:rsidTr="007011B1">
        <w:tc>
          <w:tcPr>
            <w:tcW w:w="4508" w:type="dxa"/>
          </w:tcPr>
          <w:p w14:paraId="234B7287" w14:textId="77777777" w:rsidR="002437A0" w:rsidRPr="00EC19F7" w:rsidRDefault="002437A0" w:rsidP="007011B1">
            <w:r w:rsidRPr="00EC19F7">
              <w:t>Converter</w:t>
            </w:r>
          </w:p>
        </w:tc>
        <w:tc>
          <w:tcPr>
            <w:tcW w:w="4508" w:type="dxa"/>
          </w:tcPr>
          <w:p w14:paraId="20755DEA" w14:textId="07408312" w:rsidR="002437A0" w:rsidRPr="00EC19F7" w:rsidRDefault="002437A0" w:rsidP="007011B1">
            <w:r>
              <w:t>Rating, eff.</w:t>
            </w:r>
          </w:p>
        </w:tc>
      </w:tr>
      <w:tr w:rsidR="002437A0" w14:paraId="7F1BA8D8" w14:textId="77777777" w:rsidTr="007011B1">
        <w:tc>
          <w:tcPr>
            <w:tcW w:w="4508" w:type="dxa"/>
          </w:tcPr>
          <w:p w14:paraId="1C5A066E" w14:textId="77777777" w:rsidR="002437A0" w:rsidRPr="00EC19F7" w:rsidRDefault="002437A0" w:rsidP="007011B1">
            <w:r w:rsidRPr="00EC19F7">
              <w:t>Battery</w:t>
            </w:r>
          </w:p>
        </w:tc>
        <w:tc>
          <w:tcPr>
            <w:tcW w:w="4508" w:type="dxa"/>
          </w:tcPr>
          <w:p w14:paraId="44B56CCC" w14:textId="26F4196F" w:rsidR="002437A0" w:rsidRPr="00EC19F7" w:rsidRDefault="002437A0" w:rsidP="007011B1">
            <w:proofErr w:type="gramStart"/>
            <w:r>
              <w:t>Ratting ,</w:t>
            </w:r>
            <w:proofErr w:type="gramEnd"/>
            <w:r>
              <w:t>eff.</w:t>
            </w:r>
          </w:p>
        </w:tc>
      </w:tr>
      <w:tr w:rsidR="002437A0" w14:paraId="65CFDD85" w14:textId="77777777" w:rsidTr="007011B1">
        <w:tc>
          <w:tcPr>
            <w:tcW w:w="4508" w:type="dxa"/>
          </w:tcPr>
          <w:p w14:paraId="63296565" w14:textId="77777777" w:rsidR="002437A0" w:rsidRPr="00EC19F7" w:rsidRDefault="002437A0" w:rsidP="007011B1">
            <w:r w:rsidRPr="00EC19F7">
              <w:t>Socket load</w:t>
            </w:r>
          </w:p>
        </w:tc>
        <w:tc>
          <w:tcPr>
            <w:tcW w:w="4508" w:type="dxa"/>
          </w:tcPr>
          <w:p w14:paraId="4623C881" w14:textId="286CDE2B" w:rsidR="002437A0" w:rsidRPr="00EC19F7" w:rsidRDefault="002437A0" w:rsidP="007011B1">
            <w:r>
              <w:t>Total/day</w:t>
            </w:r>
          </w:p>
        </w:tc>
      </w:tr>
      <w:tr w:rsidR="002437A0" w14:paraId="45758F91" w14:textId="77777777" w:rsidTr="007011B1">
        <w:tc>
          <w:tcPr>
            <w:tcW w:w="4508" w:type="dxa"/>
          </w:tcPr>
          <w:p w14:paraId="72721D4B" w14:textId="77777777" w:rsidR="002437A0" w:rsidRPr="00EC19F7" w:rsidRDefault="002437A0" w:rsidP="007011B1">
            <w:r w:rsidRPr="00EC19F7">
              <w:t>Light load</w:t>
            </w:r>
          </w:p>
        </w:tc>
        <w:tc>
          <w:tcPr>
            <w:tcW w:w="4508" w:type="dxa"/>
          </w:tcPr>
          <w:p w14:paraId="1EDAA841" w14:textId="5BE86A21" w:rsidR="002437A0" w:rsidRPr="00EC19F7" w:rsidRDefault="002437A0" w:rsidP="007011B1">
            <w:r>
              <w:t>Total/day</w:t>
            </w:r>
          </w:p>
        </w:tc>
      </w:tr>
    </w:tbl>
    <w:p w14:paraId="7DD9C92A" w14:textId="25A31EFD" w:rsidR="002437A0" w:rsidRDefault="002437A0" w:rsidP="002437A0">
      <w:pPr>
        <w:spacing w:line="360" w:lineRule="auto"/>
      </w:pPr>
    </w:p>
    <w:p w14:paraId="76F6962C" w14:textId="77777777" w:rsidR="000D405D" w:rsidRPr="008E1A55" w:rsidRDefault="000D405D" w:rsidP="000D405D">
      <w:pPr>
        <w:pStyle w:val="Bullets"/>
        <w:numPr>
          <w:ilvl w:val="0"/>
          <w:numId w:val="0"/>
        </w:numPr>
        <w:spacing w:after="0" w:line="276" w:lineRule="auto"/>
        <w:contextualSpacing w:val="0"/>
        <w:jc w:val="both"/>
        <w:rPr>
          <w:rFonts w:ascii="Calibri" w:hAnsi="Calibri"/>
        </w:rPr>
      </w:pPr>
      <w:r>
        <w:rPr>
          <w:rFonts w:cs="Arial"/>
        </w:rPr>
        <w:t xml:space="preserve">A number of simulations were carried out using </w:t>
      </w:r>
      <w:proofErr w:type="spellStart"/>
      <w:r>
        <w:rPr>
          <w:rFonts w:cs="Arial"/>
        </w:rPr>
        <w:t>HomerPro</w:t>
      </w:r>
      <w:proofErr w:type="spellEnd"/>
      <w:r>
        <w:rPr>
          <w:rFonts w:cs="Arial"/>
        </w:rPr>
        <w:t xml:space="preserve">.  A day-to-day and timestep variability of 10% was assumed for the socket load demand. The PV panels were assumed </w:t>
      </w:r>
      <w:proofErr w:type="gramStart"/>
      <w:r>
        <w:rPr>
          <w:rFonts w:cs="Arial"/>
        </w:rPr>
        <w:t>to  be</w:t>
      </w:r>
      <w:proofErr w:type="gramEnd"/>
      <w:r>
        <w:rPr>
          <w:rFonts w:cs="Arial"/>
        </w:rPr>
        <w:t xml:space="preserve"> north facing with a latitude slope angle of 28</w:t>
      </w:r>
      <w:r w:rsidRPr="00741BE7">
        <w:rPr>
          <w:rFonts w:cs="Arial"/>
        </w:rPr>
        <w:t xml:space="preserve"> </w:t>
      </w:r>
      <w:r>
        <w:rPr>
          <w:rFonts w:cs="Arial"/>
        </w:rPr>
        <w:t xml:space="preserve">deg. Based on meteorological data for </w:t>
      </w:r>
      <w:proofErr w:type="spellStart"/>
      <w:r>
        <w:t>Rasuwa</w:t>
      </w:r>
      <w:proofErr w:type="spellEnd"/>
      <w:r>
        <w:t xml:space="preserve">, Nepal (see Table 1), </w:t>
      </w:r>
      <w:r>
        <w:rPr>
          <w:rFonts w:cs="Arial"/>
        </w:rPr>
        <w:t>using 300 W PV and 2 kWh of li-ion batteries would results in an expected capacity shortage of 5.4%. Excess electricity (wastage) would be 95.2 kWh/year (18.9%) with a PV yield of 503 kWh/</w:t>
      </w:r>
      <w:proofErr w:type="spellStart"/>
      <w:r>
        <w:rPr>
          <w:rFonts w:cs="Arial"/>
        </w:rPr>
        <w:t>yr</w:t>
      </w:r>
      <w:proofErr w:type="spellEnd"/>
      <w:r>
        <w:rPr>
          <w:rFonts w:cs="Arial"/>
        </w:rPr>
        <w:t xml:space="preserve"> and total consumption of 377 kWh/y. Figure 3 delineates the micro-grid concept as a schematic.</w:t>
      </w:r>
    </w:p>
    <w:p w14:paraId="7DE8A301" w14:textId="77777777" w:rsidR="000D405D" w:rsidRDefault="000D405D" w:rsidP="002437A0">
      <w:pPr>
        <w:spacing w:line="360" w:lineRule="auto"/>
      </w:pPr>
    </w:p>
    <w:p w14:paraId="71A01F5F" w14:textId="77777777" w:rsidR="002437A0" w:rsidRDefault="002437A0" w:rsidP="002437A0">
      <w:pPr>
        <w:spacing w:after="120"/>
        <w:rPr>
          <w:rFonts w:cs="Arial"/>
        </w:rPr>
      </w:pPr>
      <w:r w:rsidRPr="005C317C">
        <w:rPr>
          <w:rFonts w:cs="Arial"/>
          <w:b/>
        </w:rPr>
        <w:t>Table 1:</w:t>
      </w:r>
      <w:r>
        <w:rPr>
          <w:rFonts w:cs="Arial"/>
        </w:rPr>
        <w:t xml:space="preserve"> Monthly average solar global horizontal irradiance (GHI) data for </w:t>
      </w:r>
      <w:proofErr w:type="spellStart"/>
      <w:r w:rsidRPr="003205E2">
        <w:t>Kigeme</w:t>
      </w:r>
      <w:proofErr w:type="spellEnd"/>
      <w:r>
        <w:t xml:space="preserve">, Rwanda, according to the </w:t>
      </w:r>
      <w:r w:rsidRPr="002D3303">
        <w:rPr>
          <w:i/>
        </w:rPr>
        <w:t>National Renewable Energy Lab database</w:t>
      </w:r>
      <w:r>
        <w:t>.</w:t>
      </w:r>
    </w:p>
    <w:tbl>
      <w:tblPr>
        <w:tblW w:w="5000" w:type="pct"/>
        <w:tblLook w:val="04A0" w:firstRow="1" w:lastRow="0" w:firstColumn="1" w:lastColumn="0" w:noHBand="0" w:noVBand="1"/>
      </w:tblPr>
      <w:tblGrid>
        <w:gridCol w:w="1268"/>
        <w:gridCol w:w="922"/>
        <w:gridCol w:w="622"/>
        <w:gridCol w:w="622"/>
        <w:gridCol w:w="622"/>
        <w:gridCol w:w="622"/>
        <w:gridCol w:w="622"/>
        <w:gridCol w:w="622"/>
        <w:gridCol w:w="622"/>
        <w:gridCol w:w="622"/>
        <w:gridCol w:w="622"/>
        <w:gridCol w:w="622"/>
        <w:gridCol w:w="616"/>
      </w:tblGrid>
      <w:tr w:rsidR="002437A0" w:rsidRPr="005C317C" w14:paraId="4B4683F1" w14:textId="77777777" w:rsidTr="007011B1">
        <w:trPr>
          <w:trHeight w:val="315"/>
        </w:trPr>
        <w:tc>
          <w:tcPr>
            <w:tcW w:w="563" w:type="pct"/>
            <w:tcBorders>
              <w:top w:val="nil"/>
              <w:left w:val="nil"/>
              <w:bottom w:val="single" w:sz="4" w:space="0" w:color="auto"/>
              <w:right w:val="nil"/>
            </w:tcBorders>
            <w:shd w:val="clear" w:color="auto" w:fill="auto"/>
            <w:vAlign w:val="center"/>
            <w:hideMark/>
          </w:tcPr>
          <w:p w14:paraId="26E0820A" w14:textId="77777777" w:rsidR="002437A0" w:rsidRPr="008F5207" w:rsidRDefault="002437A0" w:rsidP="007011B1">
            <w:pPr>
              <w:rPr>
                <w:b/>
                <w:sz w:val="18"/>
                <w:szCs w:val="18"/>
              </w:rPr>
            </w:pPr>
            <w:r w:rsidRPr="008F5207">
              <w:rPr>
                <w:b/>
                <w:sz w:val="18"/>
                <w:szCs w:val="18"/>
              </w:rPr>
              <w:t>Month</w:t>
            </w:r>
          </w:p>
        </w:tc>
        <w:tc>
          <w:tcPr>
            <w:tcW w:w="523" w:type="pct"/>
            <w:tcBorders>
              <w:top w:val="nil"/>
              <w:left w:val="nil"/>
              <w:bottom w:val="single" w:sz="4" w:space="0" w:color="auto"/>
              <w:right w:val="nil"/>
            </w:tcBorders>
            <w:shd w:val="clear" w:color="auto" w:fill="auto"/>
            <w:vAlign w:val="center"/>
            <w:hideMark/>
          </w:tcPr>
          <w:p w14:paraId="0DE97D4C" w14:textId="77777777" w:rsidR="002437A0" w:rsidRPr="008F5207" w:rsidRDefault="002437A0" w:rsidP="007011B1">
            <w:pPr>
              <w:rPr>
                <w:b/>
                <w:sz w:val="18"/>
                <w:szCs w:val="18"/>
              </w:rPr>
            </w:pPr>
            <w:r w:rsidRPr="008F5207">
              <w:rPr>
                <w:b/>
                <w:sz w:val="18"/>
                <w:szCs w:val="18"/>
              </w:rPr>
              <w:t>Jan</w:t>
            </w:r>
          </w:p>
        </w:tc>
        <w:tc>
          <w:tcPr>
            <w:tcW w:w="356" w:type="pct"/>
            <w:tcBorders>
              <w:top w:val="nil"/>
              <w:left w:val="nil"/>
              <w:bottom w:val="single" w:sz="4" w:space="0" w:color="auto"/>
              <w:right w:val="nil"/>
            </w:tcBorders>
            <w:shd w:val="clear" w:color="auto" w:fill="auto"/>
            <w:vAlign w:val="center"/>
            <w:hideMark/>
          </w:tcPr>
          <w:p w14:paraId="517880E9" w14:textId="77777777" w:rsidR="002437A0" w:rsidRPr="008F5207" w:rsidRDefault="002437A0" w:rsidP="007011B1">
            <w:pPr>
              <w:rPr>
                <w:b/>
                <w:sz w:val="18"/>
                <w:szCs w:val="18"/>
              </w:rPr>
            </w:pPr>
            <w:r w:rsidRPr="008F5207">
              <w:rPr>
                <w:b/>
                <w:sz w:val="18"/>
                <w:szCs w:val="18"/>
              </w:rPr>
              <w:t>Feb</w:t>
            </w:r>
          </w:p>
        </w:tc>
        <w:tc>
          <w:tcPr>
            <w:tcW w:w="356" w:type="pct"/>
            <w:tcBorders>
              <w:top w:val="nil"/>
              <w:left w:val="nil"/>
              <w:bottom w:val="single" w:sz="4" w:space="0" w:color="auto"/>
              <w:right w:val="nil"/>
            </w:tcBorders>
            <w:shd w:val="clear" w:color="auto" w:fill="auto"/>
            <w:vAlign w:val="center"/>
            <w:hideMark/>
          </w:tcPr>
          <w:p w14:paraId="16F63C3F" w14:textId="77777777" w:rsidR="002437A0" w:rsidRPr="008F5207" w:rsidRDefault="002437A0" w:rsidP="007011B1">
            <w:pPr>
              <w:rPr>
                <w:b/>
                <w:sz w:val="18"/>
                <w:szCs w:val="18"/>
              </w:rPr>
            </w:pPr>
            <w:r w:rsidRPr="008F5207">
              <w:rPr>
                <w:b/>
                <w:sz w:val="18"/>
                <w:szCs w:val="18"/>
              </w:rPr>
              <w:t>Mar</w:t>
            </w:r>
          </w:p>
        </w:tc>
        <w:tc>
          <w:tcPr>
            <w:tcW w:w="356" w:type="pct"/>
            <w:tcBorders>
              <w:top w:val="nil"/>
              <w:left w:val="nil"/>
              <w:bottom w:val="single" w:sz="4" w:space="0" w:color="auto"/>
              <w:right w:val="nil"/>
            </w:tcBorders>
            <w:shd w:val="clear" w:color="auto" w:fill="auto"/>
            <w:vAlign w:val="center"/>
            <w:hideMark/>
          </w:tcPr>
          <w:p w14:paraId="7F71E8F1" w14:textId="77777777" w:rsidR="002437A0" w:rsidRPr="008F5207" w:rsidRDefault="002437A0" w:rsidP="007011B1">
            <w:pPr>
              <w:rPr>
                <w:b/>
                <w:sz w:val="18"/>
                <w:szCs w:val="18"/>
              </w:rPr>
            </w:pPr>
            <w:r w:rsidRPr="008F5207">
              <w:rPr>
                <w:b/>
                <w:sz w:val="18"/>
                <w:szCs w:val="18"/>
              </w:rPr>
              <w:t>Apr</w:t>
            </w:r>
          </w:p>
        </w:tc>
        <w:tc>
          <w:tcPr>
            <w:tcW w:w="356" w:type="pct"/>
            <w:tcBorders>
              <w:top w:val="nil"/>
              <w:left w:val="nil"/>
              <w:bottom w:val="single" w:sz="4" w:space="0" w:color="auto"/>
              <w:right w:val="nil"/>
            </w:tcBorders>
            <w:shd w:val="clear" w:color="auto" w:fill="auto"/>
            <w:vAlign w:val="center"/>
            <w:hideMark/>
          </w:tcPr>
          <w:p w14:paraId="50025E42" w14:textId="77777777" w:rsidR="002437A0" w:rsidRPr="008F5207" w:rsidRDefault="002437A0" w:rsidP="007011B1">
            <w:pPr>
              <w:rPr>
                <w:b/>
                <w:sz w:val="18"/>
                <w:szCs w:val="18"/>
              </w:rPr>
            </w:pPr>
            <w:r w:rsidRPr="008F5207">
              <w:rPr>
                <w:b/>
                <w:sz w:val="18"/>
                <w:szCs w:val="18"/>
              </w:rPr>
              <w:t>May</w:t>
            </w:r>
          </w:p>
        </w:tc>
        <w:tc>
          <w:tcPr>
            <w:tcW w:w="356" w:type="pct"/>
            <w:tcBorders>
              <w:top w:val="nil"/>
              <w:left w:val="nil"/>
              <w:bottom w:val="single" w:sz="4" w:space="0" w:color="auto"/>
              <w:right w:val="nil"/>
            </w:tcBorders>
            <w:shd w:val="clear" w:color="auto" w:fill="auto"/>
            <w:vAlign w:val="center"/>
            <w:hideMark/>
          </w:tcPr>
          <w:p w14:paraId="05E6FBCC" w14:textId="77777777" w:rsidR="002437A0" w:rsidRPr="008F5207" w:rsidRDefault="002437A0" w:rsidP="007011B1">
            <w:pPr>
              <w:rPr>
                <w:b/>
                <w:sz w:val="18"/>
                <w:szCs w:val="18"/>
              </w:rPr>
            </w:pPr>
            <w:r w:rsidRPr="008F5207">
              <w:rPr>
                <w:b/>
                <w:sz w:val="18"/>
                <w:szCs w:val="18"/>
              </w:rPr>
              <w:t>Jun</w:t>
            </w:r>
          </w:p>
        </w:tc>
        <w:tc>
          <w:tcPr>
            <w:tcW w:w="356" w:type="pct"/>
            <w:tcBorders>
              <w:top w:val="nil"/>
              <w:left w:val="nil"/>
              <w:bottom w:val="single" w:sz="4" w:space="0" w:color="auto"/>
              <w:right w:val="nil"/>
            </w:tcBorders>
            <w:shd w:val="clear" w:color="auto" w:fill="auto"/>
            <w:vAlign w:val="center"/>
            <w:hideMark/>
          </w:tcPr>
          <w:p w14:paraId="09567138" w14:textId="77777777" w:rsidR="002437A0" w:rsidRPr="008F5207" w:rsidRDefault="002437A0" w:rsidP="007011B1">
            <w:pPr>
              <w:rPr>
                <w:b/>
                <w:sz w:val="18"/>
                <w:szCs w:val="18"/>
              </w:rPr>
            </w:pPr>
            <w:r w:rsidRPr="008F5207">
              <w:rPr>
                <w:b/>
                <w:sz w:val="18"/>
                <w:szCs w:val="18"/>
              </w:rPr>
              <w:t>Jul</w:t>
            </w:r>
          </w:p>
        </w:tc>
        <w:tc>
          <w:tcPr>
            <w:tcW w:w="356" w:type="pct"/>
            <w:tcBorders>
              <w:top w:val="nil"/>
              <w:left w:val="nil"/>
              <w:bottom w:val="single" w:sz="4" w:space="0" w:color="auto"/>
              <w:right w:val="nil"/>
            </w:tcBorders>
            <w:shd w:val="clear" w:color="auto" w:fill="auto"/>
            <w:vAlign w:val="center"/>
            <w:hideMark/>
          </w:tcPr>
          <w:p w14:paraId="544215FC" w14:textId="77777777" w:rsidR="002437A0" w:rsidRPr="008F5207" w:rsidRDefault="002437A0" w:rsidP="007011B1">
            <w:pPr>
              <w:rPr>
                <w:b/>
                <w:sz w:val="18"/>
                <w:szCs w:val="18"/>
              </w:rPr>
            </w:pPr>
            <w:r w:rsidRPr="008F5207">
              <w:rPr>
                <w:b/>
                <w:sz w:val="18"/>
                <w:szCs w:val="18"/>
              </w:rPr>
              <w:t>Aug</w:t>
            </w:r>
          </w:p>
        </w:tc>
        <w:tc>
          <w:tcPr>
            <w:tcW w:w="356" w:type="pct"/>
            <w:tcBorders>
              <w:top w:val="nil"/>
              <w:left w:val="nil"/>
              <w:bottom w:val="single" w:sz="4" w:space="0" w:color="auto"/>
              <w:right w:val="nil"/>
            </w:tcBorders>
            <w:shd w:val="clear" w:color="auto" w:fill="auto"/>
            <w:vAlign w:val="center"/>
            <w:hideMark/>
          </w:tcPr>
          <w:p w14:paraId="06523792" w14:textId="77777777" w:rsidR="002437A0" w:rsidRPr="008F5207" w:rsidRDefault="002437A0" w:rsidP="007011B1">
            <w:pPr>
              <w:rPr>
                <w:b/>
                <w:sz w:val="18"/>
                <w:szCs w:val="18"/>
              </w:rPr>
            </w:pPr>
            <w:r w:rsidRPr="008F5207">
              <w:rPr>
                <w:b/>
                <w:sz w:val="18"/>
                <w:szCs w:val="18"/>
              </w:rPr>
              <w:t>Sep</w:t>
            </w:r>
          </w:p>
        </w:tc>
        <w:tc>
          <w:tcPr>
            <w:tcW w:w="356" w:type="pct"/>
            <w:tcBorders>
              <w:top w:val="nil"/>
              <w:left w:val="nil"/>
              <w:bottom w:val="single" w:sz="4" w:space="0" w:color="auto"/>
              <w:right w:val="nil"/>
            </w:tcBorders>
            <w:shd w:val="clear" w:color="auto" w:fill="auto"/>
            <w:vAlign w:val="center"/>
            <w:hideMark/>
          </w:tcPr>
          <w:p w14:paraId="1B2A9968" w14:textId="77777777" w:rsidR="002437A0" w:rsidRPr="008F5207" w:rsidRDefault="002437A0" w:rsidP="007011B1">
            <w:pPr>
              <w:rPr>
                <w:b/>
                <w:sz w:val="18"/>
                <w:szCs w:val="18"/>
              </w:rPr>
            </w:pPr>
            <w:r w:rsidRPr="008F5207">
              <w:rPr>
                <w:b/>
                <w:sz w:val="18"/>
                <w:szCs w:val="18"/>
              </w:rPr>
              <w:t>Oct</w:t>
            </w:r>
          </w:p>
        </w:tc>
        <w:tc>
          <w:tcPr>
            <w:tcW w:w="356" w:type="pct"/>
            <w:tcBorders>
              <w:top w:val="nil"/>
              <w:left w:val="nil"/>
              <w:bottom w:val="single" w:sz="4" w:space="0" w:color="auto"/>
              <w:right w:val="nil"/>
            </w:tcBorders>
            <w:shd w:val="clear" w:color="auto" w:fill="auto"/>
            <w:vAlign w:val="center"/>
            <w:hideMark/>
          </w:tcPr>
          <w:p w14:paraId="4C4BFB8E" w14:textId="77777777" w:rsidR="002437A0" w:rsidRPr="008F5207" w:rsidRDefault="002437A0" w:rsidP="007011B1">
            <w:pPr>
              <w:rPr>
                <w:b/>
                <w:sz w:val="18"/>
                <w:szCs w:val="18"/>
              </w:rPr>
            </w:pPr>
            <w:r w:rsidRPr="008F5207">
              <w:rPr>
                <w:b/>
                <w:sz w:val="18"/>
                <w:szCs w:val="18"/>
              </w:rPr>
              <w:t>Nov</w:t>
            </w:r>
          </w:p>
        </w:tc>
        <w:tc>
          <w:tcPr>
            <w:tcW w:w="353" w:type="pct"/>
            <w:tcBorders>
              <w:top w:val="nil"/>
              <w:left w:val="nil"/>
              <w:bottom w:val="single" w:sz="4" w:space="0" w:color="auto"/>
              <w:right w:val="nil"/>
            </w:tcBorders>
            <w:shd w:val="clear" w:color="auto" w:fill="auto"/>
            <w:vAlign w:val="center"/>
            <w:hideMark/>
          </w:tcPr>
          <w:p w14:paraId="19FE4916" w14:textId="77777777" w:rsidR="002437A0" w:rsidRPr="008F5207" w:rsidRDefault="002437A0" w:rsidP="007011B1">
            <w:pPr>
              <w:rPr>
                <w:b/>
                <w:sz w:val="18"/>
                <w:szCs w:val="18"/>
              </w:rPr>
            </w:pPr>
            <w:r w:rsidRPr="008F5207">
              <w:rPr>
                <w:b/>
                <w:sz w:val="18"/>
                <w:szCs w:val="18"/>
              </w:rPr>
              <w:t>Dec</w:t>
            </w:r>
          </w:p>
        </w:tc>
      </w:tr>
      <w:tr w:rsidR="002437A0" w:rsidRPr="005C317C" w14:paraId="66BC270A" w14:textId="77777777" w:rsidTr="007011B1">
        <w:trPr>
          <w:trHeight w:val="630"/>
        </w:trPr>
        <w:tc>
          <w:tcPr>
            <w:tcW w:w="563" w:type="pct"/>
            <w:tcBorders>
              <w:top w:val="single" w:sz="4" w:space="0" w:color="auto"/>
              <w:left w:val="nil"/>
              <w:right w:val="nil"/>
            </w:tcBorders>
            <w:shd w:val="clear" w:color="auto" w:fill="auto"/>
            <w:vAlign w:val="center"/>
            <w:hideMark/>
          </w:tcPr>
          <w:p w14:paraId="6B40A22B" w14:textId="77777777" w:rsidR="002437A0" w:rsidRPr="005C317C" w:rsidRDefault="002437A0" w:rsidP="007011B1">
            <w:pPr>
              <w:rPr>
                <w:sz w:val="18"/>
                <w:szCs w:val="18"/>
              </w:rPr>
            </w:pPr>
            <w:r w:rsidRPr="005C317C">
              <w:rPr>
                <w:sz w:val="18"/>
                <w:szCs w:val="18"/>
              </w:rPr>
              <w:t>Clearness Index</w:t>
            </w:r>
          </w:p>
        </w:tc>
        <w:tc>
          <w:tcPr>
            <w:tcW w:w="523" w:type="pct"/>
            <w:tcBorders>
              <w:top w:val="single" w:sz="4" w:space="0" w:color="auto"/>
              <w:left w:val="nil"/>
              <w:right w:val="nil"/>
            </w:tcBorders>
            <w:shd w:val="clear" w:color="auto" w:fill="auto"/>
            <w:tcMar>
              <w:left w:w="28" w:type="dxa"/>
              <w:right w:w="28" w:type="dxa"/>
            </w:tcMar>
            <w:vAlign w:val="center"/>
            <w:hideMark/>
          </w:tcPr>
          <w:p w14:paraId="299A41DC" w14:textId="77777777" w:rsidR="002437A0" w:rsidRPr="005C317C" w:rsidRDefault="002437A0" w:rsidP="007011B1">
            <w:pPr>
              <w:rPr>
                <w:sz w:val="18"/>
                <w:szCs w:val="18"/>
              </w:rPr>
            </w:pPr>
            <w:r w:rsidRPr="005C317C">
              <w:rPr>
                <w:sz w:val="18"/>
                <w:szCs w:val="18"/>
              </w:rPr>
              <w:t>0.4</w:t>
            </w:r>
            <w:r>
              <w:rPr>
                <w:sz w:val="18"/>
                <w:szCs w:val="18"/>
              </w:rPr>
              <w:t>78</w:t>
            </w:r>
          </w:p>
        </w:tc>
        <w:tc>
          <w:tcPr>
            <w:tcW w:w="356" w:type="pct"/>
            <w:tcBorders>
              <w:top w:val="single" w:sz="4" w:space="0" w:color="auto"/>
              <w:left w:val="nil"/>
              <w:right w:val="nil"/>
            </w:tcBorders>
            <w:shd w:val="clear" w:color="auto" w:fill="auto"/>
            <w:tcMar>
              <w:left w:w="28" w:type="dxa"/>
              <w:right w:w="28" w:type="dxa"/>
            </w:tcMar>
            <w:vAlign w:val="center"/>
            <w:hideMark/>
          </w:tcPr>
          <w:p w14:paraId="1DDD60AD" w14:textId="77777777" w:rsidR="002437A0" w:rsidRPr="005C317C" w:rsidRDefault="002437A0" w:rsidP="007011B1">
            <w:pPr>
              <w:rPr>
                <w:sz w:val="18"/>
                <w:szCs w:val="18"/>
              </w:rPr>
            </w:pPr>
            <w:r w:rsidRPr="005C317C">
              <w:rPr>
                <w:sz w:val="18"/>
                <w:szCs w:val="18"/>
              </w:rPr>
              <w:t>0.4</w:t>
            </w:r>
            <w:r>
              <w:rPr>
                <w:sz w:val="18"/>
                <w:szCs w:val="18"/>
              </w:rPr>
              <w:t>71</w:t>
            </w:r>
          </w:p>
        </w:tc>
        <w:tc>
          <w:tcPr>
            <w:tcW w:w="356" w:type="pct"/>
            <w:tcBorders>
              <w:top w:val="single" w:sz="4" w:space="0" w:color="auto"/>
              <w:left w:val="nil"/>
              <w:right w:val="nil"/>
            </w:tcBorders>
            <w:shd w:val="clear" w:color="auto" w:fill="auto"/>
            <w:tcMar>
              <w:left w:w="28" w:type="dxa"/>
              <w:right w:w="28" w:type="dxa"/>
            </w:tcMar>
            <w:vAlign w:val="center"/>
            <w:hideMark/>
          </w:tcPr>
          <w:p w14:paraId="50D298D3" w14:textId="77777777" w:rsidR="002437A0" w:rsidRPr="005C317C" w:rsidRDefault="002437A0" w:rsidP="007011B1">
            <w:pPr>
              <w:rPr>
                <w:sz w:val="18"/>
                <w:szCs w:val="18"/>
              </w:rPr>
            </w:pPr>
            <w:r w:rsidRPr="005C317C">
              <w:rPr>
                <w:sz w:val="18"/>
                <w:szCs w:val="18"/>
              </w:rPr>
              <w:t>0.4</w:t>
            </w:r>
            <w:r>
              <w:rPr>
                <w:sz w:val="18"/>
                <w:szCs w:val="18"/>
              </w:rPr>
              <w:t>52</w:t>
            </w:r>
          </w:p>
        </w:tc>
        <w:tc>
          <w:tcPr>
            <w:tcW w:w="356" w:type="pct"/>
            <w:tcBorders>
              <w:top w:val="single" w:sz="4" w:space="0" w:color="auto"/>
              <w:left w:val="nil"/>
              <w:right w:val="nil"/>
            </w:tcBorders>
            <w:shd w:val="clear" w:color="auto" w:fill="auto"/>
            <w:tcMar>
              <w:left w:w="28" w:type="dxa"/>
              <w:right w:w="28" w:type="dxa"/>
            </w:tcMar>
            <w:vAlign w:val="center"/>
            <w:hideMark/>
          </w:tcPr>
          <w:p w14:paraId="3A3DB789" w14:textId="77777777" w:rsidR="002437A0" w:rsidRPr="005C317C" w:rsidRDefault="002437A0" w:rsidP="007011B1">
            <w:pPr>
              <w:rPr>
                <w:sz w:val="18"/>
                <w:szCs w:val="18"/>
              </w:rPr>
            </w:pPr>
            <w:r w:rsidRPr="005C317C">
              <w:rPr>
                <w:sz w:val="18"/>
                <w:szCs w:val="18"/>
              </w:rPr>
              <w:t>0.4</w:t>
            </w:r>
            <w:r>
              <w:rPr>
                <w:sz w:val="18"/>
                <w:szCs w:val="18"/>
              </w:rPr>
              <w:t>31</w:t>
            </w:r>
          </w:p>
        </w:tc>
        <w:tc>
          <w:tcPr>
            <w:tcW w:w="356" w:type="pct"/>
            <w:tcBorders>
              <w:top w:val="single" w:sz="4" w:space="0" w:color="auto"/>
              <w:left w:val="nil"/>
              <w:right w:val="nil"/>
            </w:tcBorders>
            <w:shd w:val="clear" w:color="auto" w:fill="auto"/>
            <w:tcMar>
              <w:left w:w="28" w:type="dxa"/>
              <w:right w:w="28" w:type="dxa"/>
            </w:tcMar>
            <w:vAlign w:val="center"/>
            <w:hideMark/>
          </w:tcPr>
          <w:p w14:paraId="6CB6D749" w14:textId="77777777" w:rsidR="002437A0" w:rsidRPr="005C317C" w:rsidRDefault="002437A0" w:rsidP="007011B1">
            <w:pPr>
              <w:rPr>
                <w:sz w:val="18"/>
                <w:szCs w:val="18"/>
              </w:rPr>
            </w:pPr>
            <w:r w:rsidRPr="005C317C">
              <w:rPr>
                <w:sz w:val="18"/>
                <w:szCs w:val="18"/>
              </w:rPr>
              <w:t>0.4</w:t>
            </w:r>
            <w:r>
              <w:rPr>
                <w:sz w:val="18"/>
                <w:szCs w:val="18"/>
              </w:rPr>
              <w:t>36</w:t>
            </w:r>
          </w:p>
        </w:tc>
        <w:tc>
          <w:tcPr>
            <w:tcW w:w="356" w:type="pct"/>
            <w:tcBorders>
              <w:top w:val="single" w:sz="4" w:space="0" w:color="auto"/>
              <w:left w:val="nil"/>
              <w:right w:val="nil"/>
            </w:tcBorders>
            <w:shd w:val="clear" w:color="auto" w:fill="auto"/>
            <w:tcMar>
              <w:left w:w="28" w:type="dxa"/>
              <w:right w:w="28" w:type="dxa"/>
            </w:tcMar>
            <w:vAlign w:val="center"/>
            <w:hideMark/>
          </w:tcPr>
          <w:p w14:paraId="3D6E0787" w14:textId="77777777" w:rsidR="002437A0" w:rsidRPr="005C317C" w:rsidRDefault="002437A0" w:rsidP="007011B1">
            <w:pPr>
              <w:rPr>
                <w:sz w:val="18"/>
                <w:szCs w:val="18"/>
              </w:rPr>
            </w:pPr>
            <w:r w:rsidRPr="005C317C">
              <w:rPr>
                <w:sz w:val="18"/>
                <w:szCs w:val="18"/>
              </w:rPr>
              <w:t>0.5</w:t>
            </w:r>
            <w:r>
              <w:rPr>
                <w:sz w:val="18"/>
                <w:szCs w:val="18"/>
              </w:rPr>
              <w:t>31</w:t>
            </w:r>
          </w:p>
        </w:tc>
        <w:tc>
          <w:tcPr>
            <w:tcW w:w="356" w:type="pct"/>
            <w:tcBorders>
              <w:top w:val="single" w:sz="4" w:space="0" w:color="auto"/>
              <w:left w:val="nil"/>
              <w:right w:val="nil"/>
            </w:tcBorders>
            <w:shd w:val="clear" w:color="auto" w:fill="auto"/>
            <w:tcMar>
              <w:left w:w="28" w:type="dxa"/>
              <w:right w:w="28" w:type="dxa"/>
            </w:tcMar>
            <w:vAlign w:val="center"/>
            <w:hideMark/>
          </w:tcPr>
          <w:p w14:paraId="41239132" w14:textId="77777777" w:rsidR="002437A0" w:rsidRPr="005C317C" w:rsidRDefault="002437A0" w:rsidP="007011B1">
            <w:pPr>
              <w:rPr>
                <w:sz w:val="18"/>
                <w:szCs w:val="18"/>
              </w:rPr>
            </w:pPr>
            <w:r w:rsidRPr="005C317C">
              <w:rPr>
                <w:sz w:val="18"/>
                <w:szCs w:val="18"/>
              </w:rPr>
              <w:t>0.5</w:t>
            </w:r>
            <w:r>
              <w:rPr>
                <w:sz w:val="18"/>
                <w:szCs w:val="18"/>
              </w:rPr>
              <w:t>54</w:t>
            </w:r>
          </w:p>
        </w:tc>
        <w:tc>
          <w:tcPr>
            <w:tcW w:w="356" w:type="pct"/>
            <w:tcBorders>
              <w:top w:val="single" w:sz="4" w:space="0" w:color="auto"/>
              <w:left w:val="nil"/>
              <w:right w:val="nil"/>
            </w:tcBorders>
            <w:shd w:val="clear" w:color="auto" w:fill="auto"/>
            <w:tcMar>
              <w:left w:w="28" w:type="dxa"/>
              <w:right w:w="28" w:type="dxa"/>
            </w:tcMar>
            <w:vAlign w:val="center"/>
            <w:hideMark/>
          </w:tcPr>
          <w:p w14:paraId="0C860C20" w14:textId="77777777" w:rsidR="002437A0" w:rsidRPr="005C317C" w:rsidRDefault="002437A0" w:rsidP="007011B1">
            <w:pPr>
              <w:rPr>
                <w:sz w:val="18"/>
                <w:szCs w:val="18"/>
              </w:rPr>
            </w:pPr>
            <w:r w:rsidRPr="005C317C">
              <w:rPr>
                <w:sz w:val="18"/>
                <w:szCs w:val="18"/>
              </w:rPr>
              <w:t>0.5</w:t>
            </w:r>
            <w:r>
              <w:rPr>
                <w:sz w:val="18"/>
                <w:szCs w:val="18"/>
              </w:rPr>
              <w:t>03</w:t>
            </w:r>
          </w:p>
        </w:tc>
        <w:tc>
          <w:tcPr>
            <w:tcW w:w="356" w:type="pct"/>
            <w:tcBorders>
              <w:top w:val="single" w:sz="4" w:space="0" w:color="auto"/>
              <w:left w:val="nil"/>
              <w:right w:val="nil"/>
            </w:tcBorders>
            <w:shd w:val="clear" w:color="auto" w:fill="auto"/>
            <w:tcMar>
              <w:left w:w="28" w:type="dxa"/>
              <w:right w:w="28" w:type="dxa"/>
            </w:tcMar>
            <w:vAlign w:val="center"/>
            <w:hideMark/>
          </w:tcPr>
          <w:p w14:paraId="0D8BDCC1" w14:textId="77777777" w:rsidR="002437A0" w:rsidRPr="005C317C" w:rsidRDefault="002437A0" w:rsidP="007011B1">
            <w:pPr>
              <w:rPr>
                <w:sz w:val="18"/>
                <w:szCs w:val="18"/>
              </w:rPr>
            </w:pPr>
            <w:r w:rsidRPr="005C317C">
              <w:rPr>
                <w:sz w:val="18"/>
                <w:szCs w:val="18"/>
              </w:rPr>
              <w:t>0.</w:t>
            </w:r>
            <w:r>
              <w:rPr>
                <w:sz w:val="18"/>
                <w:szCs w:val="18"/>
              </w:rPr>
              <w:t>473</w:t>
            </w:r>
          </w:p>
        </w:tc>
        <w:tc>
          <w:tcPr>
            <w:tcW w:w="356" w:type="pct"/>
            <w:tcBorders>
              <w:top w:val="single" w:sz="4" w:space="0" w:color="auto"/>
              <w:left w:val="nil"/>
              <w:right w:val="nil"/>
            </w:tcBorders>
            <w:shd w:val="clear" w:color="auto" w:fill="auto"/>
            <w:tcMar>
              <w:left w:w="28" w:type="dxa"/>
              <w:right w:w="28" w:type="dxa"/>
            </w:tcMar>
            <w:vAlign w:val="center"/>
            <w:hideMark/>
          </w:tcPr>
          <w:p w14:paraId="49A08346" w14:textId="77777777" w:rsidR="002437A0" w:rsidRPr="005C317C" w:rsidRDefault="002437A0" w:rsidP="007011B1">
            <w:pPr>
              <w:rPr>
                <w:sz w:val="18"/>
                <w:szCs w:val="18"/>
              </w:rPr>
            </w:pPr>
            <w:r w:rsidRPr="005C317C">
              <w:rPr>
                <w:sz w:val="18"/>
                <w:szCs w:val="18"/>
              </w:rPr>
              <w:t>0.4</w:t>
            </w:r>
            <w:r>
              <w:rPr>
                <w:sz w:val="18"/>
                <w:szCs w:val="18"/>
              </w:rPr>
              <w:t>54</w:t>
            </w:r>
          </w:p>
        </w:tc>
        <w:tc>
          <w:tcPr>
            <w:tcW w:w="356" w:type="pct"/>
            <w:tcBorders>
              <w:top w:val="single" w:sz="4" w:space="0" w:color="auto"/>
              <w:left w:val="nil"/>
              <w:right w:val="nil"/>
            </w:tcBorders>
            <w:shd w:val="clear" w:color="auto" w:fill="auto"/>
            <w:tcMar>
              <w:left w:w="28" w:type="dxa"/>
              <w:right w:w="28" w:type="dxa"/>
            </w:tcMar>
            <w:vAlign w:val="center"/>
            <w:hideMark/>
          </w:tcPr>
          <w:p w14:paraId="2DD8DFE2" w14:textId="77777777" w:rsidR="002437A0" w:rsidRPr="005C317C" w:rsidRDefault="002437A0" w:rsidP="007011B1">
            <w:pPr>
              <w:rPr>
                <w:sz w:val="18"/>
                <w:szCs w:val="18"/>
              </w:rPr>
            </w:pPr>
            <w:r w:rsidRPr="005C317C">
              <w:rPr>
                <w:sz w:val="18"/>
                <w:szCs w:val="18"/>
              </w:rPr>
              <w:t>0.4</w:t>
            </w:r>
            <w:r>
              <w:rPr>
                <w:sz w:val="18"/>
                <w:szCs w:val="18"/>
              </w:rPr>
              <w:t>4</w:t>
            </w:r>
          </w:p>
        </w:tc>
        <w:tc>
          <w:tcPr>
            <w:tcW w:w="353" w:type="pct"/>
            <w:tcBorders>
              <w:top w:val="single" w:sz="4" w:space="0" w:color="auto"/>
              <w:left w:val="nil"/>
              <w:right w:val="nil"/>
            </w:tcBorders>
            <w:shd w:val="clear" w:color="auto" w:fill="auto"/>
            <w:tcMar>
              <w:left w:w="28" w:type="dxa"/>
              <w:right w:w="28" w:type="dxa"/>
            </w:tcMar>
            <w:vAlign w:val="center"/>
            <w:hideMark/>
          </w:tcPr>
          <w:p w14:paraId="7411B791" w14:textId="77777777" w:rsidR="002437A0" w:rsidRPr="005C317C" w:rsidRDefault="002437A0" w:rsidP="007011B1">
            <w:pPr>
              <w:rPr>
                <w:sz w:val="18"/>
                <w:szCs w:val="18"/>
              </w:rPr>
            </w:pPr>
            <w:r w:rsidRPr="005C317C">
              <w:rPr>
                <w:sz w:val="18"/>
                <w:szCs w:val="18"/>
              </w:rPr>
              <w:t>0.4</w:t>
            </w:r>
            <w:r>
              <w:rPr>
                <w:sz w:val="18"/>
                <w:szCs w:val="18"/>
              </w:rPr>
              <w:t>67</w:t>
            </w:r>
          </w:p>
        </w:tc>
      </w:tr>
      <w:tr w:rsidR="002437A0" w:rsidRPr="005C317C" w14:paraId="500E5DCD" w14:textId="77777777" w:rsidTr="007011B1">
        <w:trPr>
          <w:trHeight w:val="670"/>
        </w:trPr>
        <w:tc>
          <w:tcPr>
            <w:tcW w:w="563" w:type="pct"/>
            <w:tcBorders>
              <w:top w:val="nil"/>
              <w:left w:val="nil"/>
              <w:bottom w:val="single" w:sz="4" w:space="0" w:color="auto"/>
              <w:right w:val="nil"/>
            </w:tcBorders>
            <w:shd w:val="clear" w:color="auto" w:fill="auto"/>
            <w:vAlign w:val="center"/>
            <w:hideMark/>
          </w:tcPr>
          <w:p w14:paraId="5B32A417" w14:textId="77777777" w:rsidR="002437A0" w:rsidRPr="005C317C" w:rsidRDefault="002437A0" w:rsidP="007011B1">
            <w:pPr>
              <w:rPr>
                <w:sz w:val="18"/>
                <w:szCs w:val="18"/>
              </w:rPr>
            </w:pPr>
            <w:r w:rsidRPr="005C317C">
              <w:rPr>
                <w:sz w:val="18"/>
                <w:szCs w:val="18"/>
              </w:rPr>
              <w:lastRenderedPageBreak/>
              <w:t>Daily Radiation (kWh/m</w:t>
            </w:r>
            <w:r w:rsidRPr="005C317C">
              <w:rPr>
                <w:sz w:val="18"/>
                <w:szCs w:val="18"/>
                <w:vertAlign w:val="superscript"/>
              </w:rPr>
              <w:t>2</w:t>
            </w:r>
            <w:r w:rsidRPr="005C317C">
              <w:rPr>
                <w:sz w:val="18"/>
                <w:szCs w:val="18"/>
              </w:rPr>
              <w:t>/day)</w:t>
            </w:r>
          </w:p>
        </w:tc>
        <w:tc>
          <w:tcPr>
            <w:tcW w:w="523" w:type="pct"/>
            <w:tcBorders>
              <w:top w:val="nil"/>
              <w:left w:val="nil"/>
              <w:bottom w:val="single" w:sz="4" w:space="0" w:color="auto"/>
              <w:right w:val="nil"/>
            </w:tcBorders>
            <w:shd w:val="clear" w:color="auto" w:fill="auto"/>
            <w:tcMar>
              <w:left w:w="28" w:type="dxa"/>
              <w:right w:w="28" w:type="dxa"/>
            </w:tcMar>
            <w:vAlign w:val="center"/>
            <w:hideMark/>
          </w:tcPr>
          <w:p w14:paraId="40CDF10E" w14:textId="77777777" w:rsidR="002437A0" w:rsidRPr="005C317C" w:rsidRDefault="002437A0" w:rsidP="007011B1">
            <w:pPr>
              <w:rPr>
                <w:sz w:val="18"/>
                <w:szCs w:val="18"/>
              </w:rPr>
            </w:pPr>
            <w:r w:rsidRPr="005C317C">
              <w:rPr>
                <w:sz w:val="18"/>
                <w:szCs w:val="18"/>
              </w:rPr>
              <w:t>4.</w:t>
            </w:r>
            <w:r>
              <w:rPr>
                <w:sz w:val="18"/>
                <w:szCs w:val="18"/>
              </w:rPr>
              <w:t>885</w:t>
            </w:r>
          </w:p>
        </w:tc>
        <w:tc>
          <w:tcPr>
            <w:tcW w:w="356" w:type="pct"/>
            <w:tcBorders>
              <w:top w:val="nil"/>
              <w:left w:val="nil"/>
              <w:bottom w:val="single" w:sz="4" w:space="0" w:color="auto"/>
              <w:right w:val="nil"/>
            </w:tcBorders>
            <w:shd w:val="clear" w:color="auto" w:fill="auto"/>
            <w:tcMar>
              <w:left w:w="28" w:type="dxa"/>
              <w:right w:w="28" w:type="dxa"/>
            </w:tcMar>
            <w:vAlign w:val="center"/>
            <w:hideMark/>
          </w:tcPr>
          <w:p w14:paraId="37A572BD" w14:textId="77777777" w:rsidR="002437A0" w:rsidRPr="005C317C" w:rsidRDefault="002437A0" w:rsidP="007011B1">
            <w:pPr>
              <w:rPr>
                <w:sz w:val="18"/>
                <w:szCs w:val="18"/>
              </w:rPr>
            </w:pPr>
            <w:r>
              <w:rPr>
                <w:sz w:val="18"/>
                <w:szCs w:val="18"/>
              </w:rPr>
              <w:t>4</w:t>
            </w:r>
            <w:r w:rsidRPr="005C317C">
              <w:rPr>
                <w:sz w:val="18"/>
                <w:szCs w:val="18"/>
              </w:rPr>
              <w:t>.</w:t>
            </w:r>
            <w:r>
              <w:rPr>
                <w:sz w:val="18"/>
                <w:szCs w:val="18"/>
              </w:rPr>
              <w:t>94</w:t>
            </w:r>
          </w:p>
        </w:tc>
        <w:tc>
          <w:tcPr>
            <w:tcW w:w="356" w:type="pct"/>
            <w:tcBorders>
              <w:top w:val="nil"/>
              <w:left w:val="nil"/>
              <w:bottom w:val="single" w:sz="4" w:space="0" w:color="auto"/>
              <w:right w:val="nil"/>
            </w:tcBorders>
            <w:shd w:val="clear" w:color="auto" w:fill="auto"/>
            <w:tcMar>
              <w:left w:w="28" w:type="dxa"/>
              <w:right w:w="28" w:type="dxa"/>
            </w:tcMar>
            <w:vAlign w:val="center"/>
            <w:hideMark/>
          </w:tcPr>
          <w:p w14:paraId="612F8F87" w14:textId="77777777" w:rsidR="002437A0" w:rsidRPr="005C317C" w:rsidRDefault="002437A0" w:rsidP="007011B1">
            <w:pPr>
              <w:rPr>
                <w:sz w:val="18"/>
                <w:szCs w:val="18"/>
              </w:rPr>
            </w:pPr>
            <w:r w:rsidRPr="005C317C">
              <w:rPr>
                <w:sz w:val="18"/>
                <w:szCs w:val="18"/>
              </w:rPr>
              <w:t>4.</w:t>
            </w:r>
            <w:r>
              <w:rPr>
                <w:sz w:val="18"/>
                <w:szCs w:val="18"/>
              </w:rPr>
              <w:t>759</w:t>
            </w:r>
          </w:p>
        </w:tc>
        <w:tc>
          <w:tcPr>
            <w:tcW w:w="356" w:type="pct"/>
            <w:tcBorders>
              <w:top w:val="nil"/>
              <w:left w:val="nil"/>
              <w:bottom w:val="single" w:sz="4" w:space="0" w:color="auto"/>
              <w:right w:val="nil"/>
            </w:tcBorders>
            <w:shd w:val="clear" w:color="auto" w:fill="auto"/>
            <w:tcMar>
              <w:left w:w="28" w:type="dxa"/>
              <w:right w:w="28" w:type="dxa"/>
            </w:tcMar>
            <w:vAlign w:val="center"/>
            <w:hideMark/>
          </w:tcPr>
          <w:p w14:paraId="78A22A32" w14:textId="77777777" w:rsidR="002437A0" w:rsidRPr="005C317C" w:rsidRDefault="002437A0" w:rsidP="007011B1">
            <w:pPr>
              <w:rPr>
                <w:sz w:val="18"/>
                <w:szCs w:val="18"/>
              </w:rPr>
            </w:pPr>
            <w:r w:rsidRPr="005C317C">
              <w:rPr>
                <w:sz w:val="18"/>
                <w:szCs w:val="18"/>
              </w:rPr>
              <w:t>4.</w:t>
            </w:r>
            <w:r>
              <w:rPr>
                <w:sz w:val="18"/>
                <w:szCs w:val="18"/>
              </w:rPr>
              <w:t>363</w:t>
            </w:r>
          </w:p>
        </w:tc>
        <w:tc>
          <w:tcPr>
            <w:tcW w:w="356" w:type="pct"/>
            <w:tcBorders>
              <w:top w:val="nil"/>
              <w:left w:val="nil"/>
              <w:bottom w:val="single" w:sz="4" w:space="0" w:color="auto"/>
              <w:right w:val="nil"/>
            </w:tcBorders>
            <w:shd w:val="clear" w:color="auto" w:fill="auto"/>
            <w:tcMar>
              <w:left w:w="28" w:type="dxa"/>
              <w:right w:w="28" w:type="dxa"/>
            </w:tcMar>
            <w:vAlign w:val="center"/>
            <w:hideMark/>
          </w:tcPr>
          <w:p w14:paraId="0039BF8C" w14:textId="77777777" w:rsidR="002437A0" w:rsidRPr="005C317C" w:rsidRDefault="002437A0" w:rsidP="007011B1">
            <w:pPr>
              <w:rPr>
                <w:sz w:val="18"/>
                <w:szCs w:val="18"/>
              </w:rPr>
            </w:pPr>
            <w:r w:rsidRPr="005C317C">
              <w:rPr>
                <w:sz w:val="18"/>
                <w:szCs w:val="18"/>
              </w:rPr>
              <w:t>4.</w:t>
            </w:r>
            <w:r>
              <w:rPr>
                <w:sz w:val="18"/>
                <w:szCs w:val="18"/>
              </w:rPr>
              <w:t>144</w:t>
            </w:r>
          </w:p>
        </w:tc>
        <w:tc>
          <w:tcPr>
            <w:tcW w:w="356" w:type="pct"/>
            <w:tcBorders>
              <w:top w:val="nil"/>
              <w:left w:val="nil"/>
              <w:bottom w:val="single" w:sz="4" w:space="0" w:color="auto"/>
              <w:right w:val="nil"/>
            </w:tcBorders>
            <w:shd w:val="clear" w:color="auto" w:fill="auto"/>
            <w:tcMar>
              <w:left w:w="28" w:type="dxa"/>
              <w:right w:w="28" w:type="dxa"/>
            </w:tcMar>
            <w:vAlign w:val="center"/>
            <w:hideMark/>
          </w:tcPr>
          <w:p w14:paraId="4276093E" w14:textId="77777777" w:rsidR="002437A0" w:rsidRPr="005C317C" w:rsidRDefault="002437A0" w:rsidP="007011B1">
            <w:pPr>
              <w:rPr>
                <w:sz w:val="18"/>
                <w:szCs w:val="18"/>
              </w:rPr>
            </w:pPr>
            <w:r>
              <w:rPr>
                <w:sz w:val="18"/>
                <w:szCs w:val="18"/>
              </w:rPr>
              <w:t>4.849</w:t>
            </w:r>
          </w:p>
        </w:tc>
        <w:tc>
          <w:tcPr>
            <w:tcW w:w="356" w:type="pct"/>
            <w:tcBorders>
              <w:top w:val="nil"/>
              <w:left w:val="nil"/>
              <w:bottom w:val="single" w:sz="4" w:space="0" w:color="auto"/>
              <w:right w:val="nil"/>
            </w:tcBorders>
            <w:shd w:val="clear" w:color="auto" w:fill="auto"/>
            <w:tcMar>
              <w:left w:w="28" w:type="dxa"/>
              <w:right w:w="28" w:type="dxa"/>
            </w:tcMar>
            <w:vAlign w:val="center"/>
            <w:hideMark/>
          </w:tcPr>
          <w:p w14:paraId="454D6FE2" w14:textId="77777777" w:rsidR="002437A0" w:rsidRPr="005C317C" w:rsidRDefault="002437A0" w:rsidP="007011B1">
            <w:pPr>
              <w:rPr>
                <w:sz w:val="18"/>
                <w:szCs w:val="18"/>
              </w:rPr>
            </w:pPr>
            <w:r>
              <w:rPr>
                <w:sz w:val="18"/>
                <w:szCs w:val="18"/>
              </w:rPr>
              <w:t>5.138</w:t>
            </w:r>
          </w:p>
        </w:tc>
        <w:tc>
          <w:tcPr>
            <w:tcW w:w="356" w:type="pct"/>
            <w:tcBorders>
              <w:top w:val="nil"/>
              <w:left w:val="nil"/>
              <w:bottom w:val="single" w:sz="4" w:space="0" w:color="auto"/>
              <w:right w:val="nil"/>
            </w:tcBorders>
            <w:shd w:val="clear" w:color="auto" w:fill="auto"/>
            <w:tcMar>
              <w:left w:w="28" w:type="dxa"/>
              <w:right w:w="28" w:type="dxa"/>
            </w:tcMar>
            <w:vAlign w:val="center"/>
            <w:hideMark/>
          </w:tcPr>
          <w:p w14:paraId="46CA0997" w14:textId="77777777" w:rsidR="002437A0" w:rsidRPr="005C317C" w:rsidRDefault="002437A0" w:rsidP="007011B1">
            <w:pPr>
              <w:rPr>
                <w:sz w:val="18"/>
                <w:szCs w:val="18"/>
              </w:rPr>
            </w:pPr>
            <w:r>
              <w:rPr>
                <w:sz w:val="18"/>
                <w:szCs w:val="18"/>
              </w:rPr>
              <w:t>4.937</w:t>
            </w:r>
          </w:p>
        </w:tc>
        <w:tc>
          <w:tcPr>
            <w:tcW w:w="356" w:type="pct"/>
            <w:tcBorders>
              <w:top w:val="nil"/>
              <w:left w:val="nil"/>
              <w:bottom w:val="single" w:sz="4" w:space="0" w:color="auto"/>
              <w:right w:val="nil"/>
            </w:tcBorders>
            <w:shd w:val="clear" w:color="auto" w:fill="auto"/>
            <w:tcMar>
              <w:left w:w="28" w:type="dxa"/>
              <w:right w:w="28" w:type="dxa"/>
            </w:tcMar>
            <w:vAlign w:val="center"/>
            <w:hideMark/>
          </w:tcPr>
          <w:p w14:paraId="4FDED38D" w14:textId="77777777" w:rsidR="002437A0" w:rsidRPr="005C317C" w:rsidRDefault="002437A0" w:rsidP="007011B1">
            <w:pPr>
              <w:rPr>
                <w:sz w:val="18"/>
                <w:szCs w:val="18"/>
              </w:rPr>
            </w:pPr>
            <w:r>
              <w:rPr>
                <w:sz w:val="18"/>
                <w:szCs w:val="18"/>
              </w:rPr>
              <w:t>4.872</w:t>
            </w:r>
          </w:p>
        </w:tc>
        <w:tc>
          <w:tcPr>
            <w:tcW w:w="356" w:type="pct"/>
            <w:tcBorders>
              <w:top w:val="nil"/>
              <w:left w:val="nil"/>
              <w:bottom w:val="single" w:sz="4" w:space="0" w:color="auto"/>
              <w:right w:val="nil"/>
            </w:tcBorders>
            <w:shd w:val="clear" w:color="auto" w:fill="auto"/>
            <w:tcMar>
              <w:left w:w="28" w:type="dxa"/>
              <w:right w:w="28" w:type="dxa"/>
            </w:tcMar>
            <w:vAlign w:val="center"/>
            <w:hideMark/>
          </w:tcPr>
          <w:p w14:paraId="32669F11" w14:textId="77777777" w:rsidR="002437A0" w:rsidRPr="005C317C" w:rsidRDefault="002437A0" w:rsidP="007011B1">
            <w:pPr>
              <w:rPr>
                <w:sz w:val="18"/>
                <w:szCs w:val="18"/>
              </w:rPr>
            </w:pPr>
            <w:r>
              <w:rPr>
                <w:sz w:val="18"/>
                <w:szCs w:val="18"/>
              </w:rPr>
              <w:t>4.732</w:t>
            </w:r>
          </w:p>
        </w:tc>
        <w:tc>
          <w:tcPr>
            <w:tcW w:w="356" w:type="pct"/>
            <w:tcBorders>
              <w:top w:val="nil"/>
              <w:left w:val="nil"/>
              <w:bottom w:val="single" w:sz="4" w:space="0" w:color="auto"/>
              <w:right w:val="nil"/>
            </w:tcBorders>
            <w:shd w:val="clear" w:color="auto" w:fill="auto"/>
            <w:tcMar>
              <w:left w:w="28" w:type="dxa"/>
              <w:right w:w="28" w:type="dxa"/>
            </w:tcMar>
            <w:vAlign w:val="center"/>
            <w:hideMark/>
          </w:tcPr>
          <w:p w14:paraId="25F116A9" w14:textId="77777777" w:rsidR="002437A0" w:rsidRPr="005C317C" w:rsidRDefault="002437A0" w:rsidP="007011B1">
            <w:pPr>
              <w:rPr>
                <w:sz w:val="18"/>
                <w:szCs w:val="18"/>
              </w:rPr>
            </w:pPr>
            <w:r>
              <w:rPr>
                <w:sz w:val="18"/>
                <w:szCs w:val="18"/>
              </w:rPr>
              <w:t>4.506</w:t>
            </w:r>
          </w:p>
        </w:tc>
        <w:tc>
          <w:tcPr>
            <w:tcW w:w="353" w:type="pct"/>
            <w:tcBorders>
              <w:top w:val="nil"/>
              <w:left w:val="nil"/>
              <w:bottom w:val="single" w:sz="4" w:space="0" w:color="auto"/>
              <w:right w:val="nil"/>
            </w:tcBorders>
            <w:shd w:val="clear" w:color="auto" w:fill="auto"/>
            <w:tcMar>
              <w:left w:w="28" w:type="dxa"/>
              <w:right w:w="28" w:type="dxa"/>
            </w:tcMar>
            <w:vAlign w:val="center"/>
            <w:hideMark/>
          </w:tcPr>
          <w:p w14:paraId="2CFF0FD0" w14:textId="77777777" w:rsidR="002437A0" w:rsidRPr="005C317C" w:rsidRDefault="002437A0" w:rsidP="007011B1">
            <w:pPr>
              <w:rPr>
                <w:sz w:val="18"/>
                <w:szCs w:val="18"/>
              </w:rPr>
            </w:pPr>
            <w:r w:rsidRPr="005C317C">
              <w:rPr>
                <w:sz w:val="18"/>
                <w:szCs w:val="18"/>
              </w:rPr>
              <w:t>4.</w:t>
            </w:r>
            <w:r>
              <w:rPr>
                <w:sz w:val="18"/>
                <w:szCs w:val="18"/>
              </w:rPr>
              <w:t>714</w:t>
            </w:r>
          </w:p>
        </w:tc>
      </w:tr>
    </w:tbl>
    <w:p w14:paraId="52316700" w14:textId="77777777" w:rsidR="002437A0" w:rsidRPr="00C9389A" w:rsidRDefault="002437A0" w:rsidP="002437A0"/>
    <w:p w14:paraId="7E0B0B26" w14:textId="77777777" w:rsidR="002437A0" w:rsidRPr="002216BC" w:rsidRDefault="002437A0" w:rsidP="002437A0">
      <w:pPr>
        <w:jc w:val="center"/>
        <w:rPr>
          <w:b/>
        </w:rPr>
      </w:pPr>
      <w:r w:rsidRPr="00C9389A">
        <w:rPr>
          <w:b/>
          <w:noProof/>
          <w:lang w:eastAsia="en-GB"/>
        </w:rPr>
        <mc:AlternateContent>
          <mc:Choice Requires="wpc">
            <w:drawing>
              <wp:inline distT="0" distB="0" distL="0" distR="0" wp14:anchorId="0B8CBA34" wp14:editId="1B6BC0F2">
                <wp:extent cx="3864634" cy="2579298"/>
                <wp:effectExtent l="0" t="0" r="0" b="0"/>
                <wp:docPr id="40" name="Canvas 4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1" name="Text Box 21"/>
                        <wps:cNvSpPr txBox="1"/>
                        <wps:spPr>
                          <a:xfrm>
                            <a:off x="2478505" y="538506"/>
                            <a:ext cx="1199439" cy="49009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1911CD7" w14:textId="77777777" w:rsidR="00C84734" w:rsidRDefault="00C84734" w:rsidP="002437A0">
                              <w:pPr>
                                <w:jc w:val="center"/>
                                <w:rPr>
                                  <w:rFonts w:ascii="Arial" w:hAnsi="Arial" w:cs="Arial"/>
                                  <w:sz w:val="18"/>
                                  <w:szCs w:val="18"/>
                                </w:rPr>
                              </w:pPr>
                              <w:r>
                                <w:rPr>
                                  <w:rFonts w:ascii="Arial" w:hAnsi="Arial" w:cs="Arial"/>
                                  <w:sz w:val="18"/>
                                  <w:szCs w:val="18"/>
                                </w:rPr>
                                <w:t>PV Panel</w:t>
                              </w:r>
                            </w:p>
                            <w:p w14:paraId="270C29DE" w14:textId="77777777" w:rsidR="00C84734" w:rsidRPr="00C34C9D" w:rsidRDefault="00C84734" w:rsidP="002437A0">
                              <w:pPr>
                                <w:jc w:val="center"/>
                                <w:rPr>
                                  <w:rFonts w:ascii="Arial" w:hAnsi="Arial" w:cs="Arial"/>
                                  <w:sz w:val="18"/>
                                  <w:szCs w:val="18"/>
                                </w:rPr>
                              </w:pPr>
                              <w:r>
                                <w:rPr>
                                  <w:rFonts w:ascii="Arial" w:hAnsi="Arial" w:cs="Arial"/>
                                  <w:sz w:val="18"/>
                                  <w:szCs w:val="18"/>
                                </w:rPr>
                                <w:t>320 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Text Box 22"/>
                        <wps:cNvSpPr txBox="1"/>
                        <wps:spPr>
                          <a:xfrm>
                            <a:off x="2479069" y="1243447"/>
                            <a:ext cx="1199838" cy="55618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8AEE13F" w14:textId="77777777" w:rsidR="00C84734" w:rsidRDefault="00C84734" w:rsidP="002437A0">
                              <w:pPr>
                                <w:jc w:val="center"/>
                                <w:rPr>
                                  <w:rFonts w:ascii="Arial" w:hAnsi="Arial" w:cs="Arial"/>
                                  <w:sz w:val="18"/>
                                  <w:szCs w:val="18"/>
                                </w:rPr>
                              </w:pPr>
                              <w:r>
                                <w:rPr>
                                  <w:rFonts w:ascii="Arial" w:hAnsi="Arial" w:cs="Arial"/>
                                  <w:sz w:val="18"/>
                                  <w:szCs w:val="18"/>
                                </w:rPr>
                                <w:t>Li-ion battery</w:t>
                              </w:r>
                            </w:p>
                            <w:p w14:paraId="0803FF30" w14:textId="77777777" w:rsidR="00C84734" w:rsidRPr="00C34C9D" w:rsidRDefault="00C84734" w:rsidP="002437A0">
                              <w:pPr>
                                <w:jc w:val="center"/>
                                <w:rPr>
                                  <w:rFonts w:ascii="Arial" w:hAnsi="Arial" w:cs="Arial"/>
                                  <w:sz w:val="18"/>
                                  <w:szCs w:val="18"/>
                                </w:rPr>
                              </w:pPr>
                              <w:r>
                                <w:rPr>
                                  <w:rFonts w:ascii="Arial" w:hAnsi="Arial" w:cs="Arial"/>
                                  <w:sz w:val="18"/>
                                  <w:szCs w:val="18"/>
                                </w:rPr>
                                <w:t>3 kWh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Straight Connector 23"/>
                        <wps:cNvCnPr/>
                        <wps:spPr>
                          <a:xfrm flipH="1">
                            <a:off x="2129823" y="327556"/>
                            <a:ext cx="414" cy="1905795"/>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24" name="Straight Arrow Connector 24"/>
                        <wps:cNvCnPr/>
                        <wps:spPr>
                          <a:xfrm flipH="1" flipV="1">
                            <a:off x="2129717" y="783482"/>
                            <a:ext cx="348788" cy="70"/>
                          </a:xfrm>
                          <a:prstGeom prst="straightConnector1">
                            <a:avLst/>
                          </a:prstGeom>
                          <a:ln>
                            <a:solidFill>
                              <a:schemeClr val="tx1">
                                <a:lumMod val="95000"/>
                                <a:lumOff val="5000"/>
                              </a:schemeClr>
                            </a:solidFill>
                            <a:tailEnd type="arrow"/>
                          </a:ln>
                        </wps:spPr>
                        <wps:style>
                          <a:lnRef idx="1">
                            <a:schemeClr val="accent1"/>
                          </a:lnRef>
                          <a:fillRef idx="0">
                            <a:schemeClr val="accent1"/>
                          </a:fillRef>
                          <a:effectRef idx="0">
                            <a:schemeClr val="accent1"/>
                          </a:effectRef>
                          <a:fontRef idx="minor">
                            <a:schemeClr val="tx1"/>
                          </a:fontRef>
                        </wps:style>
                        <wps:bodyPr/>
                      </wps:wsp>
                      <wps:wsp>
                        <wps:cNvPr id="25" name="Straight Arrow Connector 25"/>
                        <wps:cNvCnPr/>
                        <wps:spPr>
                          <a:xfrm>
                            <a:off x="2130310" y="1521401"/>
                            <a:ext cx="348759" cy="137"/>
                          </a:xfrm>
                          <a:prstGeom prst="straightConnector1">
                            <a:avLst/>
                          </a:prstGeom>
                          <a:ln>
                            <a:solidFill>
                              <a:schemeClr val="tx1">
                                <a:lumMod val="95000"/>
                                <a:lumOff val="5000"/>
                              </a:schemeClr>
                            </a:solidFill>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26" name="Text Box 26"/>
                        <wps:cNvSpPr txBox="1"/>
                        <wps:spPr>
                          <a:xfrm>
                            <a:off x="1913859" y="158520"/>
                            <a:ext cx="395925" cy="21630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51DC860" w14:textId="77777777" w:rsidR="00C84734" w:rsidRPr="00C34C9D" w:rsidRDefault="00C84734" w:rsidP="002437A0">
                              <w:pPr>
                                <w:jc w:val="center"/>
                                <w:rPr>
                                  <w:rFonts w:ascii="Arial" w:hAnsi="Arial" w:cs="Arial"/>
                                  <w:sz w:val="18"/>
                                  <w:szCs w:val="18"/>
                                </w:rPr>
                              </w:pPr>
                              <w:r w:rsidRPr="00C34C9D">
                                <w:rPr>
                                  <w:rFonts w:ascii="Arial" w:hAnsi="Arial" w:cs="Arial"/>
                                  <w:sz w:val="18"/>
                                  <w:szCs w:val="18"/>
                                </w:rPr>
                                <w:t>DC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Text Box 27"/>
                        <wps:cNvSpPr txBox="1"/>
                        <wps:spPr>
                          <a:xfrm>
                            <a:off x="852082" y="479071"/>
                            <a:ext cx="1020674" cy="609889"/>
                          </a:xfrm>
                          <a:prstGeom prst="rect">
                            <a:avLst/>
                          </a:prstGeom>
                          <a:solidFill>
                            <a:schemeClr val="lt1"/>
                          </a:solidFill>
                          <a:ln w="6350">
                            <a:solidFill>
                              <a:schemeClr val="tx1">
                                <a:lumMod val="95000"/>
                                <a:lumOff val="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1B5A8B7D" w14:textId="77777777" w:rsidR="00C84734" w:rsidRPr="00C34C9D" w:rsidRDefault="00C84734" w:rsidP="002437A0">
                              <w:pPr>
                                <w:jc w:val="center"/>
                                <w:rPr>
                                  <w:rFonts w:ascii="Arial" w:hAnsi="Arial" w:cs="Arial"/>
                                  <w:sz w:val="18"/>
                                  <w:szCs w:val="18"/>
                                </w:rPr>
                              </w:pPr>
                              <w:r>
                                <w:rPr>
                                  <w:rFonts w:ascii="Arial" w:hAnsi="Arial" w:cs="Arial"/>
                                  <w:sz w:val="18"/>
                                  <w:szCs w:val="18"/>
                                </w:rPr>
                                <w:t>Light</w:t>
                              </w:r>
                            </w:p>
                            <w:p w14:paraId="7BA5E8DD" w14:textId="77777777" w:rsidR="00C84734" w:rsidRDefault="00C84734" w:rsidP="002437A0">
                              <w:pPr>
                                <w:jc w:val="center"/>
                                <w:rPr>
                                  <w:rFonts w:ascii="Arial" w:hAnsi="Arial" w:cs="Arial"/>
                                  <w:sz w:val="18"/>
                                  <w:szCs w:val="18"/>
                                </w:rPr>
                              </w:pPr>
                              <w:r>
                                <w:rPr>
                                  <w:rFonts w:ascii="Arial" w:hAnsi="Arial" w:cs="Arial"/>
                                  <w:sz w:val="18"/>
                                  <w:szCs w:val="18"/>
                                </w:rPr>
                                <w:t>0.78</w:t>
                              </w:r>
                              <w:r w:rsidRPr="00C34C9D">
                                <w:rPr>
                                  <w:rFonts w:ascii="Arial" w:hAnsi="Arial" w:cs="Arial"/>
                                  <w:sz w:val="18"/>
                                  <w:szCs w:val="18"/>
                                </w:rPr>
                                <w:t xml:space="preserve"> kWh/day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Text Box 28"/>
                        <wps:cNvSpPr txBox="1"/>
                        <wps:spPr>
                          <a:xfrm>
                            <a:off x="852082" y="1243469"/>
                            <a:ext cx="1020674" cy="543387"/>
                          </a:xfrm>
                          <a:prstGeom prst="rect">
                            <a:avLst/>
                          </a:prstGeom>
                          <a:solidFill>
                            <a:schemeClr val="lt1"/>
                          </a:solidFill>
                          <a:ln w="6350">
                            <a:solidFill>
                              <a:schemeClr val="tx1">
                                <a:lumMod val="95000"/>
                                <a:lumOff val="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7AAC3480" w14:textId="77777777" w:rsidR="00C84734" w:rsidRPr="00C34C9D" w:rsidRDefault="00C84734" w:rsidP="002437A0">
                              <w:pPr>
                                <w:jc w:val="center"/>
                                <w:rPr>
                                  <w:rFonts w:ascii="Arial" w:hAnsi="Arial" w:cs="Arial"/>
                                  <w:sz w:val="18"/>
                                  <w:szCs w:val="18"/>
                                </w:rPr>
                              </w:pPr>
                              <w:r>
                                <w:rPr>
                                  <w:rFonts w:ascii="Arial" w:hAnsi="Arial" w:cs="Arial"/>
                                  <w:sz w:val="18"/>
                                  <w:szCs w:val="18"/>
                                </w:rPr>
                                <w:t>Sockets</w:t>
                              </w:r>
                            </w:p>
                            <w:p w14:paraId="3B671B52" w14:textId="77777777" w:rsidR="00C84734" w:rsidRPr="00C34C9D" w:rsidRDefault="00C84734" w:rsidP="002437A0">
                              <w:pPr>
                                <w:jc w:val="center"/>
                                <w:rPr>
                                  <w:rFonts w:ascii="Arial" w:hAnsi="Arial" w:cs="Arial"/>
                                  <w:sz w:val="18"/>
                                  <w:szCs w:val="18"/>
                                </w:rPr>
                              </w:pPr>
                              <w:r>
                                <w:rPr>
                                  <w:rFonts w:ascii="Arial" w:hAnsi="Arial" w:cs="Arial"/>
                                  <w:sz w:val="18"/>
                                  <w:szCs w:val="18"/>
                                </w:rPr>
                                <w:t>0.3</w:t>
                              </w:r>
                              <w:r w:rsidRPr="00C34C9D">
                                <w:rPr>
                                  <w:rFonts w:ascii="Arial" w:hAnsi="Arial" w:cs="Arial"/>
                                  <w:sz w:val="18"/>
                                  <w:szCs w:val="18"/>
                                </w:rPr>
                                <w:t xml:space="preserve"> kWh/</w:t>
                              </w:r>
                              <w:r>
                                <w:rPr>
                                  <w:rFonts w:ascii="Arial" w:hAnsi="Arial" w:cs="Arial"/>
                                  <w:sz w:val="18"/>
                                  <w:szCs w:val="18"/>
                                </w:rPr>
                                <w:t>day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Straight Arrow Connector 29"/>
                        <wps:cNvCnPr/>
                        <wps:spPr>
                          <a:xfrm flipH="1">
                            <a:off x="1872756" y="1514773"/>
                            <a:ext cx="257899" cy="390"/>
                          </a:xfrm>
                          <a:prstGeom prst="straightConnector1">
                            <a:avLst/>
                          </a:prstGeom>
                          <a:ln>
                            <a:solidFill>
                              <a:schemeClr val="tx1">
                                <a:lumMod val="95000"/>
                                <a:lumOff val="5000"/>
                              </a:schemeClr>
                            </a:solidFill>
                            <a:tailEnd type="arrow"/>
                          </a:ln>
                        </wps:spPr>
                        <wps:style>
                          <a:lnRef idx="1">
                            <a:schemeClr val="accent1"/>
                          </a:lnRef>
                          <a:fillRef idx="0">
                            <a:schemeClr val="accent1"/>
                          </a:fillRef>
                          <a:effectRef idx="0">
                            <a:schemeClr val="accent1"/>
                          </a:effectRef>
                          <a:fontRef idx="minor">
                            <a:schemeClr val="tx1"/>
                          </a:fontRef>
                        </wps:style>
                        <wps:bodyPr/>
                      </wps:wsp>
                      <wps:wsp>
                        <wps:cNvPr id="30" name="Straight Arrow Connector 30"/>
                        <wps:cNvCnPr/>
                        <wps:spPr>
                          <a:xfrm flipH="1">
                            <a:off x="1872756" y="783612"/>
                            <a:ext cx="257142" cy="404"/>
                          </a:xfrm>
                          <a:prstGeom prst="straightConnector1">
                            <a:avLst/>
                          </a:prstGeom>
                          <a:ln>
                            <a:solidFill>
                              <a:schemeClr val="tx1">
                                <a:lumMod val="95000"/>
                                <a:lumOff val="5000"/>
                              </a:schemeClr>
                            </a:solidFill>
                            <a:tailEnd type="arrow"/>
                          </a:ln>
                        </wps:spPr>
                        <wps:style>
                          <a:lnRef idx="1">
                            <a:schemeClr val="accent1"/>
                          </a:lnRef>
                          <a:fillRef idx="0">
                            <a:schemeClr val="accent1"/>
                          </a:fillRef>
                          <a:effectRef idx="0">
                            <a:schemeClr val="accent1"/>
                          </a:effectRef>
                          <a:fontRef idx="minor">
                            <a:schemeClr val="tx1"/>
                          </a:fontRef>
                        </wps:style>
                        <wps:bodyPr/>
                      </wps:wsp>
                      <wps:wsp>
                        <wps:cNvPr id="31" name="Straight Connector 31"/>
                        <wps:cNvCnPr/>
                        <wps:spPr>
                          <a:xfrm flipH="1">
                            <a:off x="559889" y="374731"/>
                            <a:ext cx="378" cy="185862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32" name="Text Box 32"/>
                        <wps:cNvSpPr txBox="1"/>
                        <wps:spPr>
                          <a:xfrm>
                            <a:off x="369731" y="170927"/>
                            <a:ext cx="395925" cy="21630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484715F" w14:textId="77777777" w:rsidR="00C84734" w:rsidRPr="00C34C9D" w:rsidRDefault="00C84734" w:rsidP="002437A0">
                              <w:pPr>
                                <w:jc w:val="center"/>
                                <w:rPr>
                                  <w:rFonts w:ascii="Arial" w:hAnsi="Arial" w:cs="Arial"/>
                                  <w:sz w:val="18"/>
                                  <w:szCs w:val="18"/>
                                </w:rPr>
                              </w:pPr>
                              <w:r>
                                <w:rPr>
                                  <w:rFonts w:ascii="Arial" w:hAnsi="Arial" w:cs="Arial"/>
                                  <w:sz w:val="18"/>
                                  <w:szCs w:val="18"/>
                                </w:rPr>
                                <w:t>AC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Text Box 34"/>
                        <wps:cNvSpPr txBox="1"/>
                        <wps:spPr>
                          <a:xfrm>
                            <a:off x="852077" y="1906481"/>
                            <a:ext cx="1020674" cy="432682"/>
                          </a:xfrm>
                          <a:prstGeom prst="rect">
                            <a:avLst/>
                          </a:prstGeom>
                          <a:solidFill>
                            <a:schemeClr val="lt1"/>
                          </a:solidFill>
                          <a:ln w="6350">
                            <a:solidFill>
                              <a:schemeClr val="tx1">
                                <a:lumMod val="95000"/>
                                <a:lumOff val="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29601F3C" w14:textId="77777777" w:rsidR="00C84734" w:rsidRDefault="00C84734" w:rsidP="002437A0">
                              <w:pPr>
                                <w:jc w:val="center"/>
                                <w:rPr>
                                  <w:rFonts w:ascii="Arial" w:hAnsi="Arial" w:cs="Arial"/>
                                  <w:sz w:val="18"/>
                                  <w:szCs w:val="18"/>
                                </w:rPr>
                              </w:pPr>
                              <w:r>
                                <w:rPr>
                                  <w:rFonts w:ascii="Arial" w:hAnsi="Arial" w:cs="Arial"/>
                                  <w:sz w:val="18"/>
                                  <w:szCs w:val="18"/>
                                </w:rPr>
                                <w:t>Converter</w:t>
                              </w:r>
                            </w:p>
                            <w:p w14:paraId="679B0667" w14:textId="77777777" w:rsidR="00C84734" w:rsidRPr="00C34C9D" w:rsidRDefault="00C84734" w:rsidP="002437A0">
                              <w:pPr>
                                <w:jc w:val="center"/>
                                <w:rPr>
                                  <w:rFonts w:ascii="Arial" w:hAnsi="Arial" w:cs="Arial"/>
                                  <w:sz w:val="18"/>
                                  <w:szCs w:val="18"/>
                                </w:rPr>
                              </w:pPr>
                              <w:r>
                                <w:rPr>
                                  <w:rFonts w:ascii="Arial" w:hAnsi="Arial" w:cs="Arial"/>
                                  <w:sz w:val="18"/>
                                  <w:szCs w:val="18"/>
                                </w:rPr>
                                <w:t>0.2 kW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Straight Arrow Connector 36"/>
                        <wps:cNvCnPr/>
                        <wps:spPr>
                          <a:xfrm>
                            <a:off x="560304" y="1522067"/>
                            <a:ext cx="292156" cy="202"/>
                          </a:xfrm>
                          <a:prstGeom prst="straightConnector1">
                            <a:avLst/>
                          </a:prstGeom>
                          <a:ln>
                            <a:solidFill>
                              <a:schemeClr val="tx1">
                                <a:lumMod val="95000"/>
                                <a:lumOff val="5000"/>
                              </a:schemeClr>
                            </a:solidFill>
                            <a:tailEnd type="arrow"/>
                          </a:ln>
                        </wps:spPr>
                        <wps:style>
                          <a:lnRef idx="1">
                            <a:schemeClr val="accent1"/>
                          </a:lnRef>
                          <a:fillRef idx="0">
                            <a:schemeClr val="accent1"/>
                          </a:fillRef>
                          <a:effectRef idx="0">
                            <a:schemeClr val="accent1"/>
                          </a:effectRef>
                          <a:fontRef idx="minor">
                            <a:schemeClr val="tx1"/>
                          </a:fontRef>
                        </wps:style>
                        <wps:bodyPr/>
                      </wps:wsp>
                      <wps:wsp>
                        <wps:cNvPr id="38" name="Straight Arrow Connector 38"/>
                        <wps:cNvCnPr/>
                        <wps:spPr>
                          <a:xfrm>
                            <a:off x="557708" y="2122359"/>
                            <a:ext cx="294369" cy="463"/>
                          </a:xfrm>
                          <a:prstGeom prst="straightConnector1">
                            <a:avLst/>
                          </a:prstGeom>
                          <a:ln>
                            <a:solidFill>
                              <a:schemeClr val="tx1">
                                <a:lumMod val="95000"/>
                                <a:lumOff val="5000"/>
                              </a:schemeClr>
                            </a:solidFill>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39" name="Straight Arrow Connector 39"/>
                        <wps:cNvCnPr/>
                        <wps:spPr>
                          <a:xfrm flipV="1">
                            <a:off x="1872751" y="2122359"/>
                            <a:ext cx="256938" cy="463"/>
                          </a:xfrm>
                          <a:prstGeom prst="straightConnector1">
                            <a:avLst/>
                          </a:prstGeom>
                          <a:ln>
                            <a:solidFill>
                              <a:schemeClr val="tx1">
                                <a:lumMod val="95000"/>
                                <a:lumOff val="5000"/>
                              </a:schemeClr>
                            </a:solidFill>
                            <a:headEnd type="arrow"/>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B8CBA34" id="Canvas 40" o:spid="_x0000_s1030" editas="canvas" style="width:304.3pt;height:203.1pt;mso-position-horizontal-relative:char;mso-position-vertical-relative:line" coordsize="38646,257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width:38646;height:25787;visibility:visible;mso-wrap-style:square">
                  <v:fill o:detectmouseclick="t"/>
                  <v:path o:connecttype="none"/>
                </v:shape>
                <v:shape id="Text Box 21" o:spid="_x0000_s1032" type="#_x0000_t202" style="position:absolute;left:24785;top:5385;width:11994;height:49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" fillcolor="white [3201]" strokeweight=".5pt">
                  <v:textbox>
                    <w:txbxContent>
                      <w:p w14:paraId="31911CD7" w14:textId="77777777" w:rsidR="00C84734" w:rsidRDefault="00C84734" w:rsidP="002437A0">
                        <w:pPr>
                          <w:jc w:val="center"/>
                          <w:rPr>
                            <w:rFonts w:ascii="Arial" w:hAnsi="Arial" w:cs="Arial"/>
                            <w:sz w:val="18"/>
                            <w:szCs w:val="18"/>
                          </w:rPr>
                        </w:pPr>
                        <w:r>
                          <w:rPr>
                            <w:rFonts w:ascii="Arial" w:hAnsi="Arial" w:cs="Arial"/>
                            <w:sz w:val="18"/>
                            <w:szCs w:val="18"/>
                          </w:rPr>
                          <w:t>PV Panel</w:t>
                        </w:r>
                      </w:p>
                      <w:p w14:paraId="270C29DE" w14:textId="77777777" w:rsidR="00C84734" w:rsidRPr="00C34C9D" w:rsidRDefault="00C84734" w:rsidP="002437A0">
                        <w:pPr>
                          <w:jc w:val="center"/>
                          <w:rPr>
                            <w:rFonts w:ascii="Arial" w:hAnsi="Arial" w:cs="Arial"/>
                            <w:sz w:val="18"/>
                            <w:szCs w:val="18"/>
                          </w:rPr>
                        </w:pPr>
                        <w:r>
                          <w:rPr>
                            <w:rFonts w:ascii="Arial" w:hAnsi="Arial" w:cs="Arial"/>
                            <w:sz w:val="18"/>
                            <w:szCs w:val="18"/>
                          </w:rPr>
                          <w:t>320 W</w:t>
                        </w:r>
                      </w:p>
                    </w:txbxContent>
                  </v:textbox>
                </v:shape>
                <v:shape id="Text Box 22" o:spid="_x0000_s1033" type="#_x0000_t202" style="position:absolute;left:24790;top:12434;width:11999;height:556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" fillcolor="white [3201]" strokeweight=".5pt">
                  <v:textbox>
                    <w:txbxContent>
                      <w:p w14:paraId="18AEE13F" w14:textId="77777777" w:rsidR="00C84734" w:rsidRDefault="00C84734" w:rsidP="002437A0">
                        <w:pPr>
                          <w:jc w:val="center"/>
                          <w:rPr>
                            <w:rFonts w:ascii="Arial" w:hAnsi="Arial" w:cs="Arial"/>
                            <w:sz w:val="18"/>
                            <w:szCs w:val="18"/>
                          </w:rPr>
                        </w:pPr>
                        <w:r>
                          <w:rPr>
                            <w:rFonts w:ascii="Arial" w:hAnsi="Arial" w:cs="Arial"/>
                            <w:sz w:val="18"/>
                            <w:szCs w:val="18"/>
                          </w:rPr>
                          <w:t>Li-ion battery</w:t>
                        </w:r>
                      </w:p>
                      <w:p w14:paraId="0803FF30" w14:textId="77777777" w:rsidR="00C84734" w:rsidRPr="00C34C9D" w:rsidRDefault="00C84734" w:rsidP="002437A0">
                        <w:pPr>
                          <w:jc w:val="center"/>
                          <w:rPr>
                            <w:rFonts w:ascii="Arial" w:hAnsi="Arial" w:cs="Arial"/>
                            <w:sz w:val="18"/>
                            <w:szCs w:val="18"/>
                          </w:rPr>
                        </w:pPr>
                        <w:r>
                          <w:rPr>
                            <w:rFonts w:ascii="Arial" w:hAnsi="Arial" w:cs="Arial"/>
                            <w:sz w:val="18"/>
                            <w:szCs w:val="18"/>
                          </w:rPr>
                          <w:t>3 kWh</w:t>
                        </w:r>
                      </w:p>
                    </w:txbxContent>
                  </v:textbox>
                </v:shape>
                <v:line id="Straight Connector 23" o:spid="_x0000_s1034" style="position:absolute;flip:x;visibility:visible;mso-wrap-style:square" from="21298,3275" to="21302,223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" strokecolor="#0d0d0d [3069]"/>
                <v:shapetype id="_x0000_t32" coordsize="21600,21600" o:spt="32" o:oned="t" path="m,l21600,21600e" filled="f">
                  <v:path arrowok="t" fillok="f" o:connecttype="none"/>
                  <o:lock v:ext="edit" shapetype="t"/>
                </v:shapetype>
                <v:shape id="Straight Arrow Connector 24" o:spid="_x0000_s1035" type="#_x0000_t32" style="position:absolute;left:21297;top:7834;width:3488;height:1;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" strokecolor="#0d0d0d [3069]">
                  <v:stroke endarrow="open"/>
                </v:shape>
                <v:shape id="Straight Arrow Connector 25" o:spid="_x0000_s1036" type="#_x0000_t32" style="position:absolute;left:21303;top:15214;width:3487;height: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" strokecolor="#0d0d0d [3069]">
                  <v:stroke startarrow="open" endarrow="open"/>
                </v:shape>
                <v:shape id="Text Box 26" o:spid="_x0000_s1037" type="#_x0000_t202" style="position:absolute;left:19138;top:1585;width:3959;height:2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" fillcolor="white [3201]" strokeweight=".5pt">
                  <v:textbox>
                    <w:txbxContent>
                      <w:p w14:paraId="651DC860" w14:textId="77777777" w:rsidR="00C84734" w:rsidRPr="00C34C9D" w:rsidRDefault="00C84734" w:rsidP="002437A0">
                        <w:pPr>
                          <w:jc w:val="center"/>
                          <w:rPr>
                            <w:rFonts w:ascii="Arial" w:hAnsi="Arial" w:cs="Arial"/>
                            <w:sz w:val="18"/>
                            <w:szCs w:val="18"/>
                          </w:rPr>
                        </w:pPr>
                        <w:r w:rsidRPr="00C34C9D">
                          <w:rPr>
                            <w:rFonts w:ascii="Arial" w:hAnsi="Arial" w:cs="Arial"/>
                            <w:sz w:val="18"/>
                            <w:szCs w:val="18"/>
                          </w:rPr>
                          <w:t>DC</w:t>
                        </w:r>
                      </w:p>
                    </w:txbxContent>
                  </v:textbox>
                </v:shape>
                <v:shape id="Text Box 27" o:spid="_x0000_s1038" type="#_x0000_t202" style="position:absolute;left:8520;top:4790;width:10207;height:60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" fillcolor="white [3201]" strokecolor="#0d0d0d [3069]" strokeweight=".5pt">
                  <v:textbox>
                    <w:txbxContent>
                      <w:p w14:paraId="1B5A8B7D" w14:textId="77777777" w:rsidR="00C84734" w:rsidRPr="00C34C9D" w:rsidRDefault="00C84734" w:rsidP="002437A0">
                        <w:pPr>
                          <w:jc w:val="center"/>
                          <w:rPr>
                            <w:rFonts w:ascii="Arial" w:hAnsi="Arial" w:cs="Arial"/>
                            <w:sz w:val="18"/>
                            <w:szCs w:val="18"/>
                          </w:rPr>
                        </w:pPr>
                        <w:r>
                          <w:rPr>
                            <w:rFonts w:ascii="Arial" w:hAnsi="Arial" w:cs="Arial"/>
                            <w:sz w:val="18"/>
                            <w:szCs w:val="18"/>
                          </w:rPr>
                          <w:t>Light</w:t>
                        </w:r>
                      </w:p>
                      <w:p w14:paraId="7BA5E8DD" w14:textId="77777777" w:rsidR="00C84734" w:rsidRDefault="00C84734" w:rsidP="002437A0">
                        <w:pPr>
                          <w:jc w:val="center"/>
                          <w:rPr>
                            <w:rFonts w:ascii="Arial" w:hAnsi="Arial" w:cs="Arial"/>
                            <w:sz w:val="18"/>
                            <w:szCs w:val="18"/>
                          </w:rPr>
                        </w:pPr>
                        <w:r>
                          <w:rPr>
                            <w:rFonts w:ascii="Arial" w:hAnsi="Arial" w:cs="Arial"/>
                            <w:sz w:val="18"/>
                            <w:szCs w:val="18"/>
                          </w:rPr>
                          <w:t>0.78</w:t>
                        </w:r>
                        <w:r w:rsidRPr="00C34C9D">
                          <w:rPr>
                            <w:rFonts w:ascii="Arial" w:hAnsi="Arial" w:cs="Arial"/>
                            <w:sz w:val="18"/>
                            <w:szCs w:val="18"/>
                          </w:rPr>
                          <w:t xml:space="preserve"> kWh/day</w:t>
                        </w:r>
                      </w:p>
                    </w:txbxContent>
                  </v:textbox>
                </v:shape>
                <v:shape id="Text Box 28" o:spid="_x0000_s1039" type="#_x0000_t202" style="position:absolute;left:8520;top:12434;width:10207;height:54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" fillcolor="white [3201]" strokecolor="#0d0d0d [3069]" strokeweight=".5pt">
                  <v:textbox>
                    <w:txbxContent>
                      <w:p w14:paraId="7AAC3480" w14:textId="77777777" w:rsidR="00C84734" w:rsidRPr="00C34C9D" w:rsidRDefault="00C84734" w:rsidP="002437A0">
                        <w:pPr>
                          <w:jc w:val="center"/>
                          <w:rPr>
                            <w:rFonts w:ascii="Arial" w:hAnsi="Arial" w:cs="Arial"/>
                            <w:sz w:val="18"/>
                            <w:szCs w:val="18"/>
                          </w:rPr>
                        </w:pPr>
                        <w:r>
                          <w:rPr>
                            <w:rFonts w:ascii="Arial" w:hAnsi="Arial" w:cs="Arial"/>
                            <w:sz w:val="18"/>
                            <w:szCs w:val="18"/>
                          </w:rPr>
                          <w:t>Sockets</w:t>
                        </w:r>
                      </w:p>
                      <w:p w14:paraId="3B671B52" w14:textId="77777777" w:rsidR="00C84734" w:rsidRPr="00C34C9D" w:rsidRDefault="00C84734" w:rsidP="002437A0">
                        <w:pPr>
                          <w:jc w:val="center"/>
                          <w:rPr>
                            <w:rFonts w:ascii="Arial" w:hAnsi="Arial" w:cs="Arial"/>
                            <w:sz w:val="18"/>
                            <w:szCs w:val="18"/>
                          </w:rPr>
                        </w:pPr>
                        <w:r>
                          <w:rPr>
                            <w:rFonts w:ascii="Arial" w:hAnsi="Arial" w:cs="Arial"/>
                            <w:sz w:val="18"/>
                            <w:szCs w:val="18"/>
                          </w:rPr>
                          <w:t>0.3</w:t>
                        </w:r>
                        <w:r w:rsidRPr="00C34C9D">
                          <w:rPr>
                            <w:rFonts w:ascii="Arial" w:hAnsi="Arial" w:cs="Arial"/>
                            <w:sz w:val="18"/>
                            <w:szCs w:val="18"/>
                          </w:rPr>
                          <w:t xml:space="preserve"> kWh/</w:t>
                        </w:r>
                        <w:r>
                          <w:rPr>
                            <w:rFonts w:ascii="Arial" w:hAnsi="Arial" w:cs="Arial"/>
                            <w:sz w:val="18"/>
                            <w:szCs w:val="18"/>
                          </w:rPr>
                          <w:t>day</w:t>
                        </w:r>
                      </w:p>
                    </w:txbxContent>
                  </v:textbox>
                </v:shape>
                <v:shape id="Straight Arrow Connector 29" o:spid="_x0000_s1040" type="#_x0000_t32" style="position:absolute;left:18727;top:15147;width:2579;height:4;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" strokecolor="#0d0d0d [3069]">
                  <v:stroke endarrow="open"/>
                </v:shape>
                <v:shape id="Straight Arrow Connector 30" o:spid="_x0000_s1041" type="#_x0000_t32" style="position:absolute;left:18727;top:7836;width:2571;height:4;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" strokecolor="#0d0d0d [3069]">
                  <v:stroke endarrow="open"/>
                </v:shape>
                <v:line id="Straight Connector 31" o:spid="_x0000_s1042" style="position:absolute;flip:x;visibility:visible;mso-wrap-style:square" from="5598,3747" to="5602,223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" strokecolor="#0d0d0d [3069]"/>
                <v:shape id="Text Box 32" o:spid="_x0000_s1043" type="#_x0000_t202" style="position:absolute;left:3697;top:1709;width:3959;height:2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" fillcolor="white [3201]" strokeweight=".5pt">
                  <v:textbox>
                    <w:txbxContent>
                      <w:p w14:paraId="1484715F" w14:textId="77777777" w:rsidR="00C84734" w:rsidRPr="00C34C9D" w:rsidRDefault="00C84734" w:rsidP="002437A0">
                        <w:pPr>
                          <w:jc w:val="center"/>
                          <w:rPr>
                            <w:rFonts w:ascii="Arial" w:hAnsi="Arial" w:cs="Arial"/>
                            <w:sz w:val="18"/>
                            <w:szCs w:val="18"/>
                          </w:rPr>
                        </w:pPr>
                        <w:r>
                          <w:rPr>
                            <w:rFonts w:ascii="Arial" w:hAnsi="Arial" w:cs="Arial"/>
                            <w:sz w:val="18"/>
                            <w:szCs w:val="18"/>
                          </w:rPr>
                          <w:t>AC</w:t>
                        </w:r>
                      </w:p>
                    </w:txbxContent>
                  </v:textbox>
                </v:shape>
                <v:shape id="Text Box 34" o:spid="_x0000_s1044" type="#_x0000_t202" style="position:absolute;left:8520;top:19064;width:10207;height:43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" fillcolor="white [3201]" strokecolor="#0d0d0d [3069]" strokeweight=".5pt">
                  <v:textbox>
                    <w:txbxContent>
                      <w:p w14:paraId="29601F3C" w14:textId="77777777" w:rsidR="00C84734" w:rsidRDefault="00C84734" w:rsidP="002437A0">
                        <w:pPr>
                          <w:jc w:val="center"/>
                          <w:rPr>
                            <w:rFonts w:ascii="Arial" w:hAnsi="Arial" w:cs="Arial"/>
                            <w:sz w:val="18"/>
                            <w:szCs w:val="18"/>
                          </w:rPr>
                        </w:pPr>
                        <w:r>
                          <w:rPr>
                            <w:rFonts w:ascii="Arial" w:hAnsi="Arial" w:cs="Arial"/>
                            <w:sz w:val="18"/>
                            <w:szCs w:val="18"/>
                          </w:rPr>
                          <w:t>Converter</w:t>
                        </w:r>
                      </w:p>
                      <w:p w14:paraId="679B0667" w14:textId="77777777" w:rsidR="00C84734" w:rsidRPr="00C34C9D" w:rsidRDefault="00C84734" w:rsidP="002437A0">
                        <w:pPr>
                          <w:jc w:val="center"/>
                          <w:rPr>
                            <w:rFonts w:ascii="Arial" w:hAnsi="Arial" w:cs="Arial"/>
                            <w:sz w:val="18"/>
                            <w:szCs w:val="18"/>
                          </w:rPr>
                        </w:pPr>
                        <w:r>
                          <w:rPr>
                            <w:rFonts w:ascii="Arial" w:hAnsi="Arial" w:cs="Arial"/>
                            <w:sz w:val="18"/>
                            <w:szCs w:val="18"/>
                          </w:rPr>
                          <w:t>0.2 kW</w:t>
                        </w:r>
                      </w:p>
                    </w:txbxContent>
                  </v:textbox>
                </v:shape>
                <v:shape id="Straight Arrow Connector 36" o:spid="_x0000_s1045" type="#_x0000_t32" style="position:absolute;left:5603;top:15220;width:2921;height: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" strokecolor="#0d0d0d [3069]">
                  <v:stroke endarrow="open"/>
                </v:shape>
                <v:shape id="Straight Arrow Connector 38" o:spid="_x0000_s1046" type="#_x0000_t32" style="position:absolute;left:5577;top:21223;width:2943;height: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" strokecolor="#0d0d0d [3069]">
                  <v:stroke startarrow="open" endarrow="open"/>
                </v:shape>
                <v:shape id="Straight Arrow Connector 39" o:spid="_x0000_s1047" type="#_x0000_t32" style="position:absolute;left:18727;top:21223;width:2569;height: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" strokecolor="#0d0d0d [3069]">
                  <v:stroke startarrow="open" endarrow="open"/>
                </v:shape>
                <w10:anchorlock/>
              </v:group>
            </w:pict>
          </mc:Fallback>
        </mc:AlternateContent>
      </w:r>
    </w:p>
    <w:p w14:paraId="08B7BAFA" w14:textId="77777777" w:rsidR="002437A0" w:rsidRPr="00C9389A" w:rsidRDefault="002437A0" w:rsidP="002437A0">
      <w:pPr>
        <w:rPr>
          <w:b/>
        </w:rPr>
      </w:pPr>
      <w:r w:rsidRPr="00C9389A">
        <w:rPr>
          <w:b/>
        </w:rPr>
        <w:t xml:space="preserve">Figure </w:t>
      </w:r>
      <w:r>
        <w:rPr>
          <w:b/>
        </w:rPr>
        <w:t>3</w:t>
      </w:r>
      <w:r w:rsidRPr="00C9389A">
        <w:t xml:space="preserve">: </w:t>
      </w:r>
      <w:r>
        <w:t>Concept s</w:t>
      </w:r>
      <w:r w:rsidRPr="00C9389A">
        <w:t xml:space="preserve">chematic for the </w:t>
      </w:r>
      <w:r>
        <w:t>advanced solar streetlight</w:t>
      </w:r>
    </w:p>
    <w:p w14:paraId="188EB37A" w14:textId="08E09FD7" w:rsidR="002437A0" w:rsidRDefault="002437A0" w:rsidP="002437A0">
      <w:pPr>
        <w:spacing w:line="360" w:lineRule="auto"/>
      </w:pPr>
    </w:p>
    <w:p w14:paraId="135F3EFC" w14:textId="77777777" w:rsidR="000D405D" w:rsidRDefault="000D405D" w:rsidP="000D405D">
      <w:pPr>
        <w:spacing w:after="120"/>
        <w:rPr>
          <w:rFonts w:cs="Arial"/>
        </w:rPr>
      </w:pPr>
      <w:r>
        <w:rPr>
          <w:rFonts w:cs="Arial"/>
          <w:b/>
        </w:rPr>
        <w:t>Table 1:</w:t>
      </w:r>
      <w:r>
        <w:rPr>
          <w:rFonts w:cs="Arial"/>
        </w:rPr>
        <w:t xml:space="preserve"> Monthly average solar global horizontal irradiance (GHI) data for </w:t>
      </w:r>
      <w:proofErr w:type="spellStart"/>
      <w:r>
        <w:t>Rasuwa</w:t>
      </w:r>
      <w:proofErr w:type="spellEnd"/>
      <w:r>
        <w:t xml:space="preserve">, Nepal, according to the </w:t>
      </w:r>
      <w:r>
        <w:rPr>
          <w:i/>
        </w:rPr>
        <w:t>National Renewable Energy Lab database</w:t>
      </w:r>
      <w:r>
        <w:t>.</w:t>
      </w:r>
    </w:p>
    <w:tbl>
      <w:tblPr>
        <w:tblW w:w="5000" w:type="pct"/>
        <w:tblLook w:val="04A0" w:firstRow="1" w:lastRow="0" w:firstColumn="1" w:lastColumn="0" w:noHBand="0" w:noVBand="1"/>
      </w:tblPr>
      <w:tblGrid>
        <w:gridCol w:w="1268"/>
        <w:gridCol w:w="922"/>
        <w:gridCol w:w="622"/>
        <w:gridCol w:w="622"/>
        <w:gridCol w:w="622"/>
        <w:gridCol w:w="622"/>
        <w:gridCol w:w="622"/>
        <w:gridCol w:w="622"/>
        <w:gridCol w:w="622"/>
        <w:gridCol w:w="622"/>
        <w:gridCol w:w="622"/>
        <w:gridCol w:w="622"/>
        <w:gridCol w:w="616"/>
      </w:tblGrid>
      <w:tr w:rsidR="000D405D" w14:paraId="6EC0BD99" w14:textId="77777777" w:rsidTr="007011B1">
        <w:trPr>
          <w:trHeight w:val="315"/>
        </w:trPr>
        <w:tc>
          <w:tcPr>
            <w:tcW w:w="563" w:type="pct"/>
            <w:tcBorders>
              <w:top w:val="nil"/>
              <w:left w:val="nil"/>
              <w:bottom w:val="single" w:sz="4" w:space="0" w:color="auto"/>
              <w:right w:val="nil"/>
            </w:tcBorders>
            <w:vAlign w:val="center"/>
            <w:hideMark/>
          </w:tcPr>
          <w:p w14:paraId="47FFF7DA" w14:textId="77777777" w:rsidR="000D405D" w:rsidRDefault="000D405D" w:rsidP="007011B1">
            <w:pPr>
              <w:rPr>
                <w:b/>
                <w:sz w:val="18"/>
                <w:szCs w:val="18"/>
              </w:rPr>
            </w:pPr>
            <w:r>
              <w:rPr>
                <w:b/>
                <w:sz w:val="18"/>
                <w:szCs w:val="18"/>
              </w:rPr>
              <w:t>Month</w:t>
            </w:r>
          </w:p>
        </w:tc>
        <w:tc>
          <w:tcPr>
            <w:tcW w:w="523" w:type="pct"/>
            <w:tcBorders>
              <w:top w:val="nil"/>
              <w:left w:val="nil"/>
              <w:bottom w:val="single" w:sz="4" w:space="0" w:color="auto"/>
              <w:right w:val="nil"/>
            </w:tcBorders>
            <w:vAlign w:val="center"/>
            <w:hideMark/>
          </w:tcPr>
          <w:p w14:paraId="41D449C6" w14:textId="77777777" w:rsidR="000D405D" w:rsidRDefault="000D405D" w:rsidP="007011B1">
            <w:pPr>
              <w:rPr>
                <w:b/>
                <w:sz w:val="18"/>
                <w:szCs w:val="18"/>
              </w:rPr>
            </w:pPr>
            <w:r>
              <w:rPr>
                <w:b/>
                <w:sz w:val="18"/>
                <w:szCs w:val="18"/>
              </w:rPr>
              <w:t>Jan</w:t>
            </w:r>
          </w:p>
        </w:tc>
        <w:tc>
          <w:tcPr>
            <w:tcW w:w="356" w:type="pct"/>
            <w:tcBorders>
              <w:top w:val="nil"/>
              <w:left w:val="nil"/>
              <w:bottom w:val="single" w:sz="4" w:space="0" w:color="auto"/>
              <w:right w:val="nil"/>
            </w:tcBorders>
            <w:vAlign w:val="center"/>
            <w:hideMark/>
          </w:tcPr>
          <w:p w14:paraId="081F1A22" w14:textId="77777777" w:rsidR="000D405D" w:rsidRDefault="000D405D" w:rsidP="007011B1">
            <w:pPr>
              <w:rPr>
                <w:b/>
                <w:sz w:val="18"/>
                <w:szCs w:val="18"/>
              </w:rPr>
            </w:pPr>
            <w:r>
              <w:rPr>
                <w:b/>
                <w:sz w:val="18"/>
                <w:szCs w:val="18"/>
              </w:rPr>
              <w:t>Feb</w:t>
            </w:r>
          </w:p>
        </w:tc>
        <w:tc>
          <w:tcPr>
            <w:tcW w:w="356" w:type="pct"/>
            <w:tcBorders>
              <w:top w:val="nil"/>
              <w:left w:val="nil"/>
              <w:bottom w:val="single" w:sz="4" w:space="0" w:color="auto"/>
              <w:right w:val="nil"/>
            </w:tcBorders>
            <w:vAlign w:val="center"/>
            <w:hideMark/>
          </w:tcPr>
          <w:p w14:paraId="2C3A3EBA" w14:textId="77777777" w:rsidR="000D405D" w:rsidRDefault="000D405D" w:rsidP="007011B1">
            <w:pPr>
              <w:rPr>
                <w:b/>
                <w:sz w:val="18"/>
                <w:szCs w:val="18"/>
              </w:rPr>
            </w:pPr>
            <w:r>
              <w:rPr>
                <w:b/>
                <w:sz w:val="18"/>
                <w:szCs w:val="18"/>
              </w:rPr>
              <w:t>Mar</w:t>
            </w:r>
          </w:p>
        </w:tc>
        <w:tc>
          <w:tcPr>
            <w:tcW w:w="356" w:type="pct"/>
            <w:tcBorders>
              <w:top w:val="nil"/>
              <w:left w:val="nil"/>
              <w:bottom w:val="single" w:sz="4" w:space="0" w:color="auto"/>
              <w:right w:val="nil"/>
            </w:tcBorders>
            <w:vAlign w:val="center"/>
            <w:hideMark/>
          </w:tcPr>
          <w:p w14:paraId="51853E23" w14:textId="77777777" w:rsidR="000D405D" w:rsidRDefault="000D405D" w:rsidP="007011B1">
            <w:pPr>
              <w:rPr>
                <w:b/>
                <w:sz w:val="18"/>
                <w:szCs w:val="18"/>
              </w:rPr>
            </w:pPr>
            <w:r>
              <w:rPr>
                <w:b/>
                <w:sz w:val="18"/>
                <w:szCs w:val="18"/>
              </w:rPr>
              <w:t>Apr</w:t>
            </w:r>
          </w:p>
        </w:tc>
        <w:tc>
          <w:tcPr>
            <w:tcW w:w="356" w:type="pct"/>
            <w:tcBorders>
              <w:top w:val="nil"/>
              <w:left w:val="nil"/>
              <w:bottom w:val="single" w:sz="4" w:space="0" w:color="auto"/>
              <w:right w:val="nil"/>
            </w:tcBorders>
            <w:vAlign w:val="center"/>
            <w:hideMark/>
          </w:tcPr>
          <w:p w14:paraId="7FAD9303" w14:textId="77777777" w:rsidR="000D405D" w:rsidRDefault="000D405D" w:rsidP="007011B1">
            <w:pPr>
              <w:rPr>
                <w:b/>
                <w:sz w:val="18"/>
                <w:szCs w:val="18"/>
              </w:rPr>
            </w:pPr>
            <w:r>
              <w:rPr>
                <w:b/>
                <w:sz w:val="18"/>
                <w:szCs w:val="18"/>
              </w:rPr>
              <w:t>May</w:t>
            </w:r>
          </w:p>
        </w:tc>
        <w:tc>
          <w:tcPr>
            <w:tcW w:w="356" w:type="pct"/>
            <w:tcBorders>
              <w:top w:val="nil"/>
              <w:left w:val="nil"/>
              <w:bottom w:val="single" w:sz="4" w:space="0" w:color="auto"/>
              <w:right w:val="nil"/>
            </w:tcBorders>
            <w:vAlign w:val="center"/>
            <w:hideMark/>
          </w:tcPr>
          <w:p w14:paraId="40EDD32D" w14:textId="77777777" w:rsidR="000D405D" w:rsidRDefault="000D405D" w:rsidP="007011B1">
            <w:pPr>
              <w:rPr>
                <w:b/>
                <w:sz w:val="18"/>
                <w:szCs w:val="18"/>
              </w:rPr>
            </w:pPr>
            <w:r>
              <w:rPr>
                <w:b/>
                <w:sz w:val="18"/>
                <w:szCs w:val="18"/>
              </w:rPr>
              <w:t>Jun</w:t>
            </w:r>
          </w:p>
        </w:tc>
        <w:tc>
          <w:tcPr>
            <w:tcW w:w="356" w:type="pct"/>
            <w:tcBorders>
              <w:top w:val="nil"/>
              <w:left w:val="nil"/>
              <w:bottom w:val="single" w:sz="4" w:space="0" w:color="auto"/>
              <w:right w:val="nil"/>
            </w:tcBorders>
            <w:vAlign w:val="center"/>
            <w:hideMark/>
          </w:tcPr>
          <w:p w14:paraId="7ECB2D33" w14:textId="77777777" w:rsidR="000D405D" w:rsidRDefault="000D405D" w:rsidP="007011B1">
            <w:pPr>
              <w:rPr>
                <w:b/>
                <w:sz w:val="18"/>
                <w:szCs w:val="18"/>
              </w:rPr>
            </w:pPr>
            <w:r>
              <w:rPr>
                <w:b/>
                <w:sz w:val="18"/>
                <w:szCs w:val="18"/>
              </w:rPr>
              <w:t>Jul</w:t>
            </w:r>
          </w:p>
        </w:tc>
        <w:tc>
          <w:tcPr>
            <w:tcW w:w="356" w:type="pct"/>
            <w:tcBorders>
              <w:top w:val="nil"/>
              <w:left w:val="nil"/>
              <w:bottom w:val="single" w:sz="4" w:space="0" w:color="auto"/>
              <w:right w:val="nil"/>
            </w:tcBorders>
            <w:vAlign w:val="center"/>
            <w:hideMark/>
          </w:tcPr>
          <w:p w14:paraId="53920526" w14:textId="77777777" w:rsidR="000D405D" w:rsidRDefault="000D405D" w:rsidP="007011B1">
            <w:pPr>
              <w:rPr>
                <w:b/>
                <w:sz w:val="18"/>
                <w:szCs w:val="18"/>
              </w:rPr>
            </w:pPr>
            <w:r>
              <w:rPr>
                <w:b/>
                <w:sz w:val="18"/>
                <w:szCs w:val="18"/>
              </w:rPr>
              <w:t>Aug</w:t>
            </w:r>
          </w:p>
        </w:tc>
        <w:tc>
          <w:tcPr>
            <w:tcW w:w="356" w:type="pct"/>
            <w:tcBorders>
              <w:top w:val="nil"/>
              <w:left w:val="nil"/>
              <w:bottom w:val="single" w:sz="4" w:space="0" w:color="auto"/>
              <w:right w:val="nil"/>
            </w:tcBorders>
            <w:vAlign w:val="center"/>
            <w:hideMark/>
          </w:tcPr>
          <w:p w14:paraId="23DC53F4" w14:textId="77777777" w:rsidR="000D405D" w:rsidRDefault="000D405D" w:rsidP="007011B1">
            <w:pPr>
              <w:rPr>
                <w:b/>
                <w:sz w:val="18"/>
                <w:szCs w:val="18"/>
              </w:rPr>
            </w:pPr>
            <w:r>
              <w:rPr>
                <w:b/>
                <w:sz w:val="18"/>
                <w:szCs w:val="18"/>
              </w:rPr>
              <w:t>Sep</w:t>
            </w:r>
          </w:p>
        </w:tc>
        <w:tc>
          <w:tcPr>
            <w:tcW w:w="356" w:type="pct"/>
            <w:tcBorders>
              <w:top w:val="nil"/>
              <w:left w:val="nil"/>
              <w:bottom w:val="single" w:sz="4" w:space="0" w:color="auto"/>
              <w:right w:val="nil"/>
            </w:tcBorders>
            <w:vAlign w:val="center"/>
            <w:hideMark/>
          </w:tcPr>
          <w:p w14:paraId="568D869D" w14:textId="77777777" w:rsidR="000D405D" w:rsidRDefault="000D405D" w:rsidP="007011B1">
            <w:pPr>
              <w:rPr>
                <w:b/>
                <w:sz w:val="18"/>
                <w:szCs w:val="18"/>
              </w:rPr>
            </w:pPr>
            <w:r>
              <w:rPr>
                <w:b/>
                <w:sz w:val="18"/>
                <w:szCs w:val="18"/>
              </w:rPr>
              <w:t>Oct</w:t>
            </w:r>
          </w:p>
        </w:tc>
        <w:tc>
          <w:tcPr>
            <w:tcW w:w="356" w:type="pct"/>
            <w:tcBorders>
              <w:top w:val="nil"/>
              <w:left w:val="nil"/>
              <w:bottom w:val="single" w:sz="4" w:space="0" w:color="auto"/>
              <w:right w:val="nil"/>
            </w:tcBorders>
            <w:vAlign w:val="center"/>
            <w:hideMark/>
          </w:tcPr>
          <w:p w14:paraId="0E72201C" w14:textId="77777777" w:rsidR="000D405D" w:rsidRDefault="000D405D" w:rsidP="007011B1">
            <w:pPr>
              <w:rPr>
                <w:b/>
                <w:sz w:val="18"/>
                <w:szCs w:val="18"/>
              </w:rPr>
            </w:pPr>
            <w:r>
              <w:rPr>
                <w:b/>
                <w:sz w:val="18"/>
                <w:szCs w:val="18"/>
              </w:rPr>
              <w:t>Nov</w:t>
            </w:r>
          </w:p>
        </w:tc>
        <w:tc>
          <w:tcPr>
            <w:tcW w:w="353" w:type="pct"/>
            <w:tcBorders>
              <w:top w:val="nil"/>
              <w:left w:val="nil"/>
              <w:bottom w:val="single" w:sz="4" w:space="0" w:color="auto"/>
              <w:right w:val="nil"/>
            </w:tcBorders>
            <w:vAlign w:val="center"/>
            <w:hideMark/>
          </w:tcPr>
          <w:p w14:paraId="4B469B4D" w14:textId="77777777" w:rsidR="000D405D" w:rsidRDefault="000D405D" w:rsidP="007011B1">
            <w:pPr>
              <w:rPr>
                <w:b/>
                <w:sz w:val="18"/>
                <w:szCs w:val="18"/>
              </w:rPr>
            </w:pPr>
            <w:r>
              <w:rPr>
                <w:b/>
                <w:sz w:val="18"/>
                <w:szCs w:val="18"/>
              </w:rPr>
              <w:t>Dec</w:t>
            </w:r>
          </w:p>
        </w:tc>
      </w:tr>
      <w:tr w:rsidR="000D405D" w14:paraId="309B3463" w14:textId="77777777" w:rsidTr="007011B1">
        <w:trPr>
          <w:trHeight w:val="630"/>
        </w:trPr>
        <w:tc>
          <w:tcPr>
            <w:tcW w:w="563" w:type="pct"/>
            <w:tcBorders>
              <w:top w:val="single" w:sz="4" w:space="0" w:color="auto"/>
              <w:left w:val="nil"/>
              <w:bottom w:val="nil"/>
              <w:right w:val="nil"/>
            </w:tcBorders>
            <w:vAlign w:val="center"/>
            <w:hideMark/>
          </w:tcPr>
          <w:p w14:paraId="7336949C" w14:textId="77777777" w:rsidR="000D405D" w:rsidRDefault="000D405D" w:rsidP="007011B1">
            <w:pPr>
              <w:rPr>
                <w:sz w:val="18"/>
                <w:szCs w:val="18"/>
              </w:rPr>
            </w:pPr>
            <w:r>
              <w:rPr>
                <w:sz w:val="18"/>
                <w:szCs w:val="18"/>
              </w:rPr>
              <w:t>Clearness Index</w:t>
            </w:r>
          </w:p>
        </w:tc>
        <w:tc>
          <w:tcPr>
            <w:tcW w:w="523" w:type="pct"/>
            <w:tcBorders>
              <w:top w:val="single" w:sz="4" w:space="0" w:color="auto"/>
              <w:left w:val="nil"/>
              <w:bottom w:val="nil"/>
              <w:right w:val="nil"/>
            </w:tcBorders>
            <w:tcMar>
              <w:top w:w="0" w:type="dxa"/>
              <w:left w:w="28" w:type="dxa"/>
              <w:bottom w:w="0" w:type="dxa"/>
              <w:right w:w="28" w:type="dxa"/>
            </w:tcMar>
            <w:vAlign w:val="center"/>
            <w:hideMark/>
          </w:tcPr>
          <w:p w14:paraId="0FF01298" w14:textId="77777777" w:rsidR="000D405D" w:rsidRDefault="000D405D" w:rsidP="007011B1">
            <w:pPr>
              <w:rPr>
                <w:sz w:val="18"/>
                <w:szCs w:val="18"/>
              </w:rPr>
            </w:pPr>
            <w:r>
              <w:rPr>
                <w:sz w:val="18"/>
                <w:szCs w:val="18"/>
              </w:rPr>
              <w:t>0.662</w:t>
            </w:r>
          </w:p>
        </w:tc>
        <w:tc>
          <w:tcPr>
            <w:tcW w:w="356" w:type="pct"/>
            <w:tcBorders>
              <w:top w:val="single" w:sz="4" w:space="0" w:color="auto"/>
              <w:left w:val="nil"/>
              <w:bottom w:val="nil"/>
              <w:right w:val="nil"/>
            </w:tcBorders>
            <w:tcMar>
              <w:top w:w="0" w:type="dxa"/>
              <w:left w:w="28" w:type="dxa"/>
              <w:bottom w:w="0" w:type="dxa"/>
              <w:right w:w="28" w:type="dxa"/>
            </w:tcMar>
            <w:vAlign w:val="center"/>
            <w:hideMark/>
          </w:tcPr>
          <w:p w14:paraId="080616AE" w14:textId="77777777" w:rsidR="000D405D" w:rsidRDefault="000D405D" w:rsidP="007011B1">
            <w:pPr>
              <w:rPr>
                <w:sz w:val="18"/>
                <w:szCs w:val="18"/>
              </w:rPr>
            </w:pPr>
            <w:r>
              <w:rPr>
                <w:sz w:val="18"/>
                <w:szCs w:val="18"/>
              </w:rPr>
              <w:t>0.630</w:t>
            </w:r>
          </w:p>
        </w:tc>
        <w:tc>
          <w:tcPr>
            <w:tcW w:w="356" w:type="pct"/>
            <w:tcBorders>
              <w:top w:val="single" w:sz="4" w:space="0" w:color="auto"/>
              <w:left w:val="nil"/>
              <w:bottom w:val="nil"/>
              <w:right w:val="nil"/>
            </w:tcBorders>
            <w:tcMar>
              <w:top w:w="0" w:type="dxa"/>
              <w:left w:w="28" w:type="dxa"/>
              <w:bottom w:w="0" w:type="dxa"/>
              <w:right w:w="28" w:type="dxa"/>
            </w:tcMar>
            <w:vAlign w:val="center"/>
            <w:hideMark/>
          </w:tcPr>
          <w:p w14:paraId="6CA0D34C" w14:textId="77777777" w:rsidR="000D405D" w:rsidRDefault="000D405D" w:rsidP="007011B1">
            <w:pPr>
              <w:rPr>
                <w:sz w:val="18"/>
                <w:szCs w:val="18"/>
              </w:rPr>
            </w:pPr>
            <w:r>
              <w:rPr>
                <w:sz w:val="18"/>
                <w:szCs w:val="18"/>
              </w:rPr>
              <w:t>0.655</w:t>
            </w:r>
          </w:p>
        </w:tc>
        <w:tc>
          <w:tcPr>
            <w:tcW w:w="356" w:type="pct"/>
            <w:tcBorders>
              <w:top w:val="single" w:sz="4" w:space="0" w:color="auto"/>
              <w:left w:val="nil"/>
              <w:bottom w:val="nil"/>
              <w:right w:val="nil"/>
            </w:tcBorders>
            <w:tcMar>
              <w:top w:w="0" w:type="dxa"/>
              <w:left w:w="28" w:type="dxa"/>
              <w:bottom w:w="0" w:type="dxa"/>
              <w:right w:w="28" w:type="dxa"/>
            </w:tcMar>
            <w:vAlign w:val="center"/>
            <w:hideMark/>
          </w:tcPr>
          <w:p w14:paraId="70D6EC63" w14:textId="77777777" w:rsidR="000D405D" w:rsidRDefault="000D405D" w:rsidP="007011B1">
            <w:pPr>
              <w:rPr>
                <w:sz w:val="18"/>
                <w:szCs w:val="18"/>
              </w:rPr>
            </w:pPr>
            <w:r>
              <w:rPr>
                <w:sz w:val="18"/>
                <w:szCs w:val="18"/>
              </w:rPr>
              <w:t>0.668</w:t>
            </w:r>
          </w:p>
        </w:tc>
        <w:tc>
          <w:tcPr>
            <w:tcW w:w="356" w:type="pct"/>
            <w:tcBorders>
              <w:top w:val="single" w:sz="4" w:space="0" w:color="auto"/>
              <w:left w:val="nil"/>
              <w:bottom w:val="nil"/>
              <w:right w:val="nil"/>
            </w:tcBorders>
            <w:tcMar>
              <w:top w:w="0" w:type="dxa"/>
              <w:left w:w="28" w:type="dxa"/>
              <w:bottom w:w="0" w:type="dxa"/>
              <w:right w:w="28" w:type="dxa"/>
            </w:tcMar>
            <w:vAlign w:val="center"/>
            <w:hideMark/>
          </w:tcPr>
          <w:p w14:paraId="003793D2" w14:textId="77777777" w:rsidR="000D405D" w:rsidRDefault="000D405D" w:rsidP="007011B1">
            <w:pPr>
              <w:rPr>
                <w:sz w:val="18"/>
                <w:szCs w:val="18"/>
              </w:rPr>
            </w:pPr>
            <w:r>
              <w:rPr>
                <w:sz w:val="18"/>
                <w:szCs w:val="18"/>
              </w:rPr>
              <w:t>0.618</w:t>
            </w:r>
          </w:p>
        </w:tc>
        <w:tc>
          <w:tcPr>
            <w:tcW w:w="356" w:type="pct"/>
            <w:tcBorders>
              <w:top w:val="single" w:sz="4" w:space="0" w:color="auto"/>
              <w:left w:val="nil"/>
              <w:bottom w:val="nil"/>
              <w:right w:val="nil"/>
            </w:tcBorders>
            <w:tcMar>
              <w:top w:w="0" w:type="dxa"/>
              <w:left w:w="28" w:type="dxa"/>
              <w:bottom w:w="0" w:type="dxa"/>
              <w:right w:w="28" w:type="dxa"/>
            </w:tcMar>
            <w:vAlign w:val="center"/>
            <w:hideMark/>
          </w:tcPr>
          <w:p w14:paraId="6F2E8A85" w14:textId="77777777" w:rsidR="000D405D" w:rsidRDefault="000D405D" w:rsidP="007011B1">
            <w:pPr>
              <w:rPr>
                <w:sz w:val="18"/>
                <w:szCs w:val="18"/>
              </w:rPr>
            </w:pPr>
            <w:r>
              <w:rPr>
                <w:sz w:val="18"/>
                <w:szCs w:val="18"/>
              </w:rPr>
              <w:t>0.502</w:t>
            </w:r>
          </w:p>
        </w:tc>
        <w:tc>
          <w:tcPr>
            <w:tcW w:w="356" w:type="pct"/>
            <w:tcBorders>
              <w:top w:val="single" w:sz="4" w:space="0" w:color="auto"/>
              <w:left w:val="nil"/>
              <w:bottom w:val="nil"/>
              <w:right w:val="nil"/>
            </w:tcBorders>
            <w:tcMar>
              <w:top w:w="0" w:type="dxa"/>
              <w:left w:w="28" w:type="dxa"/>
              <w:bottom w:w="0" w:type="dxa"/>
              <w:right w:w="28" w:type="dxa"/>
            </w:tcMar>
            <w:vAlign w:val="center"/>
            <w:hideMark/>
          </w:tcPr>
          <w:p w14:paraId="6785091A" w14:textId="77777777" w:rsidR="000D405D" w:rsidRDefault="000D405D" w:rsidP="007011B1">
            <w:pPr>
              <w:rPr>
                <w:sz w:val="18"/>
                <w:szCs w:val="18"/>
              </w:rPr>
            </w:pPr>
            <w:r>
              <w:rPr>
                <w:sz w:val="18"/>
                <w:szCs w:val="18"/>
              </w:rPr>
              <w:t>0.424</w:t>
            </w:r>
          </w:p>
        </w:tc>
        <w:tc>
          <w:tcPr>
            <w:tcW w:w="356" w:type="pct"/>
            <w:tcBorders>
              <w:top w:val="single" w:sz="4" w:space="0" w:color="auto"/>
              <w:left w:val="nil"/>
              <w:bottom w:val="nil"/>
              <w:right w:val="nil"/>
            </w:tcBorders>
            <w:tcMar>
              <w:top w:w="0" w:type="dxa"/>
              <w:left w:w="28" w:type="dxa"/>
              <w:bottom w:w="0" w:type="dxa"/>
              <w:right w:w="28" w:type="dxa"/>
            </w:tcMar>
            <w:vAlign w:val="center"/>
            <w:hideMark/>
          </w:tcPr>
          <w:p w14:paraId="75BB0B2D" w14:textId="77777777" w:rsidR="000D405D" w:rsidRDefault="000D405D" w:rsidP="007011B1">
            <w:pPr>
              <w:rPr>
                <w:sz w:val="18"/>
                <w:szCs w:val="18"/>
              </w:rPr>
            </w:pPr>
            <w:r>
              <w:rPr>
                <w:sz w:val="18"/>
                <w:szCs w:val="18"/>
              </w:rPr>
              <w:t>0.412</w:t>
            </w:r>
          </w:p>
        </w:tc>
        <w:tc>
          <w:tcPr>
            <w:tcW w:w="356" w:type="pct"/>
            <w:tcBorders>
              <w:top w:val="single" w:sz="4" w:space="0" w:color="auto"/>
              <w:left w:val="nil"/>
              <w:bottom w:val="nil"/>
              <w:right w:val="nil"/>
            </w:tcBorders>
            <w:tcMar>
              <w:top w:w="0" w:type="dxa"/>
              <w:left w:w="28" w:type="dxa"/>
              <w:bottom w:w="0" w:type="dxa"/>
              <w:right w:w="28" w:type="dxa"/>
            </w:tcMar>
            <w:vAlign w:val="center"/>
            <w:hideMark/>
          </w:tcPr>
          <w:p w14:paraId="23A8AA4C" w14:textId="77777777" w:rsidR="000D405D" w:rsidRDefault="000D405D" w:rsidP="007011B1">
            <w:pPr>
              <w:rPr>
                <w:sz w:val="18"/>
                <w:szCs w:val="18"/>
              </w:rPr>
            </w:pPr>
            <w:r>
              <w:rPr>
                <w:sz w:val="18"/>
                <w:szCs w:val="18"/>
              </w:rPr>
              <w:t>0.501</w:t>
            </w:r>
          </w:p>
        </w:tc>
        <w:tc>
          <w:tcPr>
            <w:tcW w:w="356" w:type="pct"/>
            <w:tcBorders>
              <w:top w:val="single" w:sz="4" w:space="0" w:color="auto"/>
              <w:left w:val="nil"/>
              <w:bottom w:val="nil"/>
              <w:right w:val="nil"/>
            </w:tcBorders>
            <w:tcMar>
              <w:top w:w="0" w:type="dxa"/>
              <w:left w:w="28" w:type="dxa"/>
              <w:bottom w:w="0" w:type="dxa"/>
              <w:right w:w="28" w:type="dxa"/>
            </w:tcMar>
            <w:vAlign w:val="center"/>
            <w:hideMark/>
          </w:tcPr>
          <w:p w14:paraId="1899DD49" w14:textId="77777777" w:rsidR="000D405D" w:rsidRDefault="000D405D" w:rsidP="007011B1">
            <w:pPr>
              <w:rPr>
                <w:sz w:val="18"/>
                <w:szCs w:val="18"/>
              </w:rPr>
            </w:pPr>
            <w:r>
              <w:rPr>
                <w:sz w:val="18"/>
                <w:szCs w:val="18"/>
              </w:rPr>
              <w:t>0.666</w:t>
            </w:r>
          </w:p>
        </w:tc>
        <w:tc>
          <w:tcPr>
            <w:tcW w:w="356" w:type="pct"/>
            <w:tcBorders>
              <w:top w:val="single" w:sz="4" w:space="0" w:color="auto"/>
              <w:left w:val="nil"/>
              <w:bottom w:val="nil"/>
              <w:right w:val="nil"/>
            </w:tcBorders>
            <w:tcMar>
              <w:top w:w="0" w:type="dxa"/>
              <w:left w:w="28" w:type="dxa"/>
              <w:bottom w:w="0" w:type="dxa"/>
              <w:right w:w="28" w:type="dxa"/>
            </w:tcMar>
            <w:vAlign w:val="center"/>
            <w:hideMark/>
          </w:tcPr>
          <w:p w14:paraId="61CAEB6C" w14:textId="77777777" w:rsidR="000D405D" w:rsidRDefault="000D405D" w:rsidP="007011B1">
            <w:pPr>
              <w:rPr>
                <w:sz w:val="18"/>
                <w:szCs w:val="18"/>
              </w:rPr>
            </w:pPr>
            <w:r>
              <w:rPr>
                <w:sz w:val="18"/>
                <w:szCs w:val="18"/>
              </w:rPr>
              <w:t>0.691</w:t>
            </w:r>
          </w:p>
        </w:tc>
        <w:tc>
          <w:tcPr>
            <w:tcW w:w="353" w:type="pct"/>
            <w:tcBorders>
              <w:top w:val="single" w:sz="4" w:space="0" w:color="auto"/>
              <w:left w:val="nil"/>
              <w:bottom w:val="nil"/>
              <w:right w:val="nil"/>
            </w:tcBorders>
            <w:tcMar>
              <w:top w:w="0" w:type="dxa"/>
              <w:left w:w="28" w:type="dxa"/>
              <w:bottom w:w="0" w:type="dxa"/>
              <w:right w:w="28" w:type="dxa"/>
            </w:tcMar>
            <w:vAlign w:val="center"/>
            <w:hideMark/>
          </w:tcPr>
          <w:p w14:paraId="40B66706" w14:textId="77777777" w:rsidR="000D405D" w:rsidRDefault="000D405D" w:rsidP="007011B1">
            <w:pPr>
              <w:rPr>
                <w:sz w:val="18"/>
                <w:szCs w:val="18"/>
              </w:rPr>
            </w:pPr>
            <w:r>
              <w:rPr>
                <w:sz w:val="18"/>
                <w:szCs w:val="18"/>
              </w:rPr>
              <w:t>0.641</w:t>
            </w:r>
          </w:p>
        </w:tc>
      </w:tr>
      <w:tr w:rsidR="000D405D" w14:paraId="3521F943" w14:textId="77777777" w:rsidTr="007011B1">
        <w:trPr>
          <w:trHeight w:val="670"/>
        </w:trPr>
        <w:tc>
          <w:tcPr>
            <w:tcW w:w="563" w:type="pct"/>
            <w:tcBorders>
              <w:top w:val="nil"/>
              <w:left w:val="nil"/>
              <w:bottom w:val="single" w:sz="4" w:space="0" w:color="auto"/>
              <w:right w:val="nil"/>
            </w:tcBorders>
            <w:vAlign w:val="center"/>
            <w:hideMark/>
          </w:tcPr>
          <w:p w14:paraId="4D358052" w14:textId="77777777" w:rsidR="000D405D" w:rsidRDefault="000D405D" w:rsidP="007011B1">
            <w:pPr>
              <w:rPr>
                <w:sz w:val="18"/>
                <w:szCs w:val="18"/>
              </w:rPr>
            </w:pPr>
            <w:r>
              <w:rPr>
                <w:sz w:val="18"/>
                <w:szCs w:val="18"/>
              </w:rPr>
              <w:t>Daily Radiation (kWh/m</w:t>
            </w:r>
            <w:r>
              <w:rPr>
                <w:sz w:val="18"/>
                <w:szCs w:val="18"/>
                <w:vertAlign w:val="superscript"/>
              </w:rPr>
              <w:t>2</w:t>
            </w:r>
            <w:r>
              <w:rPr>
                <w:sz w:val="18"/>
                <w:szCs w:val="18"/>
              </w:rPr>
              <w:t>/day)</w:t>
            </w:r>
          </w:p>
        </w:tc>
        <w:tc>
          <w:tcPr>
            <w:tcW w:w="523" w:type="pct"/>
            <w:tcBorders>
              <w:top w:val="nil"/>
              <w:left w:val="nil"/>
              <w:bottom w:val="single" w:sz="4" w:space="0" w:color="auto"/>
              <w:right w:val="nil"/>
            </w:tcBorders>
            <w:tcMar>
              <w:top w:w="0" w:type="dxa"/>
              <w:left w:w="28" w:type="dxa"/>
              <w:bottom w:w="0" w:type="dxa"/>
              <w:right w:w="28" w:type="dxa"/>
            </w:tcMar>
            <w:vAlign w:val="center"/>
            <w:hideMark/>
          </w:tcPr>
          <w:p w14:paraId="1888B923" w14:textId="77777777" w:rsidR="000D405D" w:rsidRDefault="000D405D" w:rsidP="007011B1">
            <w:pPr>
              <w:rPr>
                <w:sz w:val="18"/>
                <w:szCs w:val="18"/>
              </w:rPr>
            </w:pPr>
            <w:r>
              <w:rPr>
                <w:sz w:val="18"/>
                <w:szCs w:val="18"/>
              </w:rPr>
              <w:t>4.113</w:t>
            </w:r>
          </w:p>
        </w:tc>
        <w:tc>
          <w:tcPr>
            <w:tcW w:w="356" w:type="pct"/>
            <w:tcBorders>
              <w:top w:val="nil"/>
              <w:left w:val="nil"/>
              <w:bottom w:val="single" w:sz="4" w:space="0" w:color="auto"/>
              <w:right w:val="nil"/>
            </w:tcBorders>
            <w:tcMar>
              <w:top w:w="0" w:type="dxa"/>
              <w:left w:w="28" w:type="dxa"/>
              <w:bottom w:w="0" w:type="dxa"/>
              <w:right w:w="28" w:type="dxa"/>
            </w:tcMar>
            <w:vAlign w:val="center"/>
            <w:hideMark/>
          </w:tcPr>
          <w:p w14:paraId="5033240B" w14:textId="77777777" w:rsidR="000D405D" w:rsidRDefault="000D405D" w:rsidP="007011B1">
            <w:pPr>
              <w:rPr>
                <w:sz w:val="18"/>
                <w:szCs w:val="18"/>
              </w:rPr>
            </w:pPr>
            <w:r>
              <w:rPr>
                <w:sz w:val="18"/>
                <w:szCs w:val="18"/>
              </w:rPr>
              <w:t>4.669</w:t>
            </w:r>
          </w:p>
        </w:tc>
        <w:tc>
          <w:tcPr>
            <w:tcW w:w="356" w:type="pct"/>
            <w:tcBorders>
              <w:top w:val="nil"/>
              <w:left w:val="nil"/>
              <w:bottom w:val="single" w:sz="4" w:space="0" w:color="auto"/>
              <w:right w:val="nil"/>
            </w:tcBorders>
            <w:tcMar>
              <w:top w:w="0" w:type="dxa"/>
              <w:left w:w="28" w:type="dxa"/>
              <w:bottom w:w="0" w:type="dxa"/>
              <w:right w:w="28" w:type="dxa"/>
            </w:tcMar>
            <w:vAlign w:val="center"/>
            <w:hideMark/>
          </w:tcPr>
          <w:p w14:paraId="54FA99E7" w14:textId="77777777" w:rsidR="000D405D" w:rsidRDefault="000D405D" w:rsidP="007011B1">
            <w:pPr>
              <w:rPr>
                <w:sz w:val="18"/>
                <w:szCs w:val="18"/>
              </w:rPr>
            </w:pPr>
            <w:r>
              <w:rPr>
                <w:sz w:val="18"/>
                <w:szCs w:val="18"/>
              </w:rPr>
              <w:t>5.855</w:t>
            </w:r>
          </w:p>
        </w:tc>
        <w:tc>
          <w:tcPr>
            <w:tcW w:w="356" w:type="pct"/>
            <w:tcBorders>
              <w:top w:val="nil"/>
              <w:left w:val="nil"/>
              <w:bottom w:val="single" w:sz="4" w:space="0" w:color="auto"/>
              <w:right w:val="nil"/>
            </w:tcBorders>
            <w:tcMar>
              <w:top w:w="0" w:type="dxa"/>
              <w:left w:w="28" w:type="dxa"/>
              <w:bottom w:w="0" w:type="dxa"/>
              <w:right w:w="28" w:type="dxa"/>
            </w:tcMar>
            <w:vAlign w:val="center"/>
            <w:hideMark/>
          </w:tcPr>
          <w:p w14:paraId="2CEF1FF1" w14:textId="77777777" w:rsidR="000D405D" w:rsidRDefault="000D405D" w:rsidP="007011B1">
            <w:pPr>
              <w:rPr>
                <w:sz w:val="18"/>
                <w:szCs w:val="18"/>
              </w:rPr>
            </w:pPr>
            <w:r>
              <w:rPr>
                <w:sz w:val="18"/>
                <w:szCs w:val="18"/>
              </w:rPr>
              <w:t>6.879</w:t>
            </w:r>
          </w:p>
        </w:tc>
        <w:tc>
          <w:tcPr>
            <w:tcW w:w="356" w:type="pct"/>
            <w:tcBorders>
              <w:top w:val="nil"/>
              <w:left w:val="nil"/>
              <w:bottom w:val="single" w:sz="4" w:space="0" w:color="auto"/>
              <w:right w:val="nil"/>
            </w:tcBorders>
            <w:tcMar>
              <w:top w:w="0" w:type="dxa"/>
              <w:left w:w="28" w:type="dxa"/>
              <w:bottom w:w="0" w:type="dxa"/>
              <w:right w:w="28" w:type="dxa"/>
            </w:tcMar>
            <w:vAlign w:val="center"/>
            <w:hideMark/>
          </w:tcPr>
          <w:p w14:paraId="6CA91F0A" w14:textId="77777777" w:rsidR="000D405D" w:rsidRDefault="000D405D" w:rsidP="007011B1">
            <w:pPr>
              <w:rPr>
                <w:sz w:val="18"/>
                <w:szCs w:val="18"/>
              </w:rPr>
            </w:pPr>
            <w:r>
              <w:rPr>
                <w:sz w:val="18"/>
                <w:szCs w:val="18"/>
              </w:rPr>
              <w:t>6.879</w:t>
            </w:r>
          </w:p>
        </w:tc>
        <w:tc>
          <w:tcPr>
            <w:tcW w:w="356" w:type="pct"/>
            <w:tcBorders>
              <w:top w:val="nil"/>
              <w:left w:val="nil"/>
              <w:bottom w:val="single" w:sz="4" w:space="0" w:color="auto"/>
              <w:right w:val="nil"/>
            </w:tcBorders>
            <w:tcMar>
              <w:top w:w="0" w:type="dxa"/>
              <w:left w:w="28" w:type="dxa"/>
              <w:bottom w:w="0" w:type="dxa"/>
              <w:right w:w="28" w:type="dxa"/>
            </w:tcMar>
            <w:vAlign w:val="center"/>
            <w:hideMark/>
          </w:tcPr>
          <w:p w14:paraId="2F18AF35" w14:textId="77777777" w:rsidR="000D405D" w:rsidRDefault="000D405D" w:rsidP="007011B1">
            <w:pPr>
              <w:rPr>
                <w:sz w:val="18"/>
                <w:szCs w:val="18"/>
              </w:rPr>
            </w:pPr>
            <w:r>
              <w:rPr>
                <w:sz w:val="18"/>
                <w:szCs w:val="18"/>
              </w:rPr>
              <w:t>5.703</w:t>
            </w:r>
          </w:p>
        </w:tc>
        <w:tc>
          <w:tcPr>
            <w:tcW w:w="356" w:type="pct"/>
            <w:tcBorders>
              <w:top w:val="nil"/>
              <w:left w:val="nil"/>
              <w:bottom w:val="single" w:sz="4" w:space="0" w:color="auto"/>
              <w:right w:val="nil"/>
            </w:tcBorders>
            <w:tcMar>
              <w:top w:w="0" w:type="dxa"/>
              <w:left w:w="28" w:type="dxa"/>
              <w:bottom w:w="0" w:type="dxa"/>
              <w:right w:w="28" w:type="dxa"/>
            </w:tcMar>
            <w:vAlign w:val="center"/>
            <w:hideMark/>
          </w:tcPr>
          <w:p w14:paraId="61063F5F" w14:textId="77777777" w:rsidR="000D405D" w:rsidRDefault="000D405D" w:rsidP="007011B1">
            <w:pPr>
              <w:rPr>
                <w:sz w:val="18"/>
                <w:szCs w:val="18"/>
              </w:rPr>
            </w:pPr>
            <w:r>
              <w:rPr>
                <w:sz w:val="18"/>
                <w:szCs w:val="18"/>
              </w:rPr>
              <w:t>4.741</w:t>
            </w:r>
          </w:p>
        </w:tc>
        <w:tc>
          <w:tcPr>
            <w:tcW w:w="356" w:type="pct"/>
            <w:tcBorders>
              <w:top w:val="nil"/>
              <w:left w:val="nil"/>
              <w:bottom w:val="single" w:sz="4" w:space="0" w:color="auto"/>
              <w:right w:val="nil"/>
            </w:tcBorders>
            <w:tcMar>
              <w:top w:w="0" w:type="dxa"/>
              <w:left w:w="28" w:type="dxa"/>
              <w:bottom w:w="0" w:type="dxa"/>
              <w:right w:w="28" w:type="dxa"/>
            </w:tcMar>
            <w:vAlign w:val="center"/>
            <w:hideMark/>
          </w:tcPr>
          <w:p w14:paraId="47BA056A" w14:textId="77777777" w:rsidR="000D405D" w:rsidRDefault="000D405D" w:rsidP="007011B1">
            <w:pPr>
              <w:rPr>
                <w:sz w:val="18"/>
                <w:szCs w:val="18"/>
              </w:rPr>
            </w:pPr>
            <w:r>
              <w:rPr>
                <w:sz w:val="18"/>
                <w:szCs w:val="18"/>
              </w:rPr>
              <w:t>4.350</w:t>
            </w:r>
          </w:p>
        </w:tc>
        <w:tc>
          <w:tcPr>
            <w:tcW w:w="356" w:type="pct"/>
            <w:tcBorders>
              <w:top w:val="nil"/>
              <w:left w:val="nil"/>
              <w:bottom w:val="single" w:sz="4" w:space="0" w:color="auto"/>
              <w:right w:val="nil"/>
            </w:tcBorders>
            <w:tcMar>
              <w:top w:w="0" w:type="dxa"/>
              <w:left w:w="28" w:type="dxa"/>
              <w:bottom w:w="0" w:type="dxa"/>
              <w:right w:w="28" w:type="dxa"/>
            </w:tcMar>
            <w:vAlign w:val="center"/>
            <w:hideMark/>
          </w:tcPr>
          <w:p w14:paraId="466E8E8C" w14:textId="77777777" w:rsidR="000D405D" w:rsidRDefault="000D405D" w:rsidP="007011B1">
            <w:pPr>
              <w:rPr>
                <w:sz w:val="18"/>
                <w:szCs w:val="18"/>
              </w:rPr>
            </w:pPr>
            <w:r>
              <w:rPr>
                <w:sz w:val="18"/>
                <w:szCs w:val="18"/>
              </w:rPr>
              <w:t>4.701</w:t>
            </w:r>
          </w:p>
        </w:tc>
        <w:tc>
          <w:tcPr>
            <w:tcW w:w="356" w:type="pct"/>
            <w:tcBorders>
              <w:top w:val="nil"/>
              <w:left w:val="nil"/>
              <w:bottom w:val="single" w:sz="4" w:space="0" w:color="auto"/>
              <w:right w:val="nil"/>
            </w:tcBorders>
            <w:tcMar>
              <w:top w:w="0" w:type="dxa"/>
              <w:left w:w="28" w:type="dxa"/>
              <w:bottom w:w="0" w:type="dxa"/>
              <w:right w:w="28" w:type="dxa"/>
            </w:tcMar>
            <w:vAlign w:val="center"/>
            <w:hideMark/>
          </w:tcPr>
          <w:p w14:paraId="1A5F5EF0" w14:textId="77777777" w:rsidR="000D405D" w:rsidRDefault="000D405D" w:rsidP="007011B1">
            <w:pPr>
              <w:rPr>
                <w:sz w:val="18"/>
                <w:szCs w:val="18"/>
              </w:rPr>
            </w:pPr>
            <w:r>
              <w:rPr>
                <w:sz w:val="18"/>
                <w:szCs w:val="18"/>
              </w:rPr>
              <w:t>5.224</w:t>
            </w:r>
          </w:p>
        </w:tc>
        <w:tc>
          <w:tcPr>
            <w:tcW w:w="356" w:type="pct"/>
            <w:tcBorders>
              <w:top w:val="nil"/>
              <w:left w:val="nil"/>
              <w:bottom w:val="single" w:sz="4" w:space="0" w:color="auto"/>
              <w:right w:val="nil"/>
            </w:tcBorders>
            <w:tcMar>
              <w:top w:w="0" w:type="dxa"/>
              <w:left w:w="28" w:type="dxa"/>
              <w:bottom w:w="0" w:type="dxa"/>
              <w:right w:w="28" w:type="dxa"/>
            </w:tcMar>
            <w:vAlign w:val="center"/>
            <w:hideMark/>
          </w:tcPr>
          <w:p w14:paraId="57C9DB01" w14:textId="77777777" w:rsidR="000D405D" w:rsidRDefault="000D405D" w:rsidP="007011B1">
            <w:pPr>
              <w:rPr>
                <w:sz w:val="18"/>
                <w:szCs w:val="18"/>
              </w:rPr>
            </w:pPr>
            <w:r>
              <w:rPr>
                <w:sz w:val="18"/>
                <w:szCs w:val="18"/>
              </w:rPr>
              <w:t>4.467</w:t>
            </w:r>
          </w:p>
        </w:tc>
        <w:tc>
          <w:tcPr>
            <w:tcW w:w="353" w:type="pct"/>
            <w:tcBorders>
              <w:top w:val="nil"/>
              <w:left w:val="nil"/>
              <w:bottom w:val="single" w:sz="4" w:space="0" w:color="auto"/>
              <w:right w:val="nil"/>
            </w:tcBorders>
            <w:tcMar>
              <w:top w:w="0" w:type="dxa"/>
              <w:left w:w="28" w:type="dxa"/>
              <w:bottom w:w="0" w:type="dxa"/>
              <w:right w:w="28" w:type="dxa"/>
            </w:tcMar>
            <w:vAlign w:val="center"/>
            <w:hideMark/>
          </w:tcPr>
          <w:p w14:paraId="75E38994" w14:textId="77777777" w:rsidR="000D405D" w:rsidRDefault="000D405D" w:rsidP="007011B1">
            <w:pPr>
              <w:rPr>
                <w:sz w:val="18"/>
                <w:szCs w:val="18"/>
              </w:rPr>
            </w:pPr>
            <w:r>
              <w:rPr>
                <w:sz w:val="18"/>
                <w:szCs w:val="18"/>
              </w:rPr>
              <w:t>3.739</w:t>
            </w:r>
          </w:p>
        </w:tc>
      </w:tr>
    </w:tbl>
    <w:p w14:paraId="73645AF9" w14:textId="77777777" w:rsidR="000D405D" w:rsidRDefault="000D405D" w:rsidP="000D405D"/>
    <w:p w14:paraId="6C030847" w14:textId="77777777" w:rsidR="000D405D" w:rsidRDefault="000D405D" w:rsidP="000D405D"/>
    <w:p w14:paraId="4B617584" w14:textId="77777777" w:rsidR="000D405D" w:rsidRDefault="000D405D" w:rsidP="000D405D">
      <w:pPr>
        <w:jc w:val="center"/>
        <w:rPr>
          <w:b/>
        </w:rPr>
      </w:pPr>
      <w:r>
        <w:rPr>
          <w:noProof/>
          <w:lang w:eastAsia="en-GB"/>
        </w:rPr>
        <w:lastRenderedPageBreak/>
        <mc:AlternateContent>
          <mc:Choice Requires="wpc">
            <w:drawing>
              <wp:inline distT="0" distB="0" distL="0" distR="0" wp14:anchorId="3D8683C3" wp14:editId="32F0639A">
                <wp:extent cx="3864610" cy="2579370"/>
                <wp:effectExtent l="0" t="0" r="0" b="0"/>
                <wp:docPr id="59" name="Canvas 5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41" name="Text Box 40"/>
                        <wps:cNvSpPr txBox="1">
                          <a:spLocks noChangeArrowheads="1"/>
                        </wps:cNvSpPr>
                        <wps:spPr bwMode="auto">
                          <a:xfrm>
                            <a:off x="2478506" y="538640"/>
                            <a:ext cx="1199403" cy="490127"/>
                          </a:xfrm>
                          <a:prstGeom prst="rect">
                            <a:avLst/>
                          </a:prstGeom>
                          <a:solidFill>
                            <a:schemeClr val="lt1">
                              <a:lumMod val="100000"/>
                              <a:lumOff val="0"/>
                            </a:schemeClr>
                          </a:solidFill>
                          <a:ln w="6350">
                            <a:solidFill>
                              <a:srgbClr val="000000"/>
                            </a:solidFill>
                            <a:miter lim="800000"/>
                            <a:headEnd/>
                            <a:tailEnd/>
                          </a:ln>
                        </wps:spPr>
                        <wps:txbx>
                          <w:txbxContent>
                            <w:p w14:paraId="750D6F7A" w14:textId="77777777" w:rsidR="00C84734" w:rsidRDefault="00C84734" w:rsidP="000D405D">
                              <w:pPr>
                                <w:jc w:val="center"/>
                                <w:rPr>
                                  <w:rFonts w:ascii="Arial" w:hAnsi="Arial" w:cs="Arial"/>
                                  <w:sz w:val="18"/>
                                  <w:szCs w:val="18"/>
                                </w:rPr>
                              </w:pPr>
                              <w:r>
                                <w:rPr>
                                  <w:rFonts w:ascii="Arial" w:hAnsi="Arial" w:cs="Arial"/>
                                  <w:sz w:val="18"/>
                                  <w:szCs w:val="18"/>
                                </w:rPr>
                                <w:t>PV Panel</w:t>
                              </w:r>
                            </w:p>
                            <w:p w14:paraId="1F7AA0EB" w14:textId="77777777" w:rsidR="00C84734" w:rsidRDefault="00C84734" w:rsidP="000D405D">
                              <w:pPr>
                                <w:jc w:val="center"/>
                                <w:rPr>
                                  <w:rFonts w:ascii="Arial" w:hAnsi="Arial" w:cs="Arial"/>
                                  <w:sz w:val="18"/>
                                  <w:szCs w:val="18"/>
                                </w:rPr>
                              </w:pPr>
                              <w:r>
                                <w:rPr>
                                  <w:rFonts w:ascii="Arial" w:hAnsi="Arial" w:cs="Arial"/>
                                  <w:sz w:val="18"/>
                                  <w:szCs w:val="18"/>
                                </w:rPr>
                                <w:t>300 W</w:t>
                              </w:r>
                            </w:p>
                          </w:txbxContent>
                        </wps:txbx>
                        <wps:bodyPr rot="0" vert="horz" wrap="square" lIns="91440" tIns="45720" rIns="91440" bIns="45720" anchor="ctr" anchorCtr="0" upright="1">
                          <a:noAutofit/>
                        </wps:bodyPr>
                      </wps:wsp>
                      <wps:wsp>
                        <wps:cNvPr id="42" name="Text Box 41"/>
                        <wps:cNvSpPr txBox="1">
                          <a:spLocks noChangeArrowheads="1"/>
                        </wps:cNvSpPr>
                        <wps:spPr bwMode="auto">
                          <a:xfrm>
                            <a:off x="2479006" y="1243723"/>
                            <a:ext cx="1199903" cy="556345"/>
                          </a:xfrm>
                          <a:prstGeom prst="rect">
                            <a:avLst/>
                          </a:prstGeom>
                          <a:solidFill>
                            <a:schemeClr val="lt1">
                              <a:lumMod val="100000"/>
                              <a:lumOff val="0"/>
                            </a:schemeClr>
                          </a:solidFill>
                          <a:ln w="6350">
                            <a:solidFill>
                              <a:srgbClr val="000000"/>
                            </a:solidFill>
                            <a:miter lim="800000"/>
                            <a:headEnd/>
                            <a:tailEnd/>
                          </a:ln>
                        </wps:spPr>
                        <wps:txbx>
                          <w:txbxContent>
                            <w:p w14:paraId="3CB53F15" w14:textId="77777777" w:rsidR="00C84734" w:rsidRDefault="00C84734" w:rsidP="000D405D">
                              <w:pPr>
                                <w:jc w:val="center"/>
                                <w:rPr>
                                  <w:rFonts w:ascii="Arial" w:hAnsi="Arial" w:cs="Arial"/>
                                  <w:sz w:val="18"/>
                                  <w:szCs w:val="18"/>
                                </w:rPr>
                              </w:pPr>
                              <w:r>
                                <w:rPr>
                                  <w:rFonts w:ascii="Arial" w:hAnsi="Arial" w:cs="Arial"/>
                                  <w:sz w:val="18"/>
                                  <w:szCs w:val="18"/>
                                </w:rPr>
                                <w:t>Li-ion battery</w:t>
                              </w:r>
                            </w:p>
                            <w:p w14:paraId="1041EDB6" w14:textId="77777777" w:rsidR="00C84734" w:rsidRDefault="00C84734" w:rsidP="000D405D">
                              <w:pPr>
                                <w:jc w:val="center"/>
                                <w:rPr>
                                  <w:rFonts w:ascii="Arial" w:hAnsi="Arial" w:cs="Arial"/>
                                  <w:sz w:val="18"/>
                                  <w:szCs w:val="18"/>
                                </w:rPr>
                              </w:pPr>
                              <w:r>
                                <w:rPr>
                                  <w:rFonts w:ascii="Arial" w:hAnsi="Arial" w:cs="Arial"/>
                                  <w:sz w:val="18"/>
                                  <w:szCs w:val="18"/>
                                </w:rPr>
                                <w:t>2 kWh</w:t>
                              </w:r>
                            </w:p>
                          </w:txbxContent>
                        </wps:txbx>
                        <wps:bodyPr rot="0" vert="horz" wrap="square" lIns="91440" tIns="45720" rIns="91440" bIns="45720" anchor="ctr" anchorCtr="0" upright="1">
                          <a:noAutofit/>
                        </wps:bodyPr>
                      </wps:wsp>
                      <wps:wsp>
                        <wps:cNvPr id="43" name="Straight Connector 42"/>
                        <wps:cNvCnPr>
                          <a:cxnSpLocks noChangeShapeType="1"/>
                        </wps:cNvCnPr>
                        <wps:spPr bwMode="auto">
                          <a:xfrm flipH="1">
                            <a:off x="2129806" y="327585"/>
                            <a:ext cx="400" cy="1906295"/>
                          </a:xfrm>
                          <a:prstGeom prst="line">
                            <a:avLst/>
                          </a:prstGeom>
                          <a:noFill/>
                          <a:ln w="6350">
                            <a:solidFill>
                              <a:schemeClr val="tx1">
                                <a:lumMod val="95000"/>
                                <a:lumOff val="5000"/>
                              </a:schemeClr>
                            </a:solidFill>
                            <a:miter lim="800000"/>
                            <a:headEnd/>
                            <a:tailEnd/>
                          </a:ln>
                          <a:extLst>
                            <a:ext uri="{909E8E84-426E-40DD-AFC4-6F175D3DCCD1}">
                              <a14:hiddenFill xmlns:a14="http://schemas.microsoft.com/office/drawing/2010/main">
                                <a:noFill/>
                              </a14:hiddenFill>
                            </a:ext>
                          </a:extLst>
                        </wps:spPr>
                        <wps:bodyPr/>
                      </wps:wsp>
                      <wps:wsp>
                        <wps:cNvPr id="44" name="Straight Arrow Connector 43"/>
                        <wps:cNvCnPr>
                          <a:cxnSpLocks noChangeShapeType="1"/>
                        </wps:cNvCnPr>
                        <wps:spPr bwMode="auto">
                          <a:xfrm flipH="1" flipV="1">
                            <a:off x="2129706" y="783604"/>
                            <a:ext cx="348801" cy="100"/>
                          </a:xfrm>
                          <a:prstGeom prst="straightConnector1">
                            <a:avLst/>
                          </a:prstGeom>
                          <a:noFill/>
                          <a:ln w="6350">
                            <a:solidFill>
                              <a:schemeClr val="tx1">
                                <a:lumMod val="95000"/>
                                <a:lumOff val="5000"/>
                              </a:schemeClr>
                            </a:solidFill>
                            <a:miter lim="800000"/>
                            <a:headEnd/>
                            <a:tailEnd type="arrow" w="med" len="med"/>
                          </a:ln>
                          <a:extLst>
                            <a:ext uri="{909E8E84-426E-40DD-AFC4-6F175D3DCCD1}">
                              <a14:hiddenFill xmlns:a14="http://schemas.microsoft.com/office/drawing/2010/main">
                                <a:noFill/>
                              </a14:hiddenFill>
                            </a:ext>
                          </a:extLst>
                        </wps:spPr>
                        <wps:bodyPr/>
                      </wps:wsp>
                      <wps:wsp>
                        <wps:cNvPr id="45" name="Straight Arrow Connector 44"/>
                        <wps:cNvCnPr>
                          <a:cxnSpLocks noChangeShapeType="1"/>
                        </wps:cNvCnPr>
                        <wps:spPr bwMode="auto">
                          <a:xfrm>
                            <a:off x="2130306" y="1521795"/>
                            <a:ext cx="348701" cy="100"/>
                          </a:xfrm>
                          <a:prstGeom prst="straightConnector1">
                            <a:avLst/>
                          </a:prstGeom>
                          <a:noFill/>
                          <a:ln w="6350">
                            <a:solidFill>
                              <a:schemeClr val="tx1">
                                <a:lumMod val="95000"/>
                                <a:lumOff val="5000"/>
                              </a:schemeClr>
                            </a:solidFill>
                            <a:miter lim="800000"/>
                            <a:headEnd type="arrow" w="med" len="med"/>
                            <a:tailEnd type="arrow" w="med" len="med"/>
                          </a:ln>
                          <a:extLst>
                            <a:ext uri="{909E8E84-426E-40DD-AFC4-6F175D3DCCD1}">
                              <a14:hiddenFill xmlns:a14="http://schemas.microsoft.com/office/drawing/2010/main">
                                <a:noFill/>
                              </a14:hiddenFill>
                            </a:ext>
                          </a:extLst>
                        </wps:spPr>
                        <wps:bodyPr/>
                      </wps:wsp>
                      <wps:wsp>
                        <wps:cNvPr id="46" name="Text Box 45"/>
                        <wps:cNvSpPr txBox="1">
                          <a:spLocks noChangeArrowheads="1"/>
                        </wps:cNvSpPr>
                        <wps:spPr bwMode="auto">
                          <a:xfrm>
                            <a:off x="1913805" y="158541"/>
                            <a:ext cx="395901" cy="216356"/>
                          </a:xfrm>
                          <a:prstGeom prst="rect">
                            <a:avLst/>
                          </a:prstGeom>
                          <a:solidFill>
                            <a:schemeClr val="lt1">
                              <a:lumMod val="100000"/>
                              <a:lumOff val="0"/>
                            </a:schemeClr>
                          </a:solidFill>
                          <a:ln w="6350">
                            <a:solidFill>
                              <a:srgbClr val="000000"/>
                            </a:solidFill>
                            <a:miter lim="800000"/>
                            <a:headEnd/>
                            <a:tailEnd/>
                          </a:ln>
                        </wps:spPr>
                        <wps:txbx>
                          <w:txbxContent>
                            <w:p w14:paraId="2A8C00B2" w14:textId="77777777" w:rsidR="00C84734" w:rsidRDefault="00C84734" w:rsidP="000D405D">
                              <w:pPr>
                                <w:jc w:val="center"/>
                                <w:rPr>
                                  <w:rFonts w:ascii="Arial" w:hAnsi="Arial" w:cs="Arial"/>
                                  <w:sz w:val="18"/>
                                  <w:szCs w:val="18"/>
                                </w:rPr>
                              </w:pPr>
                              <w:r>
                                <w:rPr>
                                  <w:rFonts w:ascii="Arial" w:hAnsi="Arial" w:cs="Arial"/>
                                  <w:sz w:val="18"/>
                                  <w:szCs w:val="18"/>
                                </w:rPr>
                                <w:t>DC</w:t>
                              </w:r>
                            </w:p>
                          </w:txbxContent>
                        </wps:txbx>
                        <wps:bodyPr rot="0" vert="horz" wrap="square" lIns="91440" tIns="45720" rIns="91440" bIns="45720" anchor="t" anchorCtr="0" upright="1">
                          <a:noAutofit/>
                        </wps:bodyPr>
                      </wps:wsp>
                      <wps:wsp>
                        <wps:cNvPr id="47" name="Text Box 46"/>
                        <wps:cNvSpPr txBox="1">
                          <a:spLocks noChangeArrowheads="1"/>
                        </wps:cNvSpPr>
                        <wps:spPr bwMode="auto">
                          <a:xfrm>
                            <a:off x="852002" y="479124"/>
                            <a:ext cx="1020703" cy="610058"/>
                          </a:xfrm>
                          <a:prstGeom prst="rect">
                            <a:avLst/>
                          </a:prstGeom>
                          <a:solidFill>
                            <a:schemeClr val="lt1">
                              <a:lumMod val="100000"/>
                              <a:lumOff val="0"/>
                            </a:schemeClr>
                          </a:solidFill>
                          <a:ln w="6350">
                            <a:solidFill>
                              <a:schemeClr val="tx1">
                                <a:lumMod val="95000"/>
                                <a:lumOff val="5000"/>
                              </a:schemeClr>
                            </a:solidFill>
                            <a:miter lim="800000"/>
                            <a:headEnd/>
                            <a:tailEnd/>
                          </a:ln>
                        </wps:spPr>
                        <wps:txbx>
                          <w:txbxContent>
                            <w:p w14:paraId="157AAC05" w14:textId="77777777" w:rsidR="00C84734" w:rsidRDefault="00C84734" w:rsidP="000D405D">
                              <w:pPr>
                                <w:jc w:val="center"/>
                                <w:rPr>
                                  <w:rFonts w:ascii="Arial" w:hAnsi="Arial" w:cs="Arial"/>
                                  <w:sz w:val="18"/>
                                  <w:szCs w:val="18"/>
                                </w:rPr>
                              </w:pPr>
                              <w:r>
                                <w:rPr>
                                  <w:rFonts w:ascii="Arial" w:hAnsi="Arial" w:cs="Arial"/>
                                  <w:sz w:val="18"/>
                                  <w:szCs w:val="18"/>
                                </w:rPr>
                                <w:t>Light</w:t>
                              </w:r>
                            </w:p>
                            <w:p w14:paraId="1E25F211" w14:textId="77777777" w:rsidR="00C84734" w:rsidRDefault="00C84734" w:rsidP="000D405D">
                              <w:pPr>
                                <w:jc w:val="center"/>
                                <w:rPr>
                                  <w:rFonts w:ascii="Arial" w:hAnsi="Arial" w:cs="Arial"/>
                                  <w:sz w:val="18"/>
                                  <w:szCs w:val="18"/>
                                </w:rPr>
                              </w:pPr>
                              <w:r>
                                <w:rPr>
                                  <w:rFonts w:ascii="Arial" w:hAnsi="Arial" w:cs="Arial"/>
                                  <w:sz w:val="18"/>
                                  <w:szCs w:val="18"/>
                                </w:rPr>
                                <w:t>0.78 kWh/day</w:t>
                              </w:r>
                            </w:p>
                          </w:txbxContent>
                        </wps:txbx>
                        <wps:bodyPr rot="0" vert="horz" wrap="square" lIns="91440" tIns="45720" rIns="91440" bIns="45720" anchor="ctr" anchorCtr="0" upright="1">
                          <a:noAutofit/>
                        </wps:bodyPr>
                      </wps:wsp>
                      <wps:wsp>
                        <wps:cNvPr id="49" name="Text Box 49"/>
                        <wps:cNvSpPr txBox="1">
                          <a:spLocks noChangeArrowheads="1"/>
                        </wps:cNvSpPr>
                        <wps:spPr bwMode="auto">
                          <a:xfrm>
                            <a:off x="852002" y="1243723"/>
                            <a:ext cx="1020703" cy="543541"/>
                          </a:xfrm>
                          <a:prstGeom prst="rect">
                            <a:avLst/>
                          </a:prstGeom>
                          <a:solidFill>
                            <a:schemeClr val="lt1">
                              <a:lumMod val="100000"/>
                              <a:lumOff val="0"/>
                            </a:schemeClr>
                          </a:solidFill>
                          <a:ln w="6350">
                            <a:solidFill>
                              <a:schemeClr val="tx1">
                                <a:lumMod val="95000"/>
                                <a:lumOff val="5000"/>
                              </a:schemeClr>
                            </a:solidFill>
                            <a:miter lim="800000"/>
                            <a:headEnd/>
                            <a:tailEnd/>
                          </a:ln>
                        </wps:spPr>
                        <wps:txbx>
                          <w:txbxContent>
                            <w:p w14:paraId="736A1BB6" w14:textId="77777777" w:rsidR="00C84734" w:rsidRDefault="00C84734" w:rsidP="000D405D">
                              <w:pPr>
                                <w:jc w:val="center"/>
                                <w:rPr>
                                  <w:rFonts w:ascii="Arial" w:hAnsi="Arial" w:cs="Arial"/>
                                  <w:sz w:val="18"/>
                                  <w:szCs w:val="18"/>
                                </w:rPr>
                              </w:pPr>
                              <w:r>
                                <w:rPr>
                                  <w:rFonts w:ascii="Arial" w:hAnsi="Arial" w:cs="Arial"/>
                                  <w:sz w:val="18"/>
                                  <w:szCs w:val="18"/>
                                </w:rPr>
                                <w:t>Sockets</w:t>
                              </w:r>
                            </w:p>
                            <w:p w14:paraId="48B61791" w14:textId="77777777" w:rsidR="00C84734" w:rsidRDefault="00C84734" w:rsidP="000D405D">
                              <w:pPr>
                                <w:jc w:val="center"/>
                                <w:rPr>
                                  <w:rFonts w:ascii="Arial" w:hAnsi="Arial" w:cs="Arial"/>
                                  <w:sz w:val="18"/>
                                  <w:szCs w:val="18"/>
                                </w:rPr>
                              </w:pPr>
                              <w:r>
                                <w:rPr>
                                  <w:rFonts w:ascii="Arial" w:hAnsi="Arial" w:cs="Arial"/>
                                  <w:sz w:val="18"/>
                                  <w:szCs w:val="18"/>
                                </w:rPr>
                                <w:t>0.3 kWh/day</w:t>
                              </w:r>
                            </w:p>
                          </w:txbxContent>
                        </wps:txbx>
                        <wps:bodyPr rot="0" vert="horz" wrap="square" lIns="91440" tIns="45720" rIns="91440" bIns="45720" anchor="ctr" anchorCtr="0" upright="1">
                          <a:noAutofit/>
                        </wps:bodyPr>
                      </wps:wsp>
                      <wps:wsp>
                        <wps:cNvPr id="50" name="Straight Arrow Connector 50"/>
                        <wps:cNvCnPr>
                          <a:cxnSpLocks noChangeShapeType="1"/>
                        </wps:cNvCnPr>
                        <wps:spPr bwMode="auto">
                          <a:xfrm flipH="1">
                            <a:off x="1872705" y="1515094"/>
                            <a:ext cx="257901" cy="400"/>
                          </a:xfrm>
                          <a:prstGeom prst="straightConnector1">
                            <a:avLst/>
                          </a:prstGeom>
                          <a:noFill/>
                          <a:ln w="6350">
                            <a:solidFill>
                              <a:schemeClr val="tx1">
                                <a:lumMod val="95000"/>
                                <a:lumOff val="5000"/>
                              </a:schemeClr>
                            </a:solidFill>
                            <a:miter lim="800000"/>
                            <a:headEnd/>
                            <a:tailEnd type="arrow" w="med" len="med"/>
                          </a:ln>
                          <a:extLst>
                            <a:ext uri="{909E8E84-426E-40DD-AFC4-6F175D3DCCD1}">
                              <a14:hiddenFill xmlns:a14="http://schemas.microsoft.com/office/drawing/2010/main">
                                <a:noFill/>
                              </a14:hiddenFill>
                            </a:ext>
                          </a:extLst>
                        </wps:spPr>
                        <wps:bodyPr/>
                      </wps:wsp>
                      <wps:wsp>
                        <wps:cNvPr id="51" name="Straight Arrow Connector 51"/>
                        <wps:cNvCnPr>
                          <a:cxnSpLocks noChangeShapeType="1"/>
                        </wps:cNvCnPr>
                        <wps:spPr bwMode="auto">
                          <a:xfrm flipH="1">
                            <a:off x="1872705" y="783804"/>
                            <a:ext cx="257101" cy="400"/>
                          </a:xfrm>
                          <a:prstGeom prst="straightConnector1">
                            <a:avLst/>
                          </a:prstGeom>
                          <a:noFill/>
                          <a:ln w="6350">
                            <a:solidFill>
                              <a:schemeClr val="tx1">
                                <a:lumMod val="95000"/>
                                <a:lumOff val="5000"/>
                              </a:schemeClr>
                            </a:solidFill>
                            <a:miter lim="800000"/>
                            <a:headEnd/>
                            <a:tailEnd type="arrow" w="med" len="med"/>
                          </a:ln>
                          <a:extLst>
                            <a:ext uri="{909E8E84-426E-40DD-AFC4-6F175D3DCCD1}">
                              <a14:hiddenFill xmlns:a14="http://schemas.microsoft.com/office/drawing/2010/main">
                                <a:noFill/>
                              </a14:hiddenFill>
                            </a:ext>
                          </a:extLst>
                        </wps:spPr>
                        <wps:bodyPr/>
                      </wps:wsp>
                      <wps:wsp>
                        <wps:cNvPr id="52" name="Straight Connector 33"/>
                        <wps:cNvCnPr>
                          <a:cxnSpLocks noChangeShapeType="1"/>
                        </wps:cNvCnPr>
                        <wps:spPr bwMode="auto">
                          <a:xfrm flipH="1">
                            <a:off x="559801" y="374797"/>
                            <a:ext cx="400" cy="1859083"/>
                          </a:xfrm>
                          <a:prstGeom prst="line">
                            <a:avLst/>
                          </a:prstGeom>
                          <a:noFill/>
                          <a:ln w="6350">
                            <a:solidFill>
                              <a:schemeClr val="tx1">
                                <a:lumMod val="95000"/>
                                <a:lumOff val="5000"/>
                              </a:schemeClr>
                            </a:solidFill>
                            <a:miter lim="800000"/>
                            <a:headEnd/>
                            <a:tailEnd/>
                          </a:ln>
                          <a:extLst>
                            <a:ext uri="{909E8E84-426E-40DD-AFC4-6F175D3DCCD1}">
                              <a14:hiddenFill xmlns:a14="http://schemas.microsoft.com/office/drawing/2010/main">
                                <a:noFill/>
                              </a14:hiddenFill>
                            </a:ext>
                          </a:extLst>
                        </wps:spPr>
                        <wps:bodyPr/>
                      </wps:wsp>
                      <wps:wsp>
                        <wps:cNvPr id="53" name="Text Box 34"/>
                        <wps:cNvSpPr txBox="1">
                          <a:spLocks noChangeArrowheads="1"/>
                        </wps:cNvSpPr>
                        <wps:spPr bwMode="auto">
                          <a:xfrm>
                            <a:off x="369701" y="170944"/>
                            <a:ext cx="395901" cy="216356"/>
                          </a:xfrm>
                          <a:prstGeom prst="rect">
                            <a:avLst/>
                          </a:prstGeom>
                          <a:solidFill>
                            <a:schemeClr val="lt1">
                              <a:lumMod val="100000"/>
                              <a:lumOff val="0"/>
                            </a:schemeClr>
                          </a:solidFill>
                          <a:ln w="6350">
                            <a:solidFill>
                              <a:srgbClr val="000000"/>
                            </a:solidFill>
                            <a:miter lim="800000"/>
                            <a:headEnd/>
                            <a:tailEnd/>
                          </a:ln>
                        </wps:spPr>
                        <wps:txbx>
                          <w:txbxContent>
                            <w:p w14:paraId="48FA1CD9" w14:textId="77777777" w:rsidR="00C84734" w:rsidRDefault="00C84734" w:rsidP="000D405D">
                              <w:pPr>
                                <w:jc w:val="center"/>
                                <w:rPr>
                                  <w:rFonts w:ascii="Arial" w:hAnsi="Arial" w:cs="Arial"/>
                                  <w:sz w:val="18"/>
                                  <w:szCs w:val="18"/>
                                </w:rPr>
                              </w:pPr>
                              <w:r>
                                <w:rPr>
                                  <w:rFonts w:ascii="Arial" w:hAnsi="Arial" w:cs="Arial"/>
                                  <w:sz w:val="18"/>
                                  <w:szCs w:val="18"/>
                                </w:rPr>
                                <w:t>AC</w:t>
                              </w:r>
                            </w:p>
                          </w:txbxContent>
                        </wps:txbx>
                        <wps:bodyPr rot="0" vert="horz" wrap="square" lIns="91440" tIns="45720" rIns="91440" bIns="45720" anchor="t" anchorCtr="0" upright="1">
                          <a:noAutofit/>
                        </wps:bodyPr>
                      </wps:wsp>
                      <wps:wsp>
                        <wps:cNvPr id="55" name="Text Box 36"/>
                        <wps:cNvSpPr txBox="1">
                          <a:spLocks noChangeArrowheads="1"/>
                        </wps:cNvSpPr>
                        <wps:spPr bwMode="auto">
                          <a:xfrm>
                            <a:off x="852002" y="1906895"/>
                            <a:ext cx="1020703" cy="432812"/>
                          </a:xfrm>
                          <a:prstGeom prst="rect">
                            <a:avLst/>
                          </a:prstGeom>
                          <a:solidFill>
                            <a:schemeClr val="lt1">
                              <a:lumMod val="100000"/>
                              <a:lumOff val="0"/>
                            </a:schemeClr>
                          </a:solidFill>
                          <a:ln w="6350">
                            <a:solidFill>
                              <a:schemeClr val="tx1">
                                <a:lumMod val="95000"/>
                                <a:lumOff val="5000"/>
                              </a:schemeClr>
                            </a:solidFill>
                            <a:miter lim="800000"/>
                            <a:headEnd/>
                            <a:tailEnd/>
                          </a:ln>
                        </wps:spPr>
                        <wps:txbx>
                          <w:txbxContent>
                            <w:p w14:paraId="0CF541EB" w14:textId="77777777" w:rsidR="00C84734" w:rsidRDefault="00C84734" w:rsidP="000D405D">
                              <w:pPr>
                                <w:jc w:val="center"/>
                                <w:rPr>
                                  <w:rFonts w:ascii="Arial" w:hAnsi="Arial" w:cs="Arial"/>
                                  <w:sz w:val="18"/>
                                  <w:szCs w:val="18"/>
                                </w:rPr>
                              </w:pPr>
                              <w:r>
                                <w:rPr>
                                  <w:rFonts w:ascii="Arial" w:hAnsi="Arial" w:cs="Arial"/>
                                  <w:sz w:val="18"/>
                                  <w:szCs w:val="18"/>
                                </w:rPr>
                                <w:t>Converter</w:t>
                              </w:r>
                            </w:p>
                            <w:p w14:paraId="37EE987B" w14:textId="77777777" w:rsidR="00C84734" w:rsidRDefault="00C84734" w:rsidP="000D405D">
                              <w:pPr>
                                <w:jc w:val="center"/>
                                <w:rPr>
                                  <w:rFonts w:ascii="Arial" w:hAnsi="Arial" w:cs="Arial"/>
                                  <w:sz w:val="18"/>
                                  <w:szCs w:val="18"/>
                                </w:rPr>
                              </w:pPr>
                              <w:r>
                                <w:rPr>
                                  <w:rFonts w:ascii="Arial" w:hAnsi="Arial" w:cs="Arial"/>
                                  <w:sz w:val="18"/>
                                  <w:szCs w:val="18"/>
                                </w:rPr>
                                <w:t>0.2 kW</w:t>
                              </w:r>
                            </w:p>
                          </w:txbxContent>
                        </wps:txbx>
                        <wps:bodyPr rot="0" vert="horz" wrap="square" lIns="91440" tIns="45720" rIns="91440" bIns="45720" anchor="ctr" anchorCtr="0" upright="1">
                          <a:noAutofit/>
                        </wps:bodyPr>
                      </wps:wsp>
                      <wps:wsp>
                        <wps:cNvPr id="56" name="Straight Arrow Connector 38"/>
                        <wps:cNvCnPr>
                          <a:cxnSpLocks noChangeShapeType="1"/>
                        </wps:cNvCnPr>
                        <wps:spPr bwMode="auto">
                          <a:xfrm>
                            <a:off x="560301" y="1522395"/>
                            <a:ext cx="292101" cy="200"/>
                          </a:xfrm>
                          <a:prstGeom prst="straightConnector1">
                            <a:avLst/>
                          </a:prstGeom>
                          <a:noFill/>
                          <a:ln w="6350">
                            <a:solidFill>
                              <a:schemeClr val="tx1">
                                <a:lumMod val="95000"/>
                                <a:lumOff val="5000"/>
                              </a:schemeClr>
                            </a:solidFill>
                            <a:miter lim="800000"/>
                            <a:headEnd/>
                            <a:tailEnd type="arrow" w="med" len="med"/>
                          </a:ln>
                          <a:extLst>
                            <a:ext uri="{909E8E84-426E-40DD-AFC4-6F175D3DCCD1}">
                              <a14:hiddenFill xmlns:a14="http://schemas.microsoft.com/office/drawing/2010/main">
                                <a:noFill/>
                              </a14:hiddenFill>
                            </a:ext>
                          </a:extLst>
                        </wps:spPr>
                        <wps:bodyPr/>
                      </wps:wsp>
                      <wps:wsp>
                        <wps:cNvPr id="57" name="Straight Arrow Connector 47"/>
                        <wps:cNvCnPr>
                          <a:cxnSpLocks noChangeShapeType="1"/>
                        </wps:cNvCnPr>
                        <wps:spPr bwMode="auto">
                          <a:xfrm>
                            <a:off x="557701" y="2122851"/>
                            <a:ext cx="294301" cy="500"/>
                          </a:xfrm>
                          <a:prstGeom prst="straightConnector1">
                            <a:avLst/>
                          </a:prstGeom>
                          <a:noFill/>
                          <a:ln w="6350">
                            <a:solidFill>
                              <a:schemeClr val="tx1">
                                <a:lumMod val="95000"/>
                                <a:lumOff val="5000"/>
                              </a:schemeClr>
                            </a:solidFill>
                            <a:miter lim="800000"/>
                            <a:headEnd type="arrow" w="med" len="med"/>
                            <a:tailEnd type="arrow" w="med" len="med"/>
                          </a:ln>
                          <a:extLst>
                            <a:ext uri="{909E8E84-426E-40DD-AFC4-6F175D3DCCD1}">
                              <a14:hiddenFill xmlns:a14="http://schemas.microsoft.com/office/drawing/2010/main">
                                <a:noFill/>
                              </a14:hiddenFill>
                            </a:ext>
                          </a:extLst>
                        </wps:spPr>
                        <wps:bodyPr/>
                      </wps:wsp>
                      <wps:wsp>
                        <wps:cNvPr id="58" name="Straight Arrow Connector 52"/>
                        <wps:cNvCnPr>
                          <a:cxnSpLocks noChangeShapeType="1"/>
                        </wps:cNvCnPr>
                        <wps:spPr bwMode="auto">
                          <a:xfrm flipV="1">
                            <a:off x="1872705" y="2122851"/>
                            <a:ext cx="256901" cy="500"/>
                          </a:xfrm>
                          <a:prstGeom prst="straightConnector1">
                            <a:avLst/>
                          </a:prstGeom>
                          <a:noFill/>
                          <a:ln w="6350">
                            <a:solidFill>
                              <a:schemeClr val="tx1">
                                <a:lumMod val="95000"/>
                                <a:lumOff val="5000"/>
                              </a:schemeClr>
                            </a:solidFill>
                            <a:miter lim="800000"/>
                            <a:headEnd type="arrow" w="med" len="med"/>
                            <a:tailEnd type="arrow"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3D8683C3" id="Canvas 59" o:spid="_x0000_s1048" editas="canvas" style="width:304.3pt;height:203.1pt;mso-position-horizontal-relative:char;mso-position-vertical-relative:line" coordsize="38646,2579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">
                <v:shape id="_x0000_s1049" type="#_x0000_t75" style="position:absolute;width:38646;height:25793;visibility:visible;mso-wrap-style:square">
                  <v:fill o:detectmouseclick="t"/>
                  <v:path o:connecttype="none"/>
                </v:shape>
                <v:shape id="Text Box 40" o:spid="_x0000_s1050" type="#_x0000_t202" style="position:absolute;left:24785;top:5386;width:11994;height:49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" fillcolor="white [3201]" strokeweight=".5pt">
                  <v:textbox>
                    <w:txbxContent>
                      <w:p w14:paraId="750D6F7A" w14:textId="77777777" w:rsidR="00C84734" w:rsidRDefault="00C84734" w:rsidP="000D405D">
                        <w:pPr>
                          <w:jc w:val="center"/>
                          <w:rPr>
                            <w:rFonts w:ascii="Arial" w:hAnsi="Arial" w:cs="Arial"/>
                            <w:sz w:val="18"/>
                            <w:szCs w:val="18"/>
                          </w:rPr>
                        </w:pPr>
                        <w:r>
                          <w:rPr>
                            <w:rFonts w:ascii="Arial" w:hAnsi="Arial" w:cs="Arial"/>
                            <w:sz w:val="18"/>
                            <w:szCs w:val="18"/>
                          </w:rPr>
                          <w:t>PV Panel</w:t>
                        </w:r>
                      </w:p>
                      <w:p w14:paraId="1F7AA0EB" w14:textId="77777777" w:rsidR="00C84734" w:rsidRDefault="00C84734" w:rsidP="000D405D">
                        <w:pPr>
                          <w:jc w:val="center"/>
                          <w:rPr>
                            <w:rFonts w:ascii="Arial" w:hAnsi="Arial" w:cs="Arial"/>
                            <w:sz w:val="18"/>
                            <w:szCs w:val="18"/>
                          </w:rPr>
                        </w:pPr>
                        <w:r>
                          <w:rPr>
                            <w:rFonts w:ascii="Arial" w:hAnsi="Arial" w:cs="Arial"/>
                            <w:sz w:val="18"/>
                            <w:szCs w:val="18"/>
                          </w:rPr>
                          <w:t>300 W</w:t>
                        </w:r>
                      </w:p>
                    </w:txbxContent>
                  </v:textbox>
                </v:shape>
                <v:shape id="Text Box 41" o:spid="_x0000_s1051" type="#_x0000_t202" style="position:absolute;left:24790;top:12437;width:11999;height:55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" fillcolor="white [3201]" strokeweight=".5pt">
                  <v:textbox>
                    <w:txbxContent>
                      <w:p w14:paraId="3CB53F15" w14:textId="77777777" w:rsidR="00C84734" w:rsidRDefault="00C84734" w:rsidP="000D405D">
                        <w:pPr>
                          <w:jc w:val="center"/>
                          <w:rPr>
                            <w:rFonts w:ascii="Arial" w:hAnsi="Arial" w:cs="Arial"/>
                            <w:sz w:val="18"/>
                            <w:szCs w:val="18"/>
                          </w:rPr>
                        </w:pPr>
                        <w:r>
                          <w:rPr>
                            <w:rFonts w:ascii="Arial" w:hAnsi="Arial" w:cs="Arial"/>
                            <w:sz w:val="18"/>
                            <w:szCs w:val="18"/>
                          </w:rPr>
                          <w:t>Li-ion battery</w:t>
                        </w:r>
                      </w:p>
                      <w:p w14:paraId="1041EDB6" w14:textId="77777777" w:rsidR="00C84734" w:rsidRDefault="00C84734" w:rsidP="000D405D">
                        <w:pPr>
                          <w:jc w:val="center"/>
                          <w:rPr>
                            <w:rFonts w:ascii="Arial" w:hAnsi="Arial" w:cs="Arial"/>
                            <w:sz w:val="18"/>
                            <w:szCs w:val="18"/>
                          </w:rPr>
                        </w:pPr>
                        <w:r>
                          <w:rPr>
                            <w:rFonts w:ascii="Arial" w:hAnsi="Arial" w:cs="Arial"/>
                            <w:sz w:val="18"/>
                            <w:szCs w:val="18"/>
                          </w:rPr>
                          <w:t>2 kWh</w:t>
                        </w:r>
                      </w:p>
                    </w:txbxContent>
                  </v:textbox>
                </v:shape>
                <v:line id="Straight Connector 42" o:spid="_x0000_s1052" style="position:absolute;flip:x;visibility:visible;mso-wrap-style:square" from="21298,3275" to="21302,223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" strokecolor="#0d0d0d [3069]" strokeweight=".5pt">
                  <v:stroke joinstyle="miter"/>
                </v:line>
                <v:shape id="Straight Arrow Connector 43" o:spid="_x0000_s1053" type="#_x0000_t32" style="position:absolute;left:21297;top:7836;width:3488;height:1;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" strokecolor="#0d0d0d [3069]" strokeweight=".5pt">
                  <v:stroke endarrow="open" joinstyle="miter"/>
                </v:shape>
                <v:shape id="Straight Arrow Connector 44" o:spid="_x0000_s1054" type="#_x0000_t32" style="position:absolute;left:21303;top:15217;width:3487;height: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" strokecolor="#0d0d0d [3069]" strokeweight=".5pt">
                  <v:stroke startarrow="open" endarrow="open" joinstyle="miter"/>
                </v:shape>
                <v:shape id="Text Box 45" o:spid="_x0000_s1055" type="#_x0000_t202" style="position:absolute;left:19138;top:1585;width:3959;height:2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" fillcolor="white [3201]" strokeweight=".5pt">
                  <v:textbox>
                    <w:txbxContent>
                      <w:p w14:paraId="2A8C00B2" w14:textId="77777777" w:rsidR="00C84734" w:rsidRDefault="00C84734" w:rsidP="000D405D">
                        <w:pPr>
                          <w:jc w:val="center"/>
                          <w:rPr>
                            <w:rFonts w:ascii="Arial" w:hAnsi="Arial" w:cs="Arial"/>
                            <w:sz w:val="18"/>
                            <w:szCs w:val="18"/>
                          </w:rPr>
                        </w:pPr>
                        <w:r>
                          <w:rPr>
                            <w:rFonts w:ascii="Arial" w:hAnsi="Arial" w:cs="Arial"/>
                            <w:sz w:val="18"/>
                            <w:szCs w:val="18"/>
                          </w:rPr>
                          <w:t>DC</w:t>
                        </w:r>
                      </w:p>
                    </w:txbxContent>
                  </v:textbox>
                </v:shape>
                <v:shape id="Text Box 46" o:spid="_x0000_s1056" type="#_x0000_t202" style="position:absolute;left:8520;top:4791;width:10207;height:61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" fillcolor="white [3201]" strokecolor="#0d0d0d [3069]" strokeweight=".5pt">
                  <v:textbox>
                    <w:txbxContent>
                      <w:p w14:paraId="157AAC05" w14:textId="77777777" w:rsidR="00C84734" w:rsidRDefault="00C84734" w:rsidP="000D405D">
                        <w:pPr>
                          <w:jc w:val="center"/>
                          <w:rPr>
                            <w:rFonts w:ascii="Arial" w:hAnsi="Arial" w:cs="Arial"/>
                            <w:sz w:val="18"/>
                            <w:szCs w:val="18"/>
                          </w:rPr>
                        </w:pPr>
                        <w:r>
                          <w:rPr>
                            <w:rFonts w:ascii="Arial" w:hAnsi="Arial" w:cs="Arial"/>
                            <w:sz w:val="18"/>
                            <w:szCs w:val="18"/>
                          </w:rPr>
                          <w:t>Light</w:t>
                        </w:r>
                      </w:p>
                      <w:p w14:paraId="1E25F211" w14:textId="77777777" w:rsidR="00C84734" w:rsidRDefault="00C84734" w:rsidP="000D405D">
                        <w:pPr>
                          <w:jc w:val="center"/>
                          <w:rPr>
                            <w:rFonts w:ascii="Arial" w:hAnsi="Arial" w:cs="Arial"/>
                            <w:sz w:val="18"/>
                            <w:szCs w:val="18"/>
                          </w:rPr>
                        </w:pPr>
                        <w:r>
                          <w:rPr>
                            <w:rFonts w:ascii="Arial" w:hAnsi="Arial" w:cs="Arial"/>
                            <w:sz w:val="18"/>
                            <w:szCs w:val="18"/>
                          </w:rPr>
                          <w:t>0.78 kWh/day</w:t>
                        </w:r>
                      </w:p>
                    </w:txbxContent>
                  </v:textbox>
                </v:shape>
                <v:shape id="Text Box 49" o:spid="_x0000_s1057" type="#_x0000_t202" style="position:absolute;left:8520;top:12437;width:10207;height:54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" fillcolor="white [3201]" strokecolor="#0d0d0d [3069]" strokeweight=".5pt">
                  <v:textbox>
                    <w:txbxContent>
                      <w:p w14:paraId="736A1BB6" w14:textId="77777777" w:rsidR="00C84734" w:rsidRDefault="00C84734" w:rsidP="000D405D">
                        <w:pPr>
                          <w:jc w:val="center"/>
                          <w:rPr>
                            <w:rFonts w:ascii="Arial" w:hAnsi="Arial" w:cs="Arial"/>
                            <w:sz w:val="18"/>
                            <w:szCs w:val="18"/>
                          </w:rPr>
                        </w:pPr>
                        <w:r>
                          <w:rPr>
                            <w:rFonts w:ascii="Arial" w:hAnsi="Arial" w:cs="Arial"/>
                            <w:sz w:val="18"/>
                            <w:szCs w:val="18"/>
                          </w:rPr>
                          <w:t>Sockets</w:t>
                        </w:r>
                      </w:p>
                      <w:p w14:paraId="48B61791" w14:textId="77777777" w:rsidR="00C84734" w:rsidRDefault="00C84734" w:rsidP="000D405D">
                        <w:pPr>
                          <w:jc w:val="center"/>
                          <w:rPr>
                            <w:rFonts w:ascii="Arial" w:hAnsi="Arial" w:cs="Arial"/>
                            <w:sz w:val="18"/>
                            <w:szCs w:val="18"/>
                          </w:rPr>
                        </w:pPr>
                        <w:r>
                          <w:rPr>
                            <w:rFonts w:ascii="Arial" w:hAnsi="Arial" w:cs="Arial"/>
                            <w:sz w:val="18"/>
                            <w:szCs w:val="18"/>
                          </w:rPr>
                          <w:t>0.3 kWh/day</w:t>
                        </w:r>
                      </w:p>
                    </w:txbxContent>
                  </v:textbox>
                </v:shape>
                <v:shape id="Straight Arrow Connector 50" o:spid="_x0000_s1058" type="#_x0000_t32" style="position:absolute;left:18727;top:15150;width:2579;height:4;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" strokecolor="#0d0d0d [3069]" strokeweight=".5pt">
                  <v:stroke endarrow="open" joinstyle="miter"/>
                </v:shape>
                <v:shape id="Straight Arrow Connector 51" o:spid="_x0000_s1059" type="#_x0000_t32" style="position:absolute;left:18727;top:7838;width:2571;height:4;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" strokecolor="#0d0d0d [3069]" strokeweight=".5pt">
                  <v:stroke endarrow="open" joinstyle="miter"/>
                </v:shape>
                <v:line id="Straight Connector 33" o:spid="_x0000_s1060" style="position:absolute;flip:x;visibility:visible;mso-wrap-style:square" from="5598,3747" to="5602,223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" strokecolor="#0d0d0d [3069]" strokeweight=".5pt">
                  <v:stroke joinstyle="miter"/>
                </v:line>
                <v:shape id="Text Box 34" o:spid="_x0000_s1061" type="#_x0000_t202" style="position:absolute;left:3697;top:1709;width:3959;height:21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" fillcolor="white [3201]" strokeweight=".5pt">
                  <v:textbox>
                    <w:txbxContent>
                      <w:p w14:paraId="48FA1CD9" w14:textId="77777777" w:rsidR="00C84734" w:rsidRDefault="00C84734" w:rsidP="000D405D">
                        <w:pPr>
                          <w:jc w:val="center"/>
                          <w:rPr>
                            <w:rFonts w:ascii="Arial" w:hAnsi="Arial" w:cs="Arial"/>
                            <w:sz w:val="18"/>
                            <w:szCs w:val="18"/>
                          </w:rPr>
                        </w:pPr>
                        <w:r>
                          <w:rPr>
                            <w:rFonts w:ascii="Arial" w:hAnsi="Arial" w:cs="Arial"/>
                            <w:sz w:val="18"/>
                            <w:szCs w:val="18"/>
                          </w:rPr>
                          <w:t>AC</w:t>
                        </w:r>
                      </w:p>
                    </w:txbxContent>
                  </v:textbox>
                </v:shape>
                <v:shape id="Text Box 36" o:spid="_x0000_s1062" type="#_x0000_t202" style="position:absolute;left:8520;top:19068;width:10207;height:43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" fillcolor="white [3201]" strokecolor="#0d0d0d [3069]" strokeweight=".5pt">
                  <v:textbox>
                    <w:txbxContent>
                      <w:p w14:paraId="0CF541EB" w14:textId="77777777" w:rsidR="00C84734" w:rsidRDefault="00C84734" w:rsidP="000D405D">
                        <w:pPr>
                          <w:jc w:val="center"/>
                          <w:rPr>
                            <w:rFonts w:ascii="Arial" w:hAnsi="Arial" w:cs="Arial"/>
                            <w:sz w:val="18"/>
                            <w:szCs w:val="18"/>
                          </w:rPr>
                        </w:pPr>
                        <w:r>
                          <w:rPr>
                            <w:rFonts w:ascii="Arial" w:hAnsi="Arial" w:cs="Arial"/>
                            <w:sz w:val="18"/>
                            <w:szCs w:val="18"/>
                          </w:rPr>
                          <w:t>Converter</w:t>
                        </w:r>
                      </w:p>
                      <w:p w14:paraId="37EE987B" w14:textId="77777777" w:rsidR="00C84734" w:rsidRDefault="00C84734" w:rsidP="000D405D">
                        <w:pPr>
                          <w:jc w:val="center"/>
                          <w:rPr>
                            <w:rFonts w:ascii="Arial" w:hAnsi="Arial" w:cs="Arial"/>
                            <w:sz w:val="18"/>
                            <w:szCs w:val="18"/>
                          </w:rPr>
                        </w:pPr>
                        <w:r>
                          <w:rPr>
                            <w:rFonts w:ascii="Arial" w:hAnsi="Arial" w:cs="Arial"/>
                            <w:sz w:val="18"/>
                            <w:szCs w:val="18"/>
                          </w:rPr>
                          <w:t>0.2 kW</w:t>
                        </w:r>
                      </w:p>
                    </w:txbxContent>
                  </v:textbox>
                </v:shape>
                <v:shape id="Straight Arrow Connector 38" o:spid="_x0000_s1063" type="#_x0000_t32" style="position:absolute;left:5603;top:15223;width:2921;height: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" strokecolor="#0d0d0d [3069]" strokeweight=".5pt">
                  <v:stroke endarrow="open" joinstyle="miter"/>
                </v:shape>
                <v:shape id="Straight Arrow Connector 47" o:spid="_x0000_s1064" type="#_x0000_t32" style="position:absolute;left:5577;top:21228;width:2943;height: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" strokecolor="#0d0d0d [3069]" strokeweight=".5pt">
                  <v:stroke startarrow="open" endarrow="open" joinstyle="miter"/>
                </v:shape>
                <v:shape id="Straight Arrow Connector 52" o:spid="_x0000_s1065" type="#_x0000_t32" style="position:absolute;left:18727;top:21228;width:2569;height: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" strokecolor="#0d0d0d [3069]" strokeweight=".5pt">
                  <v:stroke startarrow="open" endarrow="open" joinstyle="miter"/>
                </v:shape>
                <w10:anchorlock/>
              </v:group>
            </w:pict>
          </mc:Fallback>
        </mc:AlternateContent>
      </w:r>
    </w:p>
    <w:p w14:paraId="74E62E2E" w14:textId="77777777" w:rsidR="000D405D" w:rsidRDefault="000D405D" w:rsidP="000D405D">
      <w:pPr>
        <w:rPr>
          <w:b/>
        </w:rPr>
      </w:pPr>
      <w:r>
        <w:rPr>
          <w:b/>
        </w:rPr>
        <w:t>Figure 3</w:t>
      </w:r>
      <w:r>
        <w:t>: Concept schematic for the advanced solar streetlight.</w:t>
      </w:r>
    </w:p>
    <w:p w14:paraId="2C60BE78" w14:textId="77777777" w:rsidR="000D405D" w:rsidRDefault="000D405D" w:rsidP="002437A0">
      <w:pPr>
        <w:spacing w:line="360" w:lineRule="auto"/>
      </w:pPr>
    </w:p>
    <w:p w14:paraId="74981FE2" w14:textId="4B539924" w:rsidR="002437A0" w:rsidRPr="008D2A3C" w:rsidRDefault="002437A0" w:rsidP="002437A0">
      <w:pPr>
        <w:spacing w:line="360" w:lineRule="auto"/>
        <w:rPr>
          <w:b/>
        </w:rPr>
      </w:pPr>
      <w:r w:rsidRPr="008D2A3C">
        <w:rPr>
          <w:b/>
        </w:rPr>
        <w:t>Appendix B</w:t>
      </w:r>
    </w:p>
    <w:p w14:paraId="31892CAC" w14:textId="7D10479C" w:rsidR="002437A0" w:rsidRDefault="002437A0" w:rsidP="002437A0">
      <w:pPr>
        <w:spacing w:line="360" w:lineRule="auto"/>
      </w:pPr>
      <w:r w:rsidRPr="002C23DA">
        <w:t>The following product</w:t>
      </w:r>
      <w:r>
        <w:t xml:space="preserve"> requirements were subsequently drafted, and a call to suppliers was sent out in January 2019 requesting proposals and quotes for the advanced streetlight concept. </w:t>
      </w:r>
    </w:p>
    <w:p w14:paraId="7683817F" w14:textId="77777777" w:rsidR="002437A0" w:rsidRDefault="002437A0" w:rsidP="002437A0">
      <w:pPr>
        <w:spacing w:line="360" w:lineRule="auto"/>
      </w:pPr>
    </w:p>
    <w:p w14:paraId="2E0BE7A0" w14:textId="77777777" w:rsidR="002437A0" w:rsidRPr="003B72AC" w:rsidRDefault="002437A0" w:rsidP="002437A0">
      <w:pPr>
        <w:pStyle w:val="ListParagraph"/>
        <w:numPr>
          <w:ilvl w:val="0"/>
          <w:numId w:val="34"/>
        </w:numPr>
        <w:spacing w:after="0" w:line="360" w:lineRule="auto"/>
      </w:pPr>
      <w:r w:rsidRPr="003B72AC">
        <w:t xml:space="preserve">A PV-battery system </w:t>
      </w:r>
      <w:proofErr w:type="gramStart"/>
      <w:r w:rsidRPr="003B72AC">
        <w:t>stre</w:t>
      </w:r>
      <w:r>
        <w:t>et light</w:t>
      </w:r>
      <w:proofErr w:type="gramEnd"/>
      <w:r>
        <w:t xml:space="preserve"> capable of powering a 6</w:t>
      </w:r>
      <w:r w:rsidRPr="003B72AC">
        <w:t>0W LED streetlight from dusk to dawn with a greater than 95% reliability.</w:t>
      </w:r>
    </w:p>
    <w:p w14:paraId="19C1B85F" w14:textId="77777777" w:rsidR="002437A0" w:rsidRPr="003B72AC" w:rsidRDefault="002437A0" w:rsidP="002437A0">
      <w:pPr>
        <w:pStyle w:val="ListParagraph"/>
        <w:numPr>
          <w:ilvl w:val="0"/>
          <w:numId w:val="34"/>
        </w:numPr>
        <w:spacing w:after="0" w:line="360" w:lineRule="auto"/>
      </w:pPr>
      <w:r w:rsidRPr="003B72AC">
        <w:t xml:space="preserve">Light powered from dusk to dawn with the ability to automatically dim when battery charge is low; when lit, light should be at full power for at least 95% of the year.   </w:t>
      </w:r>
    </w:p>
    <w:p w14:paraId="37CAE6C9" w14:textId="77777777" w:rsidR="002437A0" w:rsidRPr="003B72AC" w:rsidRDefault="002437A0" w:rsidP="002437A0">
      <w:pPr>
        <w:pStyle w:val="ListParagraph"/>
        <w:numPr>
          <w:ilvl w:val="0"/>
          <w:numId w:val="34"/>
        </w:numPr>
        <w:spacing w:after="0" w:line="360" w:lineRule="auto"/>
      </w:pPr>
      <w:r w:rsidRPr="003B72AC">
        <w:t xml:space="preserve">A fully reprogrammable MPPT solar charger controller </w:t>
      </w:r>
    </w:p>
    <w:p w14:paraId="7E04716D" w14:textId="77777777" w:rsidR="002437A0" w:rsidRPr="003B72AC" w:rsidRDefault="002437A0" w:rsidP="002437A0">
      <w:pPr>
        <w:pStyle w:val="ListParagraph"/>
        <w:numPr>
          <w:ilvl w:val="0"/>
          <w:numId w:val="34"/>
        </w:numPr>
        <w:spacing w:after="0" w:line="360" w:lineRule="auto"/>
      </w:pPr>
      <w:r w:rsidRPr="003B72AC">
        <w:t>Optional motion sensor and timer for on/off load built into the charge controller.</w:t>
      </w:r>
    </w:p>
    <w:p w14:paraId="0B805C96" w14:textId="77777777" w:rsidR="002437A0" w:rsidRPr="003B72AC" w:rsidRDefault="002437A0" w:rsidP="002437A0">
      <w:pPr>
        <w:pStyle w:val="ListParagraph"/>
        <w:numPr>
          <w:ilvl w:val="0"/>
          <w:numId w:val="34"/>
        </w:numPr>
        <w:spacing w:after="0" w:line="360" w:lineRule="auto"/>
      </w:pPr>
      <w:r w:rsidRPr="003B72AC">
        <w:t>Ground level access to surplus energy from the battery/PV panel, including 2 AC universal or 2-pin sockets, 4 USB charging points located in a lockable metal/</w:t>
      </w:r>
      <w:proofErr w:type="gramStart"/>
      <w:r w:rsidRPr="003B72AC">
        <w:t>weather proof</w:t>
      </w:r>
      <w:proofErr w:type="gramEnd"/>
      <w:r w:rsidRPr="003B72AC">
        <w:t xml:space="preserve"> box; the box needs to have sufficient space to locate additional equipment (e.g. phones, plugs, cables).</w:t>
      </w:r>
    </w:p>
    <w:p w14:paraId="566C8EE1" w14:textId="77777777" w:rsidR="002437A0" w:rsidRPr="003B72AC" w:rsidRDefault="002437A0" w:rsidP="002437A0">
      <w:pPr>
        <w:pStyle w:val="ListParagraph"/>
        <w:numPr>
          <w:ilvl w:val="0"/>
          <w:numId w:val="34"/>
        </w:numPr>
        <w:spacing w:after="0" w:line="360" w:lineRule="auto"/>
      </w:pPr>
      <w:r w:rsidRPr="003B72AC">
        <w:t>Lighting load needs to be prioritised to ensure the light is always powered; non-essential loads need to be disconnected when there is no longer sufficient surplus energy.</w:t>
      </w:r>
    </w:p>
    <w:p w14:paraId="1DB223E9" w14:textId="77777777" w:rsidR="002437A0" w:rsidRPr="003B72AC" w:rsidRDefault="002437A0" w:rsidP="002437A0">
      <w:pPr>
        <w:pStyle w:val="ListParagraph"/>
        <w:numPr>
          <w:ilvl w:val="0"/>
          <w:numId w:val="34"/>
        </w:numPr>
        <w:spacing w:after="0" w:line="360" w:lineRule="auto"/>
      </w:pPr>
      <w:r w:rsidRPr="003B72AC">
        <w:t>Surplus energy availability displayed within the storage box.</w:t>
      </w:r>
    </w:p>
    <w:p w14:paraId="561850C6" w14:textId="77777777" w:rsidR="002437A0" w:rsidRPr="003B72AC" w:rsidRDefault="002437A0" w:rsidP="002437A0">
      <w:pPr>
        <w:pStyle w:val="ListParagraph"/>
        <w:numPr>
          <w:ilvl w:val="0"/>
          <w:numId w:val="34"/>
        </w:numPr>
        <w:spacing w:after="0" w:line="360" w:lineRule="auto"/>
      </w:pPr>
      <w:r>
        <w:t>Light and system load: 0.78 kWh/d 0.07</w:t>
      </w:r>
      <w:r w:rsidRPr="003B72AC">
        <w:t xml:space="preserve"> kW peak; external load </w:t>
      </w:r>
      <w:r>
        <w:t>expected approx. 0.3 kWh/d, 0.14</w:t>
      </w:r>
      <w:r w:rsidRPr="003B72AC">
        <w:t xml:space="preserve"> kW peak.</w:t>
      </w:r>
    </w:p>
    <w:p w14:paraId="7DDF9F6E" w14:textId="77777777" w:rsidR="002437A0" w:rsidRPr="003B72AC" w:rsidRDefault="002437A0" w:rsidP="002437A0">
      <w:pPr>
        <w:pStyle w:val="ListParagraph"/>
        <w:numPr>
          <w:ilvl w:val="0"/>
          <w:numId w:val="34"/>
        </w:numPr>
        <w:spacing w:after="0" w:line="360" w:lineRule="auto"/>
      </w:pPr>
      <w:r w:rsidRPr="003B72AC">
        <w:lastRenderedPageBreak/>
        <w:t>Data sent wirelessly and logged to local memory (e.g. an SD card) for PV output, solar time, battery state of charge, battery charge rate, light on/off status, total socket/USB load and light load.</w:t>
      </w:r>
    </w:p>
    <w:p w14:paraId="06F4478F" w14:textId="77777777" w:rsidR="002437A0" w:rsidRPr="003B72AC" w:rsidRDefault="002437A0" w:rsidP="002437A0">
      <w:pPr>
        <w:pStyle w:val="ListParagraph"/>
        <w:numPr>
          <w:ilvl w:val="0"/>
          <w:numId w:val="34"/>
        </w:numPr>
        <w:spacing w:after="0" w:line="360" w:lineRule="auto"/>
      </w:pPr>
      <w:r w:rsidRPr="003B72AC">
        <w:t>Supporting frame structure to last a minimum of 20 years without suffering significant damage or corrosion.</w:t>
      </w:r>
    </w:p>
    <w:p w14:paraId="6469F185" w14:textId="77777777" w:rsidR="002437A0" w:rsidRPr="003B72AC" w:rsidRDefault="002437A0" w:rsidP="002437A0">
      <w:pPr>
        <w:pStyle w:val="ListParagraph"/>
        <w:numPr>
          <w:ilvl w:val="0"/>
          <w:numId w:val="34"/>
        </w:numPr>
        <w:spacing w:after="0" w:line="360" w:lineRule="auto"/>
      </w:pPr>
      <w:r w:rsidRPr="003B72AC">
        <w:t>Safely secured PV and battery system (to streetlight structure) located at the top of the structure to minimise risk of theft.</w:t>
      </w:r>
    </w:p>
    <w:p w14:paraId="4F635A7A" w14:textId="77777777" w:rsidR="002437A0" w:rsidRPr="003B72AC" w:rsidRDefault="002437A0" w:rsidP="002437A0">
      <w:pPr>
        <w:pStyle w:val="ListParagraph"/>
        <w:numPr>
          <w:ilvl w:val="0"/>
          <w:numId w:val="34"/>
        </w:numPr>
        <w:spacing w:after="0" w:line="360" w:lineRule="auto"/>
      </w:pPr>
      <w:r w:rsidRPr="003B72AC">
        <w:t>Light located 7-9 m above ground.</w:t>
      </w:r>
    </w:p>
    <w:p w14:paraId="3192C806" w14:textId="77777777" w:rsidR="002437A0" w:rsidRPr="003B72AC" w:rsidRDefault="002437A0" w:rsidP="002437A0">
      <w:pPr>
        <w:pStyle w:val="ListParagraph"/>
        <w:numPr>
          <w:ilvl w:val="0"/>
          <w:numId w:val="34"/>
        </w:numPr>
        <w:spacing w:after="0" w:line="360" w:lineRule="auto"/>
      </w:pPr>
      <w:r w:rsidRPr="003B72AC">
        <w:t>Battery to have IEC 61427 and IEC 60896-21/22 certification</w:t>
      </w:r>
    </w:p>
    <w:p w14:paraId="67104F84" w14:textId="77777777" w:rsidR="002437A0" w:rsidRPr="003B72AC" w:rsidRDefault="002437A0" w:rsidP="002437A0">
      <w:pPr>
        <w:pStyle w:val="ListParagraph"/>
        <w:numPr>
          <w:ilvl w:val="0"/>
          <w:numId w:val="34"/>
        </w:numPr>
        <w:spacing w:after="0" w:line="360" w:lineRule="auto"/>
      </w:pPr>
      <w:r w:rsidRPr="003B72AC">
        <w:t>Solar panels must comply with IEC 61215 standards (second edition)</w:t>
      </w:r>
    </w:p>
    <w:p w14:paraId="77C763C6" w14:textId="77777777" w:rsidR="002437A0" w:rsidRPr="003B72AC" w:rsidRDefault="002437A0" w:rsidP="002437A0">
      <w:pPr>
        <w:pStyle w:val="ListParagraph"/>
        <w:numPr>
          <w:ilvl w:val="0"/>
          <w:numId w:val="34"/>
        </w:numPr>
        <w:spacing w:after="0" w:line="360" w:lineRule="auto"/>
      </w:pPr>
      <w:r w:rsidRPr="003B72AC">
        <w:t>Circuit breakers and surge protection devices and earthing/lightning protection where applicable</w:t>
      </w:r>
    </w:p>
    <w:p w14:paraId="374BA78E" w14:textId="77777777" w:rsidR="002437A0" w:rsidRPr="003B72AC" w:rsidRDefault="002437A0" w:rsidP="002437A0">
      <w:pPr>
        <w:pStyle w:val="ListParagraph"/>
        <w:numPr>
          <w:ilvl w:val="0"/>
          <w:numId w:val="34"/>
        </w:numPr>
        <w:spacing w:after="0" w:line="360" w:lineRule="auto"/>
      </w:pPr>
      <w:proofErr w:type="gramStart"/>
      <w:r w:rsidRPr="003B72AC">
        <w:t>5 year</w:t>
      </w:r>
      <w:proofErr w:type="gramEnd"/>
      <w:r w:rsidRPr="003B72AC">
        <w:t xml:space="preserve"> limited warranty on all components, with the exception of batteries which are to have a 2 year limited warranty</w:t>
      </w:r>
    </w:p>
    <w:tbl>
      <w:tblPr>
        <w:tblStyle w:val="TableGrid"/>
        <w:tblW w:w="0" w:type="auto"/>
        <w:tblLook w:val="04A0" w:firstRow="1" w:lastRow="0" w:firstColumn="1" w:lastColumn="0" w:noHBand="0" w:noVBand="1"/>
      </w:tblPr>
      <w:tblGrid>
        <w:gridCol w:w="452"/>
        <w:gridCol w:w="2141"/>
        <w:gridCol w:w="2141"/>
        <w:gridCol w:w="2141"/>
        <w:gridCol w:w="2141"/>
      </w:tblGrid>
      <w:tr w:rsidR="004C2DAB" w:rsidRPr="0092593F" w14:paraId="039D8B93" w14:textId="77777777" w:rsidTr="00AD3788">
        <w:tc>
          <w:tcPr>
            <w:tcW w:w="452" w:type="dxa"/>
          </w:tcPr>
          <w:p w14:paraId="314AADBA" w14:textId="77777777" w:rsidR="004C2DAB" w:rsidRPr="0092593F" w:rsidRDefault="004C2DAB" w:rsidP="00AD3788">
            <w:pPr>
              <w:rPr>
                <w:rFonts w:ascii="Times New Roman" w:hAnsi="Times New Roman" w:cs="Times New Roman"/>
                <w:b/>
                <w:sz w:val="20"/>
                <w:szCs w:val="20"/>
              </w:rPr>
            </w:pPr>
          </w:p>
        </w:tc>
        <w:tc>
          <w:tcPr>
            <w:tcW w:w="2141" w:type="dxa"/>
          </w:tcPr>
          <w:p w14:paraId="18F79855" w14:textId="77777777" w:rsidR="004C2DAB" w:rsidRPr="0092593F" w:rsidRDefault="004C2DAB" w:rsidP="00AD3788">
            <w:pPr>
              <w:rPr>
                <w:rFonts w:ascii="Times New Roman" w:hAnsi="Times New Roman" w:cs="Times New Roman"/>
                <w:b/>
                <w:sz w:val="20"/>
                <w:szCs w:val="20"/>
              </w:rPr>
            </w:pPr>
            <w:r w:rsidRPr="0092593F">
              <w:rPr>
                <w:rFonts w:ascii="Times New Roman" w:hAnsi="Times New Roman" w:cs="Times New Roman"/>
                <w:b/>
                <w:sz w:val="20"/>
                <w:szCs w:val="20"/>
              </w:rPr>
              <w:t>Design and performance</w:t>
            </w:r>
          </w:p>
        </w:tc>
        <w:tc>
          <w:tcPr>
            <w:tcW w:w="2141" w:type="dxa"/>
          </w:tcPr>
          <w:p w14:paraId="6D9BAD99" w14:textId="77777777" w:rsidR="004C2DAB" w:rsidRPr="0092593F" w:rsidRDefault="004C2DAB" w:rsidP="00AD3788">
            <w:pPr>
              <w:rPr>
                <w:rFonts w:ascii="Times New Roman" w:hAnsi="Times New Roman" w:cs="Times New Roman"/>
                <w:b/>
                <w:sz w:val="20"/>
                <w:szCs w:val="20"/>
              </w:rPr>
            </w:pPr>
            <w:r w:rsidRPr="0092593F">
              <w:rPr>
                <w:rFonts w:ascii="Times New Roman" w:hAnsi="Times New Roman" w:cs="Times New Roman"/>
                <w:b/>
                <w:sz w:val="20"/>
                <w:szCs w:val="20"/>
              </w:rPr>
              <w:t>Execution and maintenance</w:t>
            </w:r>
          </w:p>
        </w:tc>
        <w:tc>
          <w:tcPr>
            <w:tcW w:w="2141" w:type="dxa"/>
          </w:tcPr>
          <w:p w14:paraId="085FB3AE" w14:textId="77777777" w:rsidR="004C2DAB" w:rsidRPr="0092593F" w:rsidRDefault="004C2DAB" w:rsidP="00AD3788">
            <w:pPr>
              <w:rPr>
                <w:rFonts w:ascii="Times New Roman" w:hAnsi="Times New Roman" w:cs="Times New Roman"/>
                <w:b/>
                <w:sz w:val="20"/>
                <w:szCs w:val="20"/>
              </w:rPr>
            </w:pPr>
            <w:r w:rsidRPr="0092593F">
              <w:rPr>
                <w:rFonts w:ascii="Times New Roman" w:hAnsi="Times New Roman" w:cs="Times New Roman"/>
                <w:b/>
                <w:sz w:val="20"/>
                <w:szCs w:val="20"/>
              </w:rPr>
              <w:t>Human interaction and utilisation</w:t>
            </w:r>
          </w:p>
        </w:tc>
        <w:tc>
          <w:tcPr>
            <w:tcW w:w="2141" w:type="dxa"/>
          </w:tcPr>
          <w:p w14:paraId="5A7CDFAB" w14:textId="77777777" w:rsidR="004C2DAB" w:rsidRPr="0092593F" w:rsidRDefault="004C2DAB" w:rsidP="00AD3788">
            <w:pPr>
              <w:rPr>
                <w:rFonts w:ascii="Times New Roman" w:hAnsi="Times New Roman" w:cs="Times New Roman"/>
                <w:b/>
                <w:sz w:val="20"/>
                <w:szCs w:val="20"/>
              </w:rPr>
            </w:pPr>
            <w:r w:rsidRPr="0092593F">
              <w:rPr>
                <w:rFonts w:ascii="Times New Roman" w:hAnsi="Times New Roman" w:cs="Times New Roman"/>
                <w:b/>
                <w:sz w:val="20"/>
                <w:szCs w:val="20"/>
              </w:rPr>
              <w:t>Environment</w:t>
            </w:r>
          </w:p>
        </w:tc>
      </w:tr>
      <w:tr w:rsidR="004C2DAB" w:rsidRPr="0092593F" w14:paraId="26AACBAA" w14:textId="77777777" w:rsidTr="00AD3788">
        <w:trPr>
          <w:cantSplit/>
          <w:trHeight w:val="1918"/>
        </w:trPr>
        <w:tc>
          <w:tcPr>
            <w:tcW w:w="452" w:type="dxa"/>
            <w:textDirection w:val="btLr"/>
          </w:tcPr>
          <w:p w14:paraId="4E0041D2" w14:textId="77777777" w:rsidR="004C2DAB" w:rsidRPr="0092593F" w:rsidRDefault="004C2DAB" w:rsidP="00AD3788">
            <w:pPr>
              <w:ind w:left="113" w:right="113"/>
              <w:rPr>
                <w:rFonts w:ascii="Times New Roman" w:hAnsi="Times New Roman" w:cs="Times New Roman"/>
                <w:b/>
                <w:sz w:val="20"/>
                <w:szCs w:val="20"/>
              </w:rPr>
            </w:pPr>
            <w:r w:rsidRPr="0092593F">
              <w:rPr>
                <w:rFonts w:ascii="Times New Roman" w:hAnsi="Times New Roman" w:cs="Times New Roman"/>
                <w:b/>
                <w:sz w:val="20"/>
                <w:szCs w:val="20"/>
              </w:rPr>
              <w:t>Nepal</w:t>
            </w:r>
          </w:p>
        </w:tc>
        <w:tc>
          <w:tcPr>
            <w:tcW w:w="2141" w:type="dxa"/>
          </w:tcPr>
          <w:p w14:paraId="7AE9F0B3" w14:textId="77777777" w:rsidR="004C2DAB" w:rsidRDefault="004C2DAB" w:rsidP="00AD3788">
            <w:pPr>
              <w:rPr>
                <w:rFonts w:ascii="Times New Roman" w:hAnsi="Times New Roman" w:cs="Times New Roman"/>
                <w:sz w:val="20"/>
                <w:szCs w:val="20"/>
              </w:rPr>
            </w:pPr>
            <w:r w:rsidRPr="00FA40A3">
              <w:rPr>
                <w:rFonts w:ascii="Times New Roman" w:hAnsi="Times New Roman" w:cs="Times New Roman"/>
                <w:sz w:val="20"/>
                <w:szCs w:val="20"/>
              </w:rPr>
              <w:t>Low production factor (</w:t>
            </w:r>
            <w:r>
              <w:rPr>
                <w:rFonts w:ascii="Times New Roman" w:hAnsi="Times New Roman" w:cs="Times New Roman"/>
                <w:sz w:val="20"/>
                <w:szCs w:val="20"/>
              </w:rPr>
              <w:t>30-55</w:t>
            </w:r>
            <w:r w:rsidRPr="00FA40A3">
              <w:rPr>
                <w:rFonts w:ascii="Times New Roman" w:hAnsi="Times New Roman" w:cs="Times New Roman"/>
                <w:sz w:val="20"/>
                <w:szCs w:val="20"/>
              </w:rPr>
              <w:t xml:space="preserve">%) </w:t>
            </w:r>
            <w:r>
              <w:rPr>
                <w:rFonts w:ascii="Times New Roman" w:hAnsi="Times New Roman" w:cs="Times New Roman"/>
                <w:sz w:val="20"/>
                <w:szCs w:val="20"/>
              </w:rPr>
              <w:t>due unreliable lights and lower than expect socket usage.</w:t>
            </w:r>
          </w:p>
          <w:p w14:paraId="7BC3F3F1" w14:textId="77777777" w:rsidR="004C2DAB" w:rsidRDefault="004C2DAB" w:rsidP="00AD3788">
            <w:pPr>
              <w:rPr>
                <w:rFonts w:ascii="Times New Roman" w:hAnsi="Times New Roman" w:cs="Times New Roman"/>
                <w:sz w:val="20"/>
                <w:szCs w:val="20"/>
              </w:rPr>
            </w:pPr>
          </w:p>
          <w:p w14:paraId="27725A91" w14:textId="77777777" w:rsidR="004C2DAB" w:rsidRDefault="004C2DAB" w:rsidP="00AD3788">
            <w:pPr>
              <w:rPr>
                <w:rFonts w:ascii="Times New Roman" w:hAnsi="Times New Roman" w:cs="Times New Roman"/>
                <w:sz w:val="20"/>
                <w:szCs w:val="20"/>
              </w:rPr>
            </w:pPr>
            <w:r>
              <w:rPr>
                <w:rFonts w:ascii="Times New Roman" w:hAnsi="Times New Roman" w:cs="Times New Roman"/>
                <w:sz w:val="20"/>
                <w:szCs w:val="20"/>
              </w:rPr>
              <w:t>Difficulties with detecting low loads at socket usage</w:t>
            </w:r>
          </w:p>
          <w:p w14:paraId="69092372" w14:textId="77777777" w:rsidR="004C2DAB" w:rsidRDefault="004C2DAB" w:rsidP="00AD3788">
            <w:pPr>
              <w:rPr>
                <w:rFonts w:ascii="Times New Roman" w:hAnsi="Times New Roman" w:cs="Times New Roman"/>
                <w:sz w:val="20"/>
                <w:szCs w:val="20"/>
              </w:rPr>
            </w:pPr>
          </w:p>
          <w:p w14:paraId="1EA1C427" w14:textId="77777777" w:rsidR="004C2DAB" w:rsidRDefault="004C2DAB" w:rsidP="00AD3788">
            <w:pPr>
              <w:rPr>
                <w:rFonts w:ascii="Times New Roman" w:hAnsi="Times New Roman" w:cs="Times New Roman"/>
                <w:sz w:val="20"/>
                <w:szCs w:val="20"/>
              </w:rPr>
            </w:pPr>
            <w:r>
              <w:rPr>
                <w:rFonts w:ascii="Times New Roman" w:hAnsi="Times New Roman" w:cs="Times New Roman"/>
                <w:sz w:val="20"/>
                <w:szCs w:val="20"/>
              </w:rPr>
              <w:t>Faulty Venus GX in SL5</w:t>
            </w:r>
          </w:p>
          <w:p w14:paraId="3EEEC9AF" w14:textId="77777777" w:rsidR="004C2DAB" w:rsidRPr="00FA40A3" w:rsidRDefault="004C2DAB" w:rsidP="00AD3788">
            <w:pPr>
              <w:rPr>
                <w:rFonts w:ascii="Times New Roman" w:hAnsi="Times New Roman" w:cs="Times New Roman"/>
                <w:sz w:val="20"/>
                <w:szCs w:val="20"/>
              </w:rPr>
            </w:pPr>
          </w:p>
        </w:tc>
        <w:tc>
          <w:tcPr>
            <w:tcW w:w="2141" w:type="dxa"/>
          </w:tcPr>
          <w:p w14:paraId="69BC1D48" w14:textId="77777777" w:rsidR="004C2DAB" w:rsidRDefault="004C2DAB" w:rsidP="00AD3788">
            <w:pPr>
              <w:rPr>
                <w:rFonts w:ascii="Times New Roman" w:hAnsi="Times New Roman" w:cs="Times New Roman"/>
                <w:sz w:val="20"/>
                <w:szCs w:val="20"/>
              </w:rPr>
            </w:pPr>
            <w:r w:rsidRPr="0092593F">
              <w:rPr>
                <w:rFonts w:ascii="Times New Roman" w:hAnsi="Times New Roman" w:cs="Times New Roman"/>
                <w:sz w:val="20"/>
                <w:szCs w:val="20"/>
              </w:rPr>
              <w:t>No Ingress Protection (IP) standard used</w:t>
            </w:r>
            <w:r>
              <w:rPr>
                <w:rFonts w:ascii="Times New Roman" w:hAnsi="Times New Roman" w:cs="Times New Roman"/>
                <w:sz w:val="20"/>
                <w:szCs w:val="20"/>
              </w:rPr>
              <w:t xml:space="preserve"> for weather proofing.</w:t>
            </w:r>
          </w:p>
          <w:p w14:paraId="70BC43C5" w14:textId="77777777" w:rsidR="004C2DAB" w:rsidRDefault="004C2DAB" w:rsidP="00AD3788">
            <w:pPr>
              <w:rPr>
                <w:rFonts w:ascii="Times New Roman" w:hAnsi="Times New Roman" w:cs="Times New Roman"/>
                <w:sz w:val="20"/>
                <w:szCs w:val="20"/>
              </w:rPr>
            </w:pPr>
          </w:p>
          <w:p w14:paraId="0180DCFF" w14:textId="77777777" w:rsidR="004C2DAB" w:rsidRDefault="004C2DAB" w:rsidP="00AD3788">
            <w:pPr>
              <w:rPr>
                <w:rFonts w:ascii="Times New Roman" w:hAnsi="Times New Roman" w:cs="Times New Roman"/>
                <w:sz w:val="20"/>
                <w:szCs w:val="20"/>
              </w:rPr>
            </w:pPr>
            <w:r>
              <w:rPr>
                <w:rFonts w:ascii="Times New Roman" w:hAnsi="Times New Roman" w:cs="Times New Roman"/>
                <w:sz w:val="20"/>
                <w:szCs w:val="20"/>
              </w:rPr>
              <w:t>Lack of knowledge and skill with using imported components.</w:t>
            </w:r>
          </w:p>
          <w:p w14:paraId="47AAE300" w14:textId="77777777" w:rsidR="004C2DAB" w:rsidRDefault="004C2DAB" w:rsidP="00AD3788">
            <w:pPr>
              <w:rPr>
                <w:rFonts w:ascii="Times New Roman" w:hAnsi="Times New Roman" w:cs="Times New Roman"/>
                <w:sz w:val="20"/>
                <w:szCs w:val="20"/>
              </w:rPr>
            </w:pPr>
          </w:p>
          <w:p w14:paraId="01D351F8" w14:textId="77777777" w:rsidR="004C2DAB" w:rsidRDefault="004C2DAB" w:rsidP="00AD3788">
            <w:pPr>
              <w:rPr>
                <w:rFonts w:ascii="Times New Roman" w:hAnsi="Times New Roman" w:cs="Times New Roman"/>
                <w:sz w:val="20"/>
                <w:szCs w:val="20"/>
              </w:rPr>
            </w:pPr>
            <w:r>
              <w:rPr>
                <w:rFonts w:ascii="Times New Roman" w:hAnsi="Times New Roman" w:cs="Times New Roman"/>
                <w:sz w:val="20"/>
                <w:szCs w:val="20"/>
              </w:rPr>
              <w:t>Unreliable custom components used for LED light and driver</w:t>
            </w:r>
          </w:p>
          <w:p w14:paraId="22FC434E" w14:textId="77777777" w:rsidR="004C2DAB" w:rsidRDefault="004C2DAB" w:rsidP="00AD3788">
            <w:pPr>
              <w:rPr>
                <w:rFonts w:ascii="Times New Roman" w:hAnsi="Times New Roman" w:cs="Times New Roman"/>
                <w:sz w:val="20"/>
                <w:szCs w:val="20"/>
              </w:rPr>
            </w:pPr>
          </w:p>
          <w:p w14:paraId="42AEC142" w14:textId="77777777" w:rsidR="004C2DAB" w:rsidRDefault="004C2DAB" w:rsidP="00AD3788">
            <w:pPr>
              <w:rPr>
                <w:rFonts w:ascii="Times New Roman" w:hAnsi="Times New Roman" w:cs="Times New Roman"/>
                <w:sz w:val="20"/>
                <w:szCs w:val="20"/>
              </w:rPr>
            </w:pPr>
            <w:r>
              <w:rPr>
                <w:rFonts w:ascii="Times New Roman" w:hAnsi="Times New Roman" w:cs="Times New Roman"/>
                <w:sz w:val="20"/>
                <w:szCs w:val="20"/>
              </w:rPr>
              <w:t>PV off-axis panel installations</w:t>
            </w:r>
          </w:p>
          <w:p w14:paraId="4538DB1E" w14:textId="77777777" w:rsidR="004C2DAB" w:rsidRDefault="004C2DAB" w:rsidP="00AD3788">
            <w:pPr>
              <w:rPr>
                <w:rFonts w:ascii="Times New Roman" w:hAnsi="Times New Roman" w:cs="Times New Roman"/>
                <w:sz w:val="20"/>
                <w:szCs w:val="20"/>
              </w:rPr>
            </w:pPr>
          </w:p>
          <w:p w14:paraId="313AD515" w14:textId="77777777" w:rsidR="004C2DAB" w:rsidRPr="0092593F" w:rsidRDefault="004C2DAB" w:rsidP="00AD3788">
            <w:pPr>
              <w:rPr>
                <w:rFonts w:ascii="Times New Roman" w:hAnsi="Times New Roman" w:cs="Times New Roman"/>
                <w:sz w:val="20"/>
                <w:szCs w:val="20"/>
              </w:rPr>
            </w:pPr>
            <w:r>
              <w:rPr>
                <w:rFonts w:ascii="Times New Roman" w:hAnsi="Times New Roman" w:cs="Times New Roman"/>
                <w:sz w:val="20"/>
                <w:szCs w:val="20"/>
              </w:rPr>
              <w:t>Excessive installation time that took many months.</w:t>
            </w:r>
          </w:p>
        </w:tc>
        <w:tc>
          <w:tcPr>
            <w:tcW w:w="2141" w:type="dxa"/>
          </w:tcPr>
          <w:p w14:paraId="390D4F89" w14:textId="77777777" w:rsidR="004C2DAB" w:rsidRDefault="004C2DAB" w:rsidP="00AD3788">
            <w:pPr>
              <w:rPr>
                <w:rFonts w:ascii="Times New Roman" w:hAnsi="Times New Roman" w:cs="Times New Roman"/>
                <w:sz w:val="20"/>
                <w:szCs w:val="20"/>
              </w:rPr>
            </w:pPr>
            <w:r>
              <w:rPr>
                <w:rFonts w:ascii="Times New Roman" w:hAnsi="Times New Roman" w:cs="Times New Roman"/>
                <w:sz w:val="20"/>
                <w:szCs w:val="20"/>
              </w:rPr>
              <w:t>Community’s desire for surplus energy access at sockets not realised in practice.</w:t>
            </w:r>
          </w:p>
          <w:p w14:paraId="4EB10A7E" w14:textId="77777777" w:rsidR="004C2DAB" w:rsidRDefault="004C2DAB" w:rsidP="00AD3788">
            <w:pPr>
              <w:rPr>
                <w:rFonts w:ascii="Times New Roman" w:hAnsi="Times New Roman" w:cs="Times New Roman"/>
                <w:sz w:val="20"/>
                <w:szCs w:val="20"/>
              </w:rPr>
            </w:pPr>
          </w:p>
          <w:p w14:paraId="78EC67CD" w14:textId="77777777" w:rsidR="004C2DAB" w:rsidRDefault="004C2DAB" w:rsidP="00AD3788">
            <w:pPr>
              <w:rPr>
                <w:rFonts w:ascii="Times New Roman" w:hAnsi="Times New Roman" w:cs="Times New Roman"/>
                <w:sz w:val="20"/>
                <w:szCs w:val="20"/>
              </w:rPr>
            </w:pPr>
            <w:r>
              <w:rPr>
                <w:rFonts w:ascii="Times New Roman" w:hAnsi="Times New Roman" w:cs="Times New Roman"/>
                <w:sz w:val="20"/>
                <w:szCs w:val="20"/>
              </w:rPr>
              <w:t>Usage limited to mobile phone charging (mostly teens/young adults?)</w:t>
            </w:r>
          </w:p>
          <w:p w14:paraId="2057101F" w14:textId="77777777" w:rsidR="004C2DAB" w:rsidRDefault="004C2DAB" w:rsidP="00AD3788">
            <w:pPr>
              <w:rPr>
                <w:rFonts w:ascii="Times New Roman" w:hAnsi="Times New Roman" w:cs="Times New Roman"/>
                <w:sz w:val="20"/>
                <w:szCs w:val="20"/>
              </w:rPr>
            </w:pPr>
          </w:p>
          <w:p w14:paraId="4712376C" w14:textId="77777777" w:rsidR="004C2DAB" w:rsidRPr="00FA40A3" w:rsidRDefault="004C2DAB" w:rsidP="00AD3788">
            <w:pPr>
              <w:rPr>
                <w:rFonts w:ascii="Times New Roman" w:hAnsi="Times New Roman" w:cs="Times New Roman"/>
                <w:sz w:val="20"/>
                <w:szCs w:val="20"/>
              </w:rPr>
            </w:pPr>
            <w:r w:rsidRPr="00FA40A3">
              <w:rPr>
                <w:rFonts w:ascii="Times New Roman" w:hAnsi="Times New Roman" w:cs="Times New Roman"/>
                <w:sz w:val="20"/>
                <w:szCs w:val="20"/>
              </w:rPr>
              <w:t>M</w:t>
            </w:r>
            <w:r>
              <w:rPr>
                <w:rFonts w:ascii="Times New Roman" w:hAnsi="Times New Roman" w:cs="Times New Roman"/>
                <w:sz w:val="20"/>
                <w:szCs w:val="20"/>
              </w:rPr>
              <w:t xml:space="preserve">inimal demand for AC socket usage due to most household </w:t>
            </w:r>
            <w:proofErr w:type="gramStart"/>
            <w:r>
              <w:rPr>
                <w:rFonts w:ascii="Times New Roman" w:hAnsi="Times New Roman" w:cs="Times New Roman"/>
                <w:sz w:val="20"/>
                <w:szCs w:val="20"/>
              </w:rPr>
              <w:t>having  access</w:t>
            </w:r>
            <w:proofErr w:type="gramEnd"/>
            <w:r>
              <w:rPr>
                <w:rFonts w:ascii="Times New Roman" w:hAnsi="Times New Roman" w:cs="Times New Roman"/>
                <w:sz w:val="20"/>
                <w:szCs w:val="20"/>
              </w:rPr>
              <w:t xml:space="preserve"> to the grid from bulk/sub meters</w:t>
            </w:r>
          </w:p>
        </w:tc>
        <w:tc>
          <w:tcPr>
            <w:tcW w:w="2141" w:type="dxa"/>
          </w:tcPr>
          <w:p w14:paraId="20E512FD" w14:textId="77777777" w:rsidR="004C2DAB" w:rsidRPr="0092593F" w:rsidRDefault="004C2DAB" w:rsidP="00AD3788">
            <w:pPr>
              <w:rPr>
                <w:rFonts w:ascii="Times New Roman" w:hAnsi="Times New Roman" w:cs="Times New Roman"/>
                <w:sz w:val="20"/>
                <w:szCs w:val="20"/>
              </w:rPr>
            </w:pPr>
            <w:r w:rsidRPr="0092593F">
              <w:rPr>
                <w:rFonts w:ascii="Times New Roman" w:hAnsi="Times New Roman" w:cs="Times New Roman"/>
                <w:sz w:val="20"/>
                <w:szCs w:val="20"/>
              </w:rPr>
              <w:t>Heavy rain fall resulted in water getting into both battery and socket boxes</w:t>
            </w:r>
          </w:p>
          <w:p w14:paraId="0F1624D7" w14:textId="77777777" w:rsidR="004C2DAB" w:rsidRDefault="004C2DAB" w:rsidP="00AD3788">
            <w:pPr>
              <w:rPr>
                <w:rFonts w:ascii="Times New Roman" w:hAnsi="Times New Roman" w:cs="Times New Roman"/>
                <w:sz w:val="20"/>
                <w:szCs w:val="20"/>
              </w:rPr>
            </w:pPr>
          </w:p>
          <w:p w14:paraId="5F901708" w14:textId="77777777" w:rsidR="004C2DAB" w:rsidRPr="0092593F" w:rsidRDefault="004C2DAB" w:rsidP="00AD3788">
            <w:pPr>
              <w:rPr>
                <w:rFonts w:ascii="Times New Roman" w:hAnsi="Times New Roman" w:cs="Times New Roman"/>
                <w:sz w:val="20"/>
                <w:szCs w:val="20"/>
              </w:rPr>
            </w:pPr>
            <w:r w:rsidRPr="0092593F">
              <w:rPr>
                <w:rFonts w:ascii="Times New Roman" w:hAnsi="Times New Roman" w:cs="Times New Roman"/>
                <w:sz w:val="20"/>
                <w:szCs w:val="20"/>
              </w:rPr>
              <w:t>Community report lightning strikes as a possible cause for system failure following a storm</w:t>
            </w:r>
          </w:p>
          <w:p w14:paraId="35D08053" w14:textId="77777777" w:rsidR="004C2DAB" w:rsidRPr="0092593F" w:rsidRDefault="004C2DAB" w:rsidP="00AD3788">
            <w:pPr>
              <w:rPr>
                <w:rFonts w:ascii="Times New Roman" w:hAnsi="Times New Roman" w:cs="Times New Roman"/>
                <w:sz w:val="20"/>
                <w:szCs w:val="20"/>
              </w:rPr>
            </w:pPr>
          </w:p>
          <w:p w14:paraId="1AD7B1A4" w14:textId="77777777" w:rsidR="004C2DAB" w:rsidRDefault="004C2DAB" w:rsidP="00AD3788">
            <w:pPr>
              <w:rPr>
                <w:rFonts w:ascii="Times New Roman" w:hAnsi="Times New Roman" w:cs="Times New Roman"/>
                <w:sz w:val="20"/>
                <w:szCs w:val="20"/>
              </w:rPr>
            </w:pPr>
            <w:r w:rsidRPr="0092593F">
              <w:rPr>
                <w:rFonts w:ascii="Times New Roman" w:hAnsi="Times New Roman" w:cs="Times New Roman"/>
                <w:sz w:val="20"/>
                <w:szCs w:val="20"/>
              </w:rPr>
              <w:t xml:space="preserve">High wind’s damaged homes and </w:t>
            </w:r>
            <w:proofErr w:type="spellStart"/>
            <w:r w:rsidRPr="0092593F">
              <w:rPr>
                <w:rFonts w:ascii="Times New Roman" w:hAnsi="Times New Roman" w:cs="Times New Roman"/>
                <w:sz w:val="20"/>
                <w:szCs w:val="20"/>
              </w:rPr>
              <w:t>wifi</w:t>
            </w:r>
            <w:proofErr w:type="spellEnd"/>
            <w:r w:rsidRPr="0092593F">
              <w:rPr>
                <w:rFonts w:ascii="Times New Roman" w:hAnsi="Times New Roman" w:cs="Times New Roman"/>
                <w:sz w:val="20"/>
                <w:szCs w:val="20"/>
              </w:rPr>
              <w:t xml:space="preserve"> systems</w:t>
            </w:r>
            <w:r>
              <w:rPr>
                <w:rFonts w:ascii="Times New Roman" w:hAnsi="Times New Roman" w:cs="Times New Roman"/>
                <w:sz w:val="20"/>
                <w:szCs w:val="20"/>
              </w:rPr>
              <w:t xml:space="preserve"> (?)</w:t>
            </w:r>
          </w:p>
          <w:p w14:paraId="5FC6B0F9" w14:textId="77777777" w:rsidR="004C2DAB" w:rsidRDefault="004C2DAB" w:rsidP="00AD3788">
            <w:pPr>
              <w:rPr>
                <w:rFonts w:ascii="Times New Roman" w:hAnsi="Times New Roman" w:cs="Times New Roman"/>
                <w:sz w:val="20"/>
                <w:szCs w:val="20"/>
              </w:rPr>
            </w:pPr>
          </w:p>
          <w:p w14:paraId="64803CD6" w14:textId="77777777" w:rsidR="004C2DAB" w:rsidRPr="0092593F" w:rsidRDefault="004C2DAB" w:rsidP="00AD3788">
            <w:pPr>
              <w:rPr>
                <w:rFonts w:ascii="Times New Roman" w:hAnsi="Times New Roman" w:cs="Times New Roman"/>
                <w:sz w:val="20"/>
                <w:szCs w:val="20"/>
              </w:rPr>
            </w:pPr>
            <w:r>
              <w:rPr>
                <w:rFonts w:ascii="Times New Roman" w:hAnsi="Times New Roman" w:cs="Times New Roman"/>
                <w:sz w:val="20"/>
                <w:szCs w:val="20"/>
              </w:rPr>
              <w:t xml:space="preserve">No network coverage, and </w:t>
            </w:r>
            <w:proofErr w:type="spellStart"/>
            <w:r>
              <w:rPr>
                <w:rFonts w:ascii="Times New Roman" w:hAnsi="Times New Roman" w:cs="Times New Roman"/>
                <w:sz w:val="20"/>
                <w:szCs w:val="20"/>
              </w:rPr>
              <w:t>wifi</w:t>
            </w:r>
            <w:proofErr w:type="spellEnd"/>
            <w:r>
              <w:rPr>
                <w:rFonts w:ascii="Times New Roman" w:hAnsi="Times New Roman" w:cs="Times New Roman"/>
                <w:sz w:val="20"/>
                <w:szCs w:val="20"/>
              </w:rPr>
              <w:t xml:space="preserve"> was unreliable</w:t>
            </w:r>
          </w:p>
        </w:tc>
      </w:tr>
      <w:tr w:rsidR="004C2DAB" w:rsidRPr="0092593F" w14:paraId="1A707343" w14:textId="77777777" w:rsidTr="00AD3788">
        <w:trPr>
          <w:cantSplit/>
          <w:trHeight w:val="1960"/>
        </w:trPr>
        <w:tc>
          <w:tcPr>
            <w:tcW w:w="452" w:type="dxa"/>
            <w:textDirection w:val="btLr"/>
          </w:tcPr>
          <w:p w14:paraId="0153FE25" w14:textId="77777777" w:rsidR="004C2DAB" w:rsidRPr="0092593F" w:rsidRDefault="004C2DAB" w:rsidP="00AD3788">
            <w:pPr>
              <w:ind w:left="113" w:right="113"/>
              <w:rPr>
                <w:rFonts w:ascii="Times New Roman" w:hAnsi="Times New Roman" w:cs="Times New Roman"/>
                <w:b/>
                <w:sz w:val="20"/>
                <w:szCs w:val="20"/>
              </w:rPr>
            </w:pPr>
            <w:r w:rsidRPr="0092593F">
              <w:rPr>
                <w:rFonts w:ascii="Times New Roman" w:hAnsi="Times New Roman" w:cs="Times New Roman"/>
                <w:b/>
                <w:sz w:val="20"/>
                <w:szCs w:val="20"/>
              </w:rPr>
              <w:t>Rwanda</w:t>
            </w:r>
          </w:p>
        </w:tc>
        <w:tc>
          <w:tcPr>
            <w:tcW w:w="2141" w:type="dxa"/>
          </w:tcPr>
          <w:p w14:paraId="0E498C90" w14:textId="77777777" w:rsidR="004C2DAB" w:rsidRDefault="004C2DAB" w:rsidP="00AD3788">
            <w:pPr>
              <w:rPr>
                <w:rFonts w:ascii="Times New Roman" w:hAnsi="Times New Roman" w:cs="Times New Roman"/>
                <w:sz w:val="20"/>
                <w:szCs w:val="20"/>
              </w:rPr>
            </w:pPr>
            <w:r>
              <w:rPr>
                <w:rFonts w:ascii="Times New Roman" w:hAnsi="Times New Roman" w:cs="Times New Roman"/>
                <w:sz w:val="20"/>
                <w:szCs w:val="20"/>
              </w:rPr>
              <w:t>Change from DC to AC light result in higher than expected power demand due to inverter and driver inefficiencies</w:t>
            </w:r>
          </w:p>
          <w:p w14:paraId="36A22FDB" w14:textId="77777777" w:rsidR="004C2DAB" w:rsidRDefault="004C2DAB" w:rsidP="00AD3788">
            <w:pPr>
              <w:rPr>
                <w:rFonts w:ascii="Times New Roman" w:hAnsi="Times New Roman" w:cs="Times New Roman"/>
                <w:sz w:val="20"/>
                <w:szCs w:val="20"/>
              </w:rPr>
            </w:pPr>
          </w:p>
          <w:p w14:paraId="0712A4BD" w14:textId="77777777" w:rsidR="004C2DAB" w:rsidRDefault="004C2DAB" w:rsidP="00AD3788">
            <w:pPr>
              <w:rPr>
                <w:rFonts w:ascii="Times New Roman" w:hAnsi="Times New Roman" w:cs="Times New Roman"/>
                <w:sz w:val="20"/>
                <w:szCs w:val="20"/>
              </w:rPr>
            </w:pPr>
            <w:r w:rsidRPr="009E1320">
              <w:rPr>
                <w:rFonts w:ascii="Times New Roman" w:hAnsi="Times New Roman" w:cs="Times New Roman"/>
                <w:sz w:val="20"/>
                <w:szCs w:val="20"/>
              </w:rPr>
              <w:t>Frequent power outages</w:t>
            </w:r>
          </w:p>
          <w:p w14:paraId="71469D0E" w14:textId="77777777" w:rsidR="004C2DAB" w:rsidRDefault="004C2DAB" w:rsidP="00AD3788">
            <w:pPr>
              <w:rPr>
                <w:rFonts w:ascii="Times New Roman" w:hAnsi="Times New Roman" w:cs="Times New Roman"/>
                <w:sz w:val="20"/>
                <w:szCs w:val="20"/>
              </w:rPr>
            </w:pPr>
          </w:p>
          <w:p w14:paraId="3D041D58" w14:textId="77777777" w:rsidR="004C2DAB" w:rsidRPr="009E1320" w:rsidRDefault="004C2DAB" w:rsidP="00AD3788">
            <w:pPr>
              <w:rPr>
                <w:rFonts w:ascii="Times New Roman" w:hAnsi="Times New Roman" w:cs="Times New Roman"/>
                <w:sz w:val="20"/>
                <w:szCs w:val="20"/>
              </w:rPr>
            </w:pPr>
          </w:p>
        </w:tc>
        <w:tc>
          <w:tcPr>
            <w:tcW w:w="2141" w:type="dxa"/>
          </w:tcPr>
          <w:p w14:paraId="61E68B2A" w14:textId="77777777" w:rsidR="004C2DAB" w:rsidRPr="007A78B8" w:rsidRDefault="004C2DAB" w:rsidP="00AD3788">
            <w:pPr>
              <w:rPr>
                <w:rFonts w:ascii="Times New Roman" w:hAnsi="Times New Roman" w:cs="Times New Roman"/>
                <w:sz w:val="20"/>
                <w:szCs w:val="20"/>
              </w:rPr>
            </w:pPr>
            <w:r>
              <w:rPr>
                <w:rFonts w:ascii="Times New Roman" w:hAnsi="Times New Roman" w:cs="Times New Roman"/>
                <w:sz w:val="20"/>
                <w:szCs w:val="20"/>
              </w:rPr>
              <w:t>Lack of knowledge and skill with using imported components.</w:t>
            </w:r>
          </w:p>
          <w:p w14:paraId="6475AE0F" w14:textId="77777777" w:rsidR="004C2DAB" w:rsidRDefault="004C2DAB" w:rsidP="00AD3788">
            <w:pPr>
              <w:rPr>
                <w:rFonts w:ascii="Times New Roman" w:hAnsi="Times New Roman" w:cs="Times New Roman"/>
                <w:b/>
                <w:sz w:val="20"/>
                <w:szCs w:val="20"/>
              </w:rPr>
            </w:pPr>
          </w:p>
          <w:p w14:paraId="11A3738F" w14:textId="77777777" w:rsidR="004C2DAB" w:rsidRDefault="004C2DAB" w:rsidP="00AD3788">
            <w:pPr>
              <w:rPr>
                <w:rFonts w:ascii="Times New Roman" w:hAnsi="Times New Roman" w:cs="Times New Roman"/>
                <w:sz w:val="20"/>
                <w:szCs w:val="20"/>
              </w:rPr>
            </w:pPr>
            <w:r>
              <w:rPr>
                <w:rFonts w:ascii="Times New Roman" w:hAnsi="Times New Roman" w:cs="Times New Roman"/>
                <w:sz w:val="20"/>
                <w:szCs w:val="20"/>
              </w:rPr>
              <w:t>Faulty SoC readings due to BMV configuration</w:t>
            </w:r>
          </w:p>
          <w:p w14:paraId="4694DCF6" w14:textId="77777777" w:rsidR="004C2DAB" w:rsidRDefault="004C2DAB" w:rsidP="00AD3788">
            <w:pPr>
              <w:rPr>
                <w:rFonts w:ascii="Times New Roman" w:hAnsi="Times New Roman" w:cs="Times New Roman"/>
                <w:sz w:val="20"/>
                <w:szCs w:val="20"/>
              </w:rPr>
            </w:pPr>
          </w:p>
          <w:p w14:paraId="57EDA30E" w14:textId="77777777" w:rsidR="004C2DAB" w:rsidRPr="007A78B8" w:rsidRDefault="004C2DAB" w:rsidP="00AD3788">
            <w:pPr>
              <w:rPr>
                <w:rFonts w:ascii="Times New Roman" w:hAnsi="Times New Roman" w:cs="Times New Roman"/>
                <w:sz w:val="20"/>
                <w:szCs w:val="20"/>
              </w:rPr>
            </w:pPr>
            <w:r>
              <w:rPr>
                <w:rFonts w:ascii="Times New Roman" w:hAnsi="Times New Roman" w:cs="Times New Roman"/>
                <w:sz w:val="20"/>
                <w:szCs w:val="20"/>
              </w:rPr>
              <w:t>Non-standard</w:t>
            </w:r>
            <w:r w:rsidRPr="007A78B8">
              <w:rPr>
                <w:rFonts w:ascii="Times New Roman" w:hAnsi="Times New Roman" w:cs="Times New Roman"/>
                <w:sz w:val="20"/>
                <w:szCs w:val="20"/>
              </w:rPr>
              <w:t xml:space="preserve"> wiring and loose connections</w:t>
            </w:r>
          </w:p>
        </w:tc>
        <w:tc>
          <w:tcPr>
            <w:tcW w:w="2141" w:type="dxa"/>
          </w:tcPr>
          <w:p w14:paraId="52953A2F" w14:textId="77777777" w:rsidR="004C2DAB" w:rsidRPr="007A78B8" w:rsidRDefault="004C2DAB" w:rsidP="00AD3788">
            <w:pPr>
              <w:rPr>
                <w:rFonts w:ascii="Times New Roman" w:hAnsi="Times New Roman" w:cs="Times New Roman"/>
                <w:sz w:val="20"/>
                <w:szCs w:val="20"/>
              </w:rPr>
            </w:pPr>
            <w:r w:rsidRPr="007A78B8">
              <w:rPr>
                <w:rFonts w:ascii="Times New Roman" w:hAnsi="Times New Roman" w:cs="Times New Roman"/>
                <w:sz w:val="20"/>
                <w:szCs w:val="20"/>
              </w:rPr>
              <w:t>Community concern</w:t>
            </w:r>
            <w:r>
              <w:rPr>
                <w:rFonts w:ascii="Times New Roman" w:hAnsi="Times New Roman" w:cs="Times New Roman"/>
                <w:sz w:val="20"/>
                <w:szCs w:val="20"/>
              </w:rPr>
              <w:t>ed</w:t>
            </w:r>
            <w:r w:rsidRPr="007A78B8">
              <w:rPr>
                <w:rFonts w:ascii="Times New Roman" w:hAnsi="Times New Roman" w:cs="Times New Roman"/>
                <w:sz w:val="20"/>
                <w:szCs w:val="20"/>
              </w:rPr>
              <w:t xml:space="preserve"> with leaving device</w:t>
            </w:r>
            <w:r>
              <w:rPr>
                <w:rFonts w:ascii="Times New Roman" w:hAnsi="Times New Roman" w:cs="Times New Roman"/>
                <w:sz w:val="20"/>
                <w:szCs w:val="20"/>
              </w:rPr>
              <w:t>s</w:t>
            </w:r>
            <w:r w:rsidRPr="007A78B8">
              <w:rPr>
                <w:rFonts w:ascii="Times New Roman" w:hAnsi="Times New Roman" w:cs="Times New Roman"/>
                <w:sz w:val="20"/>
                <w:szCs w:val="20"/>
              </w:rPr>
              <w:t xml:space="preserve"> at socket boxes.</w:t>
            </w:r>
          </w:p>
        </w:tc>
        <w:tc>
          <w:tcPr>
            <w:tcW w:w="2141" w:type="dxa"/>
          </w:tcPr>
          <w:p w14:paraId="41E5FEB5" w14:textId="77777777" w:rsidR="004C2DAB" w:rsidRPr="0092593F" w:rsidRDefault="004C2DAB" w:rsidP="00AD3788">
            <w:pPr>
              <w:rPr>
                <w:rFonts w:ascii="Times New Roman" w:hAnsi="Times New Roman" w:cs="Times New Roman"/>
                <w:sz w:val="20"/>
                <w:szCs w:val="20"/>
              </w:rPr>
            </w:pPr>
            <w:r w:rsidRPr="0092593F">
              <w:rPr>
                <w:rFonts w:ascii="Times New Roman" w:hAnsi="Times New Roman" w:cs="Times New Roman"/>
                <w:sz w:val="20"/>
                <w:szCs w:val="20"/>
              </w:rPr>
              <w:t>Heavy rain fall resulted in water getting into socket boxes</w:t>
            </w:r>
          </w:p>
          <w:p w14:paraId="2F69333B" w14:textId="77777777" w:rsidR="004C2DAB" w:rsidRDefault="004C2DAB" w:rsidP="00AD3788">
            <w:pPr>
              <w:rPr>
                <w:rFonts w:ascii="Times New Roman" w:hAnsi="Times New Roman" w:cs="Times New Roman"/>
                <w:b/>
                <w:sz w:val="20"/>
                <w:szCs w:val="20"/>
              </w:rPr>
            </w:pPr>
          </w:p>
          <w:p w14:paraId="71DF313A" w14:textId="77777777" w:rsidR="004C2DAB" w:rsidRPr="007A78B8" w:rsidRDefault="004C2DAB" w:rsidP="00AD3788">
            <w:pPr>
              <w:rPr>
                <w:rFonts w:ascii="Times New Roman" w:hAnsi="Times New Roman" w:cs="Times New Roman"/>
                <w:sz w:val="20"/>
                <w:szCs w:val="20"/>
              </w:rPr>
            </w:pPr>
            <w:proofErr w:type="gramStart"/>
            <w:r w:rsidRPr="007A78B8">
              <w:rPr>
                <w:rFonts w:ascii="Times New Roman" w:hAnsi="Times New Roman" w:cs="Times New Roman"/>
                <w:sz w:val="20"/>
                <w:szCs w:val="20"/>
              </w:rPr>
              <w:t>Bee hives</w:t>
            </w:r>
            <w:proofErr w:type="gramEnd"/>
            <w:r w:rsidRPr="007A78B8">
              <w:rPr>
                <w:rFonts w:ascii="Times New Roman" w:hAnsi="Times New Roman" w:cs="Times New Roman"/>
                <w:sz w:val="20"/>
                <w:szCs w:val="20"/>
              </w:rPr>
              <w:t xml:space="preserve"> in battery box</w:t>
            </w:r>
          </w:p>
        </w:tc>
      </w:tr>
    </w:tbl>
    <w:p w14:paraId="518DFFEC" w14:textId="6ACBBE57" w:rsidR="002437A0" w:rsidRDefault="002437A0" w:rsidP="004412D4"/>
    <w:p w14:paraId="2551FCEE" w14:textId="7F99D906" w:rsidR="00481BFD" w:rsidRDefault="00481BFD" w:rsidP="004412D4"/>
    <w:p w14:paraId="4C27AF18" w14:textId="5D0C6B4F" w:rsidR="00481BFD" w:rsidRDefault="00481BFD" w:rsidP="004412D4"/>
    <w:p w14:paraId="407DAA10" w14:textId="0F19C9AE" w:rsidR="00481BFD" w:rsidRDefault="00481BFD" w:rsidP="004412D4">
      <w:r>
        <w:t>Yield for Socket Load in Rwanda</w:t>
      </w:r>
    </w:p>
    <w:p w14:paraId="6B5AE203" w14:textId="0984F8D0" w:rsidR="00481BFD" w:rsidRPr="007914EC" w:rsidRDefault="00481BFD" w:rsidP="004412D4">
      <w:r>
        <w:rPr>
          <w:rFonts w:ascii="Times New Roman" w:hAnsi="Times New Roman" w:cs="Times New Roman"/>
          <w:noProof/>
          <w:color w:val="000000" w:themeColor="text1"/>
          <w:sz w:val="24"/>
          <w:szCs w:val="24"/>
          <w:lang w:eastAsia="en-GB"/>
        </w:rPr>
        <w:drawing>
          <wp:inline distT="0" distB="0" distL="0" distR="0" wp14:anchorId="4D49EAD3" wp14:editId="27C28163">
            <wp:extent cx="5722620" cy="4358640"/>
            <wp:effectExtent l="0" t="0" r="0" b="3810"/>
            <wp:docPr id="2" name="Picture 2" descr="C:\Users\ac2569\Downloads\numReads_ACLoad_hourly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2569\Downloads\numReads_ACLoad_hourly (1).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22620" cy="4358640"/>
                    </a:xfrm>
                    <a:prstGeom prst="rect">
                      <a:avLst/>
                    </a:prstGeom>
                    <a:noFill/>
                    <a:ln>
                      <a:noFill/>
                    </a:ln>
                  </pic:spPr>
                </pic:pic>
              </a:graphicData>
            </a:graphic>
          </wp:inline>
        </w:drawing>
      </w:r>
    </w:p>
    <w:sectPr w:rsidR="00481BFD" w:rsidRPr="007914E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Elena Gaura" w:date="2020-06-01T17:43:00Z" w:initials="EG">
    <w:p w14:paraId="74B0220E" w14:textId="54B45641" w:rsidR="00C84734" w:rsidRDefault="00C84734">
      <w:pPr>
        <w:pStyle w:val="CommentText"/>
      </w:pPr>
      <w:r>
        <w:rPr>
          <w:rStyle w:val="CommentReference"/>
        </w:rPr>
        <w:annotationRef/>
      </w:r>
      <w:r>
        <w:t xml:space="preserve">Needs a qualifier here to end the </w:t>
      </w:r>
      <w:proofErr w:type="gramStart"/>
      <w:r>
        <w:t>sentence:…</w:t>
      </w:r>
      <w:proofErr w:type="gramEnd"/>
      <w:r>
        <w:t>through…; or …by; or …with the aid of</w:t>
      </w:r>
    </w:p>
  </w:comment>
  <w:comment w:id="8" w:author="Elena Gaura" w:date="2020-06-01T17:51:00Z" w:initials="EG">
    <w:p w14:paraId="2A5BCF99" w14:textId="4BBC836C" w:rsidR="00C84734" w:rsidRDefault="00C84734">
      <w:pPr>
        <w:pStyle w:val="CommentText"/>
      </w:pPr>
      <w:r>
        <w:rPr>
          <w:rStyle w:val="CommentReference"/>
        </w:rPr>
        <w:annotationRef/>
      </w:r>
      <w:r>
        <w:t>What are their characteristics that make them desirable?</w:t>
      </w:r>
    </w:p>
  </w:comment>
  <w:comment w:id="26" w:author="Elena Gaura" w:date="2020-06-01T17:54:00Z" w:initials="EG">
    <w:p w14:paraId="3004D3DD" w14:textId="18A5C83C" w:rsidR="00727F0D" w:rsidRDefault="00727F0D">
      <w:pPr>
        <w:pStyle w:val="CommentText"/>
      </w:pPr>
      <w:r>
        <w:rPr>
          <w:rStyle w:val="CommentReference"/>
        </w:rPr>
        <w:annotationRef/>
      </w:r>
      <w:r>
        <w:t>This sends the reader on a different pathway of thinking and I don’t believe it is necessary</w:t>
      </w:r>
    </w:p>
  </w:comment>
  <w:comment w:id="39" w:author="Elena Gaura" w:date="2020-06-01T17:59:00Z" w:initials="EG">
    <w:p w14:paraId="7C157738" w14:textId="27578FEF" w:rsidR="00083BD8" w:rsidRDefault="00083BD8">
      <w:pPr>
        <w:pStyle w:val="CommentText"/>
      </w:pPr>
      <w:r>
        <w:rPr>
          <w:rStyle w:val="CommentReference"/>
        </w:rPr>
        <w:annotationRef/>
      </w:r>
      <w:r>
        <w:t>And sustainability?</w:t>
      </w:r>
    </w:p>
  </w:comment>
  <w:comment w:id="40" w:author="Elena Gaura" w:date="2020-06-01T18:01:00Z" w:initials="EG">
    <w:p w14:paraId="482A0D6D" w14:textId="267E6B93" w:rsidR="003D02BA" w:rsidRDefault="003D02BA">
      <w:pPr>
        <w:pStyle w:val="CommentText"/>
      </w:pPr>
      <w:r>
        <w:rPr>
          <w:rStyle w:val="CommentReference"/>
        </w:rPr>
        <w:annotationRef/>
      </w:r>
      <w:r>
        <w:t xml:space="preserve">And its </w:t>
      </w:r>
      <w:proofErr w:type="gramStart"/>
      <w:r>
        <w:t>long term</w:t>
      </w:r>
      <w:proofErr w:type="gramEnd"/>
      <w:r>
        <w:t xml:space="preserve"> viability? Do they develop failures due to this efficiency losses?</w:t>
      </w:r>
    </w:p>
  </w:comment>
  <w:comment w:id="41" w:author="Elena Gaura" w:date="2020-06-01T18:03:00Z" w:initials="EG">
    <w:p w14:paraId="1515BACE" w14:textId="220D352D" w:rsidR="0031005F" w:rsidRDefault="0031005F">
      <w:pPr>
        <w:pStyle w:val="CommentText"/>
      </w:pPr>
      <w:r>
        <w:rPr>
          <w:rStyle w:val="CommentReference"/>
        </w:rPr>
        <w:annotationRef/>
      </w:r>
      <w:r>
        <w:t>By whom?</w:t>
      </w:r>
    </w:p>
  </w:comment>
  <w:comment w:id="46" w:author="Elena Gaura" w:date="2020-06-01T18:05:00Z" w:initials="EG">
    <w:p w14:paraId="6458F1D2" w14:textId="60E55724" w:rsidR="0031005F" w:rsidRDefault="0031005F">
      <w:pPr>
        <w:pStyle w:val="CommentText"/>
      </w:pPr>
      <w:r>
        <w:rPr>
          <w:rStyle w:val="CommentReference"/>
        </w:rPr>
        <w:annotationRef/>
      </w:r>
      <w:r>
        <w:t>Check and replace the word “study” throughout</w:t>
      </w:r>
    </w:p>
  </w:comment>
  <w:comment w:id="57" w:author="Elena Gaura" w:date="2020-06-01T18:07:00Z" w:initials="EG">
    <w:p w14:paraId="4779F256" w14:textId="6AEBFE06" w:rsidR="0031005F" w:rsidRDefault="0031005F">
      <w:pPr>
        <w:pStyle w:val="CommentText"/>
      </w:pPr>
      <w:r>
        <w:rPr>
          <w:rStyle w:val="CommentReference"/>
        </w:rPr>
        <w:annotationRef/>
      </w:r>
      <w:r>
        <w:t>We need a bit more qualification and precision on this one; too vague otherwise and pointing into a grey space</w:t>
      </w:r>
    </w:p>
  </w:comment>
  <w:comment w:id="60" w:author="Elena Gaura" w:date="2020-06-01T18:09:00Z" w:initials="EG">
    <w:p w14:paraId="6F7409ED" w14:textId="03176C3C" w:rsidR="006C1AC4" w:rsidRDefault="006C1AC4">
      <w:pPr>
        <w:pStyle w:val="CommentText"/>
      </w:pPr>
      <w:r>
        <w:rPr>
          <w:rStyle w:val="CommentReference"/>
        </w:rPr>
        <w:annotationRef/>
      </w:r>
      <w:r>
        <w:t>Say what the setting was as this is central to the paper; you can do so at the end of the sentence</w:t>
      </w:r>
    </w:p>
  </w:comment>
  <w:comment w:id="61" w:author="Elena Gaura" w:date="2020-06-01T18:10:00Z" w:initials="EG">
    <w:p w14:paraId="349FF55E" w14:textId="68942788" w:rsidR="006C1AC4" w:rsidRDefault="006C1AC4">
      <w:pPr>
        <w:pStyle w:val="CommentText"/>
      </w:pPr>
      <w:r>
        <w:rPr>
          <w:rStyle w:val="CommentReference"/>
        </w:rPr>
        <w:annotationRef/>
      </w:r>
      <w:r>
        <w:t>Insert the ref here</w:t>
      </w:r>
    </w:p>
  </w:comment>
  <w:comment w:id="62" w:author="Elena Gaura" w:date="2020-06-01T18:11:00Z" w:initials="EG">
    <w:p w14:paraId="1C20FE6D" w14:textId="6746982D" w:rsidR="00A16E31" w:rsidRDefault="00A16E31">
      <w:pPr>
        <w:pStyle w:val="CommentText"/>
      </w:pPr>
      <w:r>
        <w:rPr>
          <w:rStyle w:val="CommentReference"/>
        </w:rPr>
        <w:annotationRef/>
      </w:r>
      <w:r>
        <w:t>You need to say what happened over the 3 years!</w:t>
      </w:r>
    </w:p>
  </w:comment>
  <w:comment w:id="63" w:author="Elena Gaura" w:date="2020-06-01T18:11:00Z" w:initials="EG">
    <w:p w14:paraId="1A48D270" w14:textId="299D1734" w:rsidR="00A16E31" w:rsidRDefault="00A16E31">
      <w:pPr>
        <w:pStyle w:val="CommentText"/>
      </w:pPr>
      <w:r>
        <w:rPr>
          <w:rStyle w:val="CommentReference"/>
        </w:rPr>
        <w:annotationRef/>
      </w:r>
      <w:r>
        <w:t>Leading to what?</w:t>
      </w:r>
    </w:p>
  </w:comment>
  <w:comment w:id="64" w:author="Elena Gaura" w:date="2020-06-01T18:12:00Z" w:initials="EG">
    <w:p w14:paraId="0A8FFCD0" w14:textId="65CA2EFD" w:rsidR="00A16E31" w:rsidRDefault="00A16E31">
      <w:pPr>
        <w:pStyle w:val="CommentText"/>
      </w:pPr>
      <w:r>
        <w:rPr>
          <w:rStyle w:val="CommentReference"/>
        </w:rPr>
        <w:annotationRef/>
      </w:r>
      <w:r>
        <w:t>Good to indicate how many lights were considered in the study to show its breath</w:t>
      </w:r>
    </w:p>
  </w:comment>
  <w:comment w:id="66" w:author="Elena Gaura" w:date="2020-06-01T18:13:00Z" w:initials="EG">
    <w:p w14:paraId="1F992561" w14:textId="1EF150B7" w:rsidR="001C4AF0" w:rsidRDefault="001C4AF0">
      <w:pPr>
        <w:pStyle w:val="CommentText"/>
      </w:pPr>
      <w:r>
        <w:rPr>
          <w:rStyle w:val="CommentReference"/>
        </w:rPr>
        <w:annotationRef/>
      </w:r>
      <w:r>
        <w:t>Unclear what is meant here; just needs for lighting? Not sure what the message is</w:t>
      </w:r>
    </w:p>
  </w:comment>
  <w:comment w:id="73" w:author="Elena Gaura" w:date="2020-06-01T18:16:00Z" w:initials="EG">
    <w:p w14:paraId="2C7717DC" w14:textId="1E41F903" w:rsidR="007B482B" w:rsidRDefault="007B482B">
      <w:pPr>
        <w:pStyle w:val="CommentText"/>
      </w:pPr>
      <w:r>
        <w:rPr>
          <w:rStyle w:val="CommentReference"/>
        </w:rPr>
        <w:annotationRef/>
      </w:r>
      <w:r>
        <w:t xml:space="preserve">Reference </w:t>
      </w:r>
      <w:proofErr w:type="spellStart"/>
      <w:r>
        <w:t>nedeed</w:t>
      </w:r>
      <w:proofErr w:type="spellEnd"/>
    </w:p>
  </w:comment>
  <w:comment w:id="76" w:author="Elena Gaura" w:date="2020-06-01T18:16:00Z" w:initials="EG">
    <w:p w14:paraId="63FAB198" w14:textId="237BF554" w:rsidR="007B482B" w:rsidRDefault="007B482B">
      <w:pPr>
        <w:pStyle w:val="CommentText"/>
      </w:pPr>
      <w:r>
        <w:rPr>
          <w:rStyle w:val="CommentReference"/>
        </w:rPr>
        <w:annotationRef/>
      </w:r>
    </w:p>
  </w:comment>
  <w:comment w:id="77" w:author="Elena Gaura" w:date="2020-06-01T18:16:00Z" w:initials="EG">
    <w:p w14:paraId="657F5A93" w14:textId="517772DE" w:rsidR="007B482B" w:rsidRDefault="007B482B">
      <w:pPr>
        <w:pStyle w:val="CommentText"/>
      </w:pPr>
      <w:r>
        <w:rPr>
          <w:rStyle w:val="CommentReference"/>
        </w:rPr>
        <w:annotationRef/>
      </w:r>
      <w:r>
        <w:t>Need a few references if you use plural</w:t>
      </w:r>
    </w:p>
  </w:comment>
  <w:comment w:id="102" w:author="Elena Gaura" w:date="2020-06-01T18:27:00Z" w:initials="EG">
    <w:p w14:paraId="5BF8EADE" w14:textId="5053C6E1" w:rsidR="005202D5" w:rsidRDefault="005202D5">
      <w:pPr>
        <w:pStyle w:val="CommentText"/>
      </w:pPr>
      <w:r>
        <w:rPr>
          <w:rStyle w:val="CommentReference"/>
        </w:rPr>
        <w:annotationRef/>
      </w:r>
      <w:r>
        <w:t>You need to mention before next paragraph which of the above are treated here</w:t>
      </w:r>
    </w:p>
  </w:comment>
  <w:comment w:id="104" w:author="Elena Gaura" w:date="2020-06-01T18:29:00Z" w:initials="EG">
    <w:p w14:paraId="181B211C" w14:textId="77EE61D1" w:rsidR="008C42D8" w:rsidRDefault="008C42D8">
      <w:pPr>
        <w:pStyle w:val="CommentText"/>
      </w:pPr>
      <w:r>
        <w:rPr>
          <w:rStyle w:val="CommentReference"/>
        </w:rPr>
        <w:annotationRef/>
      </w:r>
      <w:r>
        <w:t>ref</w:t>
      </w:r>
    </w:p>
  </w:comment>
  <w:comment w:id="112" w:author="Elena Gaura" w:date="2020-06-01T18:30:00Z" w:initials="EG">
    <w:p w14:paraId="75547C7C" w14:textId="57446776" w:rsidR="008C42D8" w:rsidRDefault="008C42D8">
      <w:pPr>
        <w:pStyle w:val="CommentText"/>
      </w:pPr>
      <w:r>
        <w:rPr>
          <w:rStyle w:val="CommentReference"/>
        </w:rPr>
        <w:annotationRef/>
      </w:r>
      <w:r>
        <w:t>just state the sites selected and the number of lights in each; no need for the text highlighted</w:t>
      </w:r>
    </w:p>
  </w:comment>
  <w:comment w:id="129" w:author="Elena Gaura" w:date="2020-06-01T18:35:00Z" w:initials="EG">
    <w:p w14:paraId="466EE477" w14:textId="53A0B13D" w:rsidR="00007C7F" w:rsidRDefault="00007C7F">
      <w:pPr>
        <w:pStyle w:val="CommentText"/>
      </w:pPr>
      <w:r>
        <w:rPr>
          <w:rStyle w:val="CommentReference"/>
        </w:rPr>
        <w:annotationRef/>
      </w:r>
      <w:r>
        <w:t>which one is this?</w:t>
      </w:r>
    </w:p>
  </w:comment>
  <w:comment w:id="131" w:author="Elena Gaura" w:date="2020-06-01T18:37:00Z" w:initials="EG">
    <w:p w14:paraId="63D4A61D" w14:textId="30797157" w:rsidR="00007C7F" w:rsidRDefault="00007C7F">
      <w:pPr>
        <w:pStyle w:val="CommentText"/>
      </w:pPr>
      <w:r>
        <w:rPr>
          <w:rStyle w:val="CommentReference"/>
        </w:rPr>
        <w:annotationRef/>
      </w:r>
      <w:r>
        <w:t>Worth asking around to hear how they are working and add here</w:t>
      </w:r>
    </w:p>
  </w:comment>
  <w:comment w:id="142" w:author="Elena Gaura" w:date="2020-06-01T18:44:00Z" w:initials="EG">
    <w:p w14:paraId="2284FAAD" w14:textId="239E2270" w:rsidR="00F508EB" w:rsidRDefault="00F508EB">
      <w:pPr>
        <w:pStyle w:val="CommentText"/>
      </w:pPr>
      <w:r>
        <w:rPr>
          <w:rStyle w:val="CommentReference"/>
        </w:rPr>
        <w:annotationRef/>
      </w:r>
      <w:r>
        <w:t>Leave it here; we just need to note the impact of this was not assessed and is not discussed further here</w:t>
      </w:r>
    </w:p>
  </w:comment>
  <w:comment w:id="148" w:author="Elena Gaura" w:date="2020-06-01T18:46:00Z" w:initials="EG">
    <w:p w14:paraId="79640C1C" w14:textId="50C6F2D7" w:rsidR="00095673" w:rsidRDefault="00095673">
      <w:pPr>
        <w:pStyle w:val="CommentText"/>
      </w:pPr>
      <w:r>
        <w:rPr>
          <w:rStyle w:val="CommentReference"/>
        </w:rPr>
        <w:annotationRef/>
      </w:r>
      <w:r>
        <w:t>Annotate image to show the sockets box</w:t>
      </w:r>
    </w:p>
  </w:comment>
  <w:comment w:id="164" w:author="Elena Gaura" w:date="2020-06-02T07:49:00Z" w:initials="EG">
    <w:p w14:paraId="569F36F7" w14:textId="2FA8D61E" w:rsidR="00A534F5" w:rsidRDefault="00A534F5">
      <w:pPr>
        <w:pStyle w:val="CommentText"/>
      </w:pPr>
      <w:r>
        <w:rPr>
          <w:rStyle w:val="CommentReference"/>
        </w:rPr>
        <w:annotationRef/>
      </w:r>
      <w:r>
        <w:t>Easier than what and why?</w:t>
      </w:r>
    </w:p>
  </w:comment>
  <w:comment w:id="165" w:author="Elena Gaura" w:date="2020-06-02T07:49:00Z" w:initials="EG">
    <w:p w14:paraId="7B2B09C6" w14:textId="784B08C2" w:rsidR="00A534F5" w:rsidRDefault="00A534F5">
      <w:pPr>
        <w:pStyle w:val="CommentText"/>
      </w:pPr>
      <w:r>
        <w:rPr>
          <w:rStyle w:val="CommentReference"/>
        </w:rPr>
        <w:annotationRef/>
      </w:r>
      <w:r>
        <w:t>Do you need both?</w:t>
      </w:r>
    </w:p>
  </w:comment>
  <w:comment w:id="168" w:author="Elena Gaura" w:date="2020-06-02T08:12:00Z" w:initials="EG">
    <w:p w14:paraId="3A1D2331" w14:textId="77777777" w:rsidR="009D2B86" w:rsidRDefault="009D2B86">
      <w:pPr>
        <w:pStyle w:val="CommentText"/>
      </w:pPr>
      <w:r>
        <w:rPr>
          <w:rStyle w:val="CommentReference"/>
        </w:rPr>
        <w:annotationRef/>
      </w:r>
      <w:r>
        <w:t>The whole writing on these is poorly conceived so far; it needs to be made very simple:</w:t>
      </w:r>
    </w:p>
    <w:p w14:paraId="7E7D730E" w14:textId="77777777" w:rsidR="009D2B86" w:rsidRDefault="009D2B86" w:rsidP="009D2B86">
      <w:pPr>
        <w:pStyle w:val="CommentText"/>
        <w:numPr>
          <w:ilvl w:val="0"/>
          <w:numId w:val="40"/>
        </w:numPr>
      </w:pPr>
      <w:r>
        <w:t>Say what you got</w:t>
      </w:r>
    </w:p>
    <w:p w14:paraId="33CB1C49" w14:textId="77777777" w:rsidR="009D2B86" w:rsidRDefault="009D2B86" w:rsidP="009D2B86">
      <w:pPr>
        <w:pStyle w:val="CommentText"/>
        <w:numPr>
          <w:ilvl w:val="0"/>
          <w:numId w:val="40"/>
        </w:numPr>
      </w:pPr>
      <w:r>
        <w:t xml:space="preserve"> Say what you did to get robust data for analysis</w:t>
      </w:r>
    </w:p>
    <w:p w14:paraId="2959DE4A" w14:textId="5469B0DA" w:rsidR="009D2B86" w:rsidRDefault="009D2B86" w:rsidP="009D2B86">
      <w:pPr>
        <w:pStyle w:val="CommentText"/>
        <w:numPr>
          <w:ilvl w:val="0"/>
          <w:numId w:val="40"/>
        </w:numPr>
      </w:pPr>
      <w:r>
        <w:t xml:space="preserve"> Say why and why you think what you did is correct and backed by state of the art/literature/practice</w:t>
      </w:r>
    </w:p>
    <w:p w14:paraId="7D1164B8" w14:textId="07525842" w:rsidR="009D2B86" w:rsidRDefault="009D2B86" w:rsidP="009D2B86">
      <w:pPr>
        <w:pStyle w:val="CommentText"/>
        <w:numPr>
          <w:ilvl w:val="0"/>
          <w:numId w:val="40"/>
        </w:numPr>
      </w:pPr>
      <w:r>
        <w:t xml:space="preserve"> Say what data chunks you ended up with</w:t>
      </w:r>
    </w:p>
  </w:comment>
  <w:comment w:id="170" w:author="Elena Gaura" w:date="2020-06-02T07:50:00Z" w:initials="EG">
    <w:p w14:paraId="3A7B59AD" w14:textId="4DDDCE49" w:rsidR="00D23C3C" w:rsidRDefault="00D23C3C">
      <w:pPr>
        <w:pStyle w:val="CommentText"/>
      </w:pPr>
      <w:r>
        <w:rPr>
          <w:rStyle w:val="CommentReference"/>
        </w:rPr>
        <w:annotationRef/>
      </w:r>
      <w:r>
        <w:t>Do you need this?</w:t>
      </w:r>
    </w:p>
  </w:comment>
  <w:comment w:id="171" w:author="Elena Gaura" w:date="2020-06-02T07:51:00Z" w:initials="EG">
    <w:p w14:paraId="513F9AE3" w14:textId="1EF06EE4" w:rsidR="00D23C3C" w:rsidRDefault="00D23C3C">
      <w:pPr>
        <w:pStyle w:val="CommentText"/>
      </w:pPr>
      <w:r>
        <w:rPr>
          <w:rStyle w:val="CommentReference"/>
        </w:rPr>
        <w:annotationRef/>
      </w:r>
      <w:r>
        <w:t xml:space="preserve">And </w:t>
      </w:r>
      <w:proofErr w:type="gramStart"/>
      <w:r>
        <w:t>so</w:t>
      </w:r>
      <w:proofErr w:type="gramEnd"/>
      <w:r>
        <w:t xml:space="preserve"> what? What is the consequence for this research?</w:t>
      </w:r>
    </w:p>
  </w:comment>
  <w:comment w:id="174" w:author="Elena Gaura" w:date="2020-06-02T07:52:00Z" w:initials="EG">
    <w:p w14:paraId="2A5671C2" w14:textId="36B72068" w:rsidR="00310833" w:rsidRDefault="00310833">
      <w:pPr>
        <w:pStyle w:val="CommentText"/>
      </w:pPr>
      <w:r>
        <w:rPr>
          <w:rStyle w:val="CommentReference"/>
        </w:rPr>
        <w:annotationRef/>
      </w:r>
      <w:r>
        <w:t xml:space="preserve">No idea </w:t>
      </w:r>
      <w:r>
        <w:sym w:font="Wingdings" w:char="F04A"/>
      </w:r>
    </w:p>
  </w:comment>
  <w:comment w:id="180" w:author="Elena Gaura" w:date="2020-06-02T07:54:00Z" w:initials="EG">
    <w:p w14:paraId="0BA228FC" w14:textId="48DC8816" w:rsidR="00310833" w:rsidRDefault="00310833">
      <w:pPr>
        <w:pStyle w:val="CommentText"/>
      </w:pPr>
      <w:r>
        <w:rPr>
          <w:rStyle w:val="CommentReference"/>
        </w:rPr>
        <w:annotationRef/>
      </w:r>
      <w:r>
        <w:t>Don’t you need to state the acronyms for all?</w:t>
      </w:r>
    </w:p>
  </w:comment>
  <w:comment w:id="181" w:author="Elena Gaura" w:date="2020-06-02T08:07:00Z" w:initials="EG">
    <w:p w14:paraId="6A9A0A4C" w14:textId="637D691B" w:rsidR="00BA5EF6" w:rsidRDefault="00BA5EF6">
      <w:pPr>
        <w:pStyle w:val="CommentText"/>
      </w:pPr>
      <w:r>
        <w:rPr>
          <w:rStyle w:val="CommentReference"/>
        </w:rPr>
        <w:annotationRef/>
      </w:r>
      <w:r>
        <w:t>Given you have a whole section on this, the opening is vague and poor</w:t>
      </w:r>
    </w:p>
  </w:comment>
  <w:comment w:id="186" w:author="Elena Gaura" w:date="2020-06-02T08:00:00Z" w:initials="EG">
    <w:p w14:paraId="41314414" w14:textId="1A9D18CA" w:rsidR="00BA5EF6" w:rsidRDefault="00BA5EF6">
      <w:pPr>
        <w:pStyle w:val="CommentText"/>
      </w:pPr>
      <w:r>
        <w:rPr>
          <w:rStyle w:val="CommentReference"/>
        </w:rPr>
        <w:annotationRef/>
      </w:r>
      <w:r>
        <w:t>Call them Yield maps and explain what they are and how they are calculated/visualized</w:t>
      </w:r>
    </w:p>
  </w:comment>
  <w:comment w:id="188" w:author="Elena Gaura" w:date="2020-06-02T08:01:00Z" w:initials="EG">
    <w:p w14:paraId="17CCC132" w14:textId="24504496" w:rsidR="00BA5EF6" w:rsidRDefault="00BA5EF6">
      <w:pPr>
        <w:pStyle w:val="CommentText"/>
      </w:pPr>
      <w:r>
        <w:rPr>
          <w:rStyle w:val="CommentReference"/>
        </w:rPr>
        <w:annotationRef/>
      </w:r>
      <w:r>
        <w:t>Not very elegant or robust; maybe you want to simply say power outages were confirmed by field reports? But what is the value of this? Were they all confirmed?</w:t>
      </w:r>
    </w:p>
  </w:comment>
  <w:comment w:id="187" w:author="Elena Gaura" w:date="2020-06-02T08:03:00Z" w:initials="EG">
    <w:p w14:paraId="3663FC0B" w14:textId="5595EA1E" w:rsidR="00BA5EF6" w:rsidRDefault="00BA5EF6">
      <w:pPr>
        <w:pStyle w:val="CommentText"/>
      </w:pPr>
      <w:r>
        <w:rPr>
          <w:rStyle w:val="CommentReference"/>
        </w:rPr>
        <w:annotationRef/>
      </w:r>
      <w:r>
        <w:t xml:space="preserve">This whole paragraph is confusing; if you want to note that some streetlights had power outages in that period, consistently and others did not, </w:t>
      </w:r>
      <w:proofErr w:type="gramStart"/>
      <w:r>
        <w:t>than</w:t>
      </w:r>
      <w:proofErr w:type="gramEnd"/>
      <w:r>
        <w:t xml:space="preserve"> say so and name names</w:t>
      </w:r>
    </w:p>
  </w:comment>
  <w:comment w:id="189" w:author="Elena Gaura" w:date="2020-06-02T08:04:00Z" w:initials="EG">
    <w:p w14:paraId="331D79D3" w14:textId="1AE71E59" w:rsidR="00BA5EF6" w:rsidRDefault="00BA5EF6">
      <w:pPr>
        <w:pStyle w:val="CommentText"/>
      </w:pPr>
      <w:r>
        <w:rPr>
          <w:rStyle w:val="CommentReference"/>
        </w:rPr>
        <w:annotationRef/>
      </w:r>
      <w:r>
        <w:t>No idea what this is supposed to mean</w:t>
      </w:r>
    </w:p>
  </w:comment>
  <w:comment w:id="192" w:author="Elena Gaura" w:date="2020-06-02T08:04:00Z" w:initials="EG">
    <w:p w14:paraId="2F83F102" w14:textId="35F09CD6" w:rsidR="00BA5EF6" w:rsidRDefault="00BA5EF6">
      <w:pPr>
        <w:pStyle w:val="CommentText"/>
      </w:pPr>
      <w:r>
        <w:rPr>
          <w:rStyle w:val="CommentReference"/>
        </w:rPr>
        <w:annotationRef/>
      </w:r>
      <w:r>
        <w:t>I am lost all together!!!</w:t>
      </w:r>
    </w:p>
  </w:comment>
  <w:comment w:id="193" w:author="Elena Gaura" w:date="2020-06-02T08:05:00Z" w:initials="EG">
    <w:p w14:paraId="6ABD9BC6" w14:textId="542A24BF" w:rsidR="00BA5EF6" w:rsidRDefault="00BA5EF6">
      <w:pPr>
        <w:pStyle w:val="CommentText"/>
      </w:pPr>
      <w:r>
        <w:rPr>
          <w:rStyle w:val="CommentReference"/>
        </w:rPr>
        <w:annotationRef/>
      </w:r>
      <w:r>
        <w:t>Yield of what data? – at the top; also, decide how you define the Yield and use then the term consistently; don’t call it percentage or yield interchangeably</w:t>
      </w:r>
    </w:p>
  </w:comment>
  <w:comment w:id="194" w:author="Elena Gaura" w:date="2020-06-02T08:06:00Z" w:initials="EG">
    <w:p w14:paraId="735012D2" w14:textId="77777777" w:rsidR="00BA5EF6" w:rsidRDefault="00BA5EF6">
      <w:pPr>
        <w:pStyle w:val="CommentText"/>
      </w:pPr>
      <w:r>
        <w:rPr>
          <w:rStyle w:val="CommentReference"/>
        </w:rPr>
        <w:annotationRef/>
      </w:r>
      <w:r>
        <w:t>Communication between what and what? If this a technical term?</w:t>
      </w:r>
    </w:p>
    <w:p w14:paraId="6FD098FD" w14:textId="769FC6C9" w:rsidR="00BA5EF6" w:rsidRDefault="00BA5EF6">
      <w:pPr>
        <w:pStyle w:val="CommentText"/>
      </w:pPr>
      <w:r>
        <w:t>I don’t recall explaining how the data is actually collected!!!</w:t>
      </w:r>
    </w:p>
  </w:comment>
  <w:comment w:id="195" w:author="Elena Gaura" w:date="2020-06-02T08:08:00Z" w:initials="EG">
    <w:p w14:paraId="314F37CB" w14:textId="58451108" w:rsidR="00BA5EF6" w:rsidRDefault="00BA5EF6">
      <w:pPr>
        <w:pStyle w:val="CommentText"/>
      </w:pPr>
      <w:r>
        <w:rPr>
          <w:rStyle w:val="CommentReference"/>
        </w:rPr>
        <w:annotationRef/>
      </w:r>
      <w:r>
        <w:t>Can you?</w:t>
      </w:r>
    </w:p>
  </w:comment>
  <w:comment w:id="196" w:author="Elena Gaura" w:date="2020-06-02T08:07:00Z" w:initials="EG">
    <w:p w14:paraId="5D3618BC" w14:textId="7261E9B2" w:rsidR="00BA5EF6" w:rsidRDefault="00BA5EF6">
      <w:pPr>
        <w:pStyle w:val="CommentText"/>
      </w:pPr>
      <w:r>
        <w:rPr>
          <w:rStyle w:val="CommentReference"/>
        </w:rPr>
        <w:annotationRef/>
      </w:r>
      <w:r>
        <w:t>Seriously? Is this data science talk? Pls use proper terms</w:t>
      </w:r>
    </w:p>
  </w:comment>
  <w:comment w:id="200" w:author="Elena Gaura" w:date="2020-06-02T08:08:00Z" w:initials="EG">
    <w:p w14:paraId="3D3D2874" w14:textId="6F672594" w:rsidR="00BA5EF6" w:rsidRDefault="00BA5EF6">
      <w:pPr>
        <w:pStyle w:val="CommentText"/>
      </w:pPr>
      <w:r>
        <w:rPr>
          <w:rStyle w:val="CommentReference"/>
        </w:rPr>
        <w:annotationRef/>
      </w:r>
      <w:r>
        <w:t>Is it backfilling or imputation? Be systematic</w:t>
      </w:r>
    </w:p>
  </w:comment>
  <w:comment w:id="197" w:author="Elena Gaura" w:date="2020-06-02T08:09:00Z" w:initials="EG">
    <w:p w14:paraId="63199899" w14:textId="2B93317F" w:rsidR="00BA5EF6" w:rsidRDefault="00BA5EF6">
      <w:pPr>
        <w:pStyle w:val="CommentText"/>
      </w:pPr>
      <w:r>
        <w:rPr>
          <w:rStyle w:val="CommentReference"/>
        </w:rPr>
        <w:annotationRef/>
      </w:r>
      <w:r>
        <w:t>This whole thing needs work; figure out what you want to say first</w:t>
      </w:r>
      <w:r w:rsidR="00C31E9F">
        <w:t>; forecasting and imputation are 2 vastly different things</w:t>
      </w:r>
    </w:p>
  </w:comment>
  <w:comment w:id="202" w:author="Elena Gaura" w:date="2020-06-02T08:10:00Z" w:initials="EG">
    <w:p w14:paraId="6EABA6F5" w14:textId="66F0A160" w:rsidR="009D2B86" w:rsidRDefault="009D2B86">
      <w:pPr>
        <w:pStyle w:val="CommentText"/>
      </w:pPr>
      <w:r>
        <w:rPr>
          <w:rStyle w:val="CommentReference"/>
        </w:rPr>
        <w:annotationRef/>
      </w:r>
      <w:r>
        <w:t>What is “actual” – do you mean in-situ?</w:t>
      </w:r>
    </w:p>
  </w:comment>
  <w:comment w:id="203" w:author="Elena Gaura" w:date="2020-06-02T08:10:00Z" w:initials="EG">
    <w:p w14:paraId="386BCD1F" w14:textId="0181532C" w:rsidR="009D2B86" w:rsidRDefault="009D2B86">
      <w:pPr>
        <w:pStyle w:val="CommentText"/>
      </w:pPr>
      <w:r>
        <w:rPr>
          <w:rStyle w:val="CommentReference"/>
        </w:rPr>
        <w:annotationRef/>
      </w:r>
      <w:r>
        <w:t>Along with what else?</w:t>
      </w:r>
    </w:p>
  </w:comment>
  <w:comment w:id="204" w:author="Elena Gaura" w:date="2020-06-02T08:10:00Z" w:initials="EG">
    <w:p w14:paraId="59607E5F" w14:textId="6A4DF02A" w:rsidR="009D2B86" w:rsidRDefault="009D2B86">
      <w:pPr>
        <w:pStyle w:val="CommentText"/>
      </w:pPr>
      <w:r>
        <w:rPr>
          <w:rStyle w:val="CommentReference"/>
        </w:rPr>
        <w:annotationRef/>
      </w:r>
      <w:r>
        <w:t>Check if you defined this</w:t>
      </w:r>
    </w:p>
  </w:comment>
  <w:comment w:id="201" w:author="Elena Gaura" w:date="2020-06-02T08:11:00Z" w:initials="EG">
    <w:p w14:paraId="4B0366DB" w14:textId="5E8C2D79" w:rsidR="009D2B86" w:rsidRDefault="009D2B86">
      <w:pPr>
        <w:pStyle w:val="CommentText"/>
      </w:pPr>
      <w:r>
        <w:rPr>
          <w:rStyle w:val="CommentReference"/>
        </w:rPr>
        <w:annotationRef/>
      </w:r>
      <w:r>
        <w:t>No idea what the message is here</w:t>
      </w:r>
    </w:p>
  </w:comment>
  <w:comment w:id="205" w:author="Elena Gaura" w:date="2020-06-02T08:11:00Z" w:initials="EG">
    <w:p w14:paraId="42B9516D" w14:textId="04098A75" w:rsidR="009D2B86" w:rsidRDefault="009D2B86">
      <w:pPr>
        <w:pStyle w:val="CommentText"/>
      </w:pPr>
      <w:r>
        <w:rPr>
          <w:rStyle w:val="CommentReference"/>
        </w:rPr>
        <w:annotationRef/>
      </w:r>
      <w:r>
        <w:t>Are you just restating the onset of this section?</w:t>
      </w:r>
    </w:p>
  </w:comment>
  <w:comment w:id="206" w:author="Elena Gaura" w:date="2020-06-02T08:15:00Z" w:initials="EG">
    <w:p w14:paraId="6CD24094" w14:textId="5F2DF09C" w:rsidR="007635F3" w:rsidRDefault="007635F3">
      <w:pPr>
        <w:pStyle w:val="CommentText"/>
      </w:pPr>
      <w:r>
        <w:rPr>
          <w:rStyle w:val="CommentReference"/>
        </w:rPr>
        <w:annotationRef/>
      </w:r>
      <w:r>
        <w:t>Don’t go there!!!! Just state we only report up to march because of the instability of the camp environment during the pandemic – take wording from Michael Fell’s paper I sent around</w:t>
      </w:r>
    </w:p>
  </w:comment>
  <w:comment w:id="207" w:author="Elena Gaura" w:date="2020-06-02T08:17:00Z" w:initials="EG">
    <w:p w14:paraId="10705310" w14:textId="5B2B412F" w:rsidR="00F90C46" w:rsidRDefault="00F90C46">
      <w:pPr>
        <w:pStyle w:val="CommentText"/>
      </w:pPr>
      <w:r>
        <w:rPr>
          <w:rStyle w:val="CommentReference"/>
        </w:rPr>
        <w:annotationRef/>
      </w:r>
      <w:r>
        <w:t>Yet another term; you need to settle for what you call this: in-situ, actual, or else; then use systematically</w:t>
      </w:r>
    </w:p>
  </w:comment>
  <w:comment w:id="210" w:author="Elena Gaura" w:date="2020-06-02T08:18:00Z" w:initials="EG">
    <w:p w14:paraId="06D1FD1D" w14:textId="0E1B9A2F" w:rsidR="00F90C46" w:rsidRDefault="00F90C46">
      <w:pPr>
        <w:pStyle w:val="CommentText"/>
      </w:pPr>
      <w:r>
        <w:rPr>
          <w:rStyle w:val="CommentReference"/>
        </w:rPr>
        <w:annotationRef/>
      </w:r>
      <w:r>
        <w:t>Same here; you mean design performance?</w:t>
      </w:r>
    </w:p>
  </w:comment>
  <w:comment w:id="214" w:author="Elena Gaura" w:date="2020-06-02T09:00:00Z" w:initials="EG">
    <w:p w14:paraId="32615C0D" w14:textId="77777777" w:rsidR="00BD0FEC" w:rsidRDefault="00BD0FEC">
      <w:pPr>
        <w:pStyle w:val="CommentText"/>
      </w:pPr>
      <w:r>
        <w:rPr>
          <w:rStyle w:val="CommentReference"/>
        </w:rPr>
        <w:annotationRef/>
      </w:r>
      <w:r>
        <w:t>This is not a good or complete statement; what am I supposed to see from the graphs? Also, the presentation is messy; you need to focus on the message and simply the graphs to aid the points made;</w:t>
      </w:r>
    </w:p>
    <w:p w14:paraId="506AB6D1" w14:textId="7B20EF91" w:rsidR="00BD0FEC" w:rsidRDefault="00BD0FEC">
      <w:pPr>
        <w:pStyle w:val="CommentText"/>
      </w:pPr>
      <w:r>
        <w:t>May be good to just get all the results in bullet points first, then try visualizations that are most concise and helpful to illustrate the points made</w:t>
      </w:r>
    </w:p>
  </w:comment>
  <w:comment w:id="215" w:author="Elena Gaura" w:date="2020-06-02T08:59:00Z" w:initials="EG">
    <w:p w14:paraId="14C8FD6A" w14:textId="3E6C00E2" w:rsidR="00BD0FEC" w:rsidRDefault="00BD0FEC">
      <w:pPr>
        <w:pStyle w:val="CommentText"/>
      </w:pPr>
      <w:r>
        <w:rPr>
          <w:rStyle w:val="CommentReference"/>
        </w:rPr>
        <w:annotationRef/>
      </w:r>
      <w:r>
        <w:t>unclear</w:t>
      </w:r>
    </w:p>
  </w:comment>
  <w:comment w:id="216" w:author="Elena Gaura" w:date="2020-06-02T09:02:00Z" w:initials="EG">
    <w:p w14:paraId="399398E5" w14:textId="78EB1604" w:rsidR="00BD0FEC" w:rsidRDefault="00BD0FEC">
      <w:pPr>
        <w:pStyle w:val="CommentText"/>
      </w:pPr>
      <w:r>
        <w:rPr>
          <w:rStyle w:val="CommentReference"/>
        </w:rPr>
        <w:annotationRef/>
      </w:r>
      <w:r>
        <w:t>not a sentence</w:t>
      </w:r>
    </w:p>
  </w:comment>
  <w:comment w:id="217" w:author="Elena Gaura" w:date="2020-06-02T09:03:00Z" w:initials="EG">
    <w:p w14:paraId="76D4B4AE" w14:textId="0DF500BE" w:rsidR="00BD0FEC" w:rsidRDefault="00BD0FEC">
      <w:pPr>
        <w:pStyle w:val="CommentText"/>
      </w:pPr>
      <w:r>
        <w:rPr>
          <w:rStyle w:val="CommentReference"/>
        </w:rPr>
        <w:annotationRef/>
      </w:r>
      <w:r>
        <w:t>is this likely to change? (you can use further data than March for everything that is NOT to do with maintenance of sockets</w:t>
      </w:r>
    </w:p>
  </w:comment>
  <w:comment w:id="218" w:author="Elena Gaura" w:date="2020-06-02T09:02:00Z" w:initials="EG">
    <w:p w14:paraId="6DB896C1" w14:textId="3F7B4361" w:rsidR="00BD0FEC" w:rsidRDefault="00BD0FEC">
      <w:pPr>
        <w:pStyle w:val="CommentText"/>
      </w:pPr>
      <w:r>
        <w:rPr>
          <w:rStyle w:val="CommentReference"/>
        </w:rPr>
        <w:annotationRef/>
      </w:r>
      <w:r>
        <w:t xml:space="preserve">and </w:t>
      </w:r>
      <w:proofErr w:type="gramStart"/>
      <w:r>
        <w:t>so</w:t>
      </w:r>
      <w:proofErr w:type="gramEnd"/>
      <w:r>
        <w:t xml:space="preserve"> what?</w:t>
      </w:r>
    </w:p>
  </w:comment>
  <w:comment w:id="219" w:author="Elena Gaura" w:date="2020-06-02T09:03:00Z" w:initials="EG">
    <w:p w14:paraId="0B2A39D7" w14:textId="4326E598" w:rsidR="00BD0FEC" w:rsidRDefault="00BD0FEC">
      <w:pPr>
        <w:pStyle w:val="CommentText"/>
      </w:pPr>
      <w:r>
        <w:rPr>
          <w:rStyle w:val="CommentReference"/>
        </w:rPr>
        <w:annotationRef/>
      </w:r>
      <w:r>
        <w:t>Need to choose different colours for the 6 categories</w:t>
      </w:r>
    </w:p>
  </w:comment>
  <w:comment w:id="220" w:author="Elena Gaura" w:date="2020-06-02T09:05:00Z" w:initials="EG">
    <w:p w14:paraId="4642BF67" w14:textId="2AACFFAC" w:rsidR="00BD0FEC" w:rsidRDefault="00BD0FEC">
      <w:pPr>
        <w:pStyle w:val="CommentText"/>
      </w:pPr>
      <w:r>
        <w:rPr>
          <w:rStyle w:val="CommentReference"/>
        </w:rPr>
        <w:annotationRef/>
      </w:r>
      <w:r>
        <w:t>Is this something that people do? Average over distinct installations? If so, you need to explain why you did it, how and who said is ok to do so…</w:t>
      </w:r>
    </w:p>
  </w:comment>
  <w:comment w:id="221" w:author="Elena Gaura" w:date="2020-06-02T09:05:00Z" w:initials="EG">
    <w:p w14:paraId="49D9214E" w14:textId="0CB12AA6" w:rsidR="00BD0FEC" w:rsidRDefault="00BD0FEC">
      <w:pPr>
        <w:pStyle w:val="CommentText"/>
      </w:pPr>
      <w:r>
        <w:rPr>
          <w:rStyle w:val="CommentReference"/>
        </w:rPr>
        <w:annotationRef/>
      </w:r>
      <w:r>
        <w:t xml:space="preserve">Not a good word; discrepancies, gaps in performance, differences, anything but this </w:t>
      </w:r>
      <w:r>
        <w:sym w:font="Wingdings" w:char="F04A"/>
      </w:r>
    </w:p>
  </w:comment>
  <w:comment w:id="222" w:author="Elena Gaura" w:date="2020-06-02T09:07:00Z" w:initials="EG">
    <w:p w14:paraId="03BDDBEE" w14:textId="52D9B1AD" w:rsidR="00BD0FEC" w:rsidRDefault="00BD0FEC">
      <w:pPr>
        <w:pStyle w:val="CommentText"/>
      </w:pPr>
      <w:r>
        <w:rPr>
          <w:rStyle w:val="CommentReference"/>
        </w:rPr>
        <w:annotationRef/>
      </w:r>
      <w:r>
        <w:t>This needs thinking through; you have not explained what you base this on; and where you draw these conclusions from; my view is that you should limit to reasons that are technical</w:t>
      </w:r>
      <w:r w:rsidR="00257DFA">
        <w:t xml:space="preserve">, well founded, defendable and robust; Cause and Effect are separate and both need stating; ideally you take them in turn, based on what the data shows. </w:t>
      </w:r>
    </w:p>
  </w:comment>
  <w:comment w:id="223" w:author="Elena Gaura" w:date="2020-06-02T09:09:00Z" w:initials="EG">
    <w:p w14:paraId="0163A335" w14:textId="25D67099" w:rsidR="004B2CB9" w:rsidRDefault="004B2CB9">
      <w:pPr>
        <w:pStyle w:val="CommentText"/>
      </w:pPr>
      <w:r>
        <w:rPr>
          <w:rStyle w:val="CommentReference"/>
        </w:rPr>
        <w:annotationRef/>
      </w:r>
      <w:r>
        <w:t>This again needs thinking through; you may sell it as enhancements in performance may be obtained by….; then state the potential consequence of those changes, the consequence (potentially)</w:t>
      </w:r>
    </w:p>
  </w:comment>
  <w:comment w:id="224" w:author="Elena Gaura" w:date="2020-06-02T09:11:00Z" w:initials="EG">
    <w:p w14:paraId="2EAA61D8" w14:textId="7771DDF9" w:rsidR="004B2CB9" w:rsidRDefault="004B2CB9">
      <w:pPr>
        <w:pStyle w:val="CommentText"/>
      </w:pPr>
      <w:r>
        <w:rPr>
          <w:rStyle w:val="CommentReference"/>
        </w:rPr>
        <w:annotationRef/>
      </w:r>
      <w:r>
        <w:t>How can additional energy be negative? Explain!</w:t>
      </w:r>
    </w:p>
  </w:comment>
  <w:comment w:id="225" w:author="Elena Gaura" w:date="2020-06-02T09:12:00Z" w:initials="EG">
    <w:p w14:paraId="49607D48" w14:textId="2B320A7E" w:rsidR="00A854E6" w:rsidRDefault="00A854E6">
      <w:pPr>
        <w:pStyle w:val="CommentText"/>
      </w:pPr>
      <w:r>
        <w:rPr>
          <w:rStyle w:val="CommentReference"/>
        </w:rPr>
        <w:annotationRef/>
      </w:r>
      <w:r>
        <w:t>This is good, except the last point which I did not understand</w:t>
      </w:r>
    </w:p>
  </w:comment>
  <w:comment w:id="226" w:author="Elena Gaura" w:date="2020-06-02T09:20:00Z" w:initials="EG">
    <w:p w14:paraId="3598FA47" w14:textId="0AE06995" w:rsidR="003770A5" w:rsidRDefault="003770A5">
      <w:pPr>
        <w:pStyle w:val="CommentText"/>
      </w:pPr>
      <w:r>
        <w:rPr>
          <w:rStyle w:val="CommentReference"/>
        </w:rPr>
        <w:annotationRef/>
      </w:r>
      <w:r>
        <w:t>Didn’t you deal with this in the section above? Maybe the causes tables need to move to this section</w:t>
      </w:r>
    </w:p>
  </w:comment>
  <w:comment w:id="227" w:author="Elena Gaura" w:date="2020-06-02T09:23:00Z" w:initials="EG">
    <w:p w14:paraId="56D8024A" w14:textId="2496B19A" w:rsidR="003770A5" w:rsidRDefault="003770A5">
      <w:pPr>
        <w:pStyle w:val="CommentText"/>
      </w:pPr>
      <w:r>
        <w:rPr>
          <w:rStyle w:val="CommentReference"/>
        </w:rPr>
        <w:annotationRef/>
      </w:r>
      <w:r>
        <w:t>I don’t think the question is answered here; we need to discuss</w:t>
      </w:r>
    </w:p>
  </w:comment>
  <w:comment w:id="228" w:author="Elena Gaura" w:date="2020-06-02T09:21:00Z" w:initials="EG">
    <w:p w14:paraId="5E3F37FE" w14:textId="1489622A" w:rsidR="003770A5" w:rsidRDefault="003770A5">
      <w:pPr>
        <w:pStyle w:val="CommentText"/>
      </w:pPr>
      <w:r>
        <w:rPr>
          <w:rStyle w:val="CommentReference"/>
        </w:rPr>
        <w:annotationRef/>
      </w:r>
      <w:r>
        <w:t>I would not bring this in</w:t>
      </w:r>
    </w:p>
  </w:comment>
  <w:comment w:id="229" w:author="Elena Gaura" w:date="2020-06-02T09:22:00Z" w:initials="EG">
    <w:p w14:paraId="75879E20" w14:textId="064D1980" w:rsidR="003770A5" w:rsidRDefault="003770A5">
      <w:pPr>
        <w:pStyle w:val="CommentText"/>
      </w:pPr>
      <w:r>
        <w:rPr>
          <w:rStyle w:val="CommentReference"/>
        </w:rPr>
        <w:annotationRef/>
      </w:r>
      <w:r>
        <w:t>Not sure this is appropriate; it just puts people off believing the results; you either deal with data manipulation scientifically or you don’t report on data at all!!!</w:t>
      </w:r>
    </w:p>
  </w:comment>
  <w:comment w:id="230" w:author="Elena Gaura" w:date="2020-06-02T09:24:00Z" w:initials="EG">
    <w:p w14:paraId="0E239C1D" w14:textId="2EEFB130" w:rsidR="00557BBE" w:rsidRDefault="00557BBE">
      <w:pPr>
        <w:pStyle w:val="CommentText"/>
      </w:pPr>
      <w:r>
        <w:rPr>
          <w:rStyle w:val="CommentReference"/>
        </w:rPr>
        <w:annotationRef/>
      </w:r>
      <w:r>
        <w:t>Question not answered</w:t>
      </w:r>
    </w:p>
  </w:comment>
  <w:comment w:id="231" w:author="Elena Gaura" w:date="2020-06-02T09:24:00Z" w:initials="EG">
    <w:p w14:paraId="3C6D52BB" w14:textId="3C368999" w:rsidR="00557BBE" w:rsidRDefault="00557BBE">
      <w:pPr>
        <w:pStyle w:val="CommentText"/>
      </w:pPr>
      <w:r>
        <w:rPr>
          <w:rStyle w:val="CommentReference"/>
        </w:rPr>
        <w:annotationRef/>
      </w:r>
      <w:r>
        <w:t>This is the ONLY valid question as far as this paper goes! Stay with this one!</w:t>
      </w:r>
    </w:p>
  </w:comment>
  <w:comment w:id="232" w:author="Elena Gaura" w:date="2020-06-02T09:25:00Z" w:initials="EG">
    <w:p w14:paraId="740B4E7C" w14:textId="280AE059" w:rsidR="00A6501B" w:rsidRDefault="00A6501B">
      <w:pPr>
        <w:pStyle w:val="CommentText"/>
      </w:pPr>
      <w:r>
        <w:rPr>
          <w:rStyle w:val="CommentReference"/>
        </w:rPr>
        <w:annotationRef/>
      </w:r>
      <w:r>
        <w:t xml:space="preserve">Do you need all last 3 </w:t>
      </w:r>
      <w:r>
        <w:t>sections?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4B0220E" w15:done="0"/>
  <w15:commentEx w15:paraId="2A5BCF99" w15:done="0"/>
  <w15:commentEx w15:paraId="3004D3DD" w15:done="0"/>
  <w15:commentEx w15:paraId="7C157738" w15:done="0"/>
  <w15:commentEx w15:paraId="482A0D6D" w15:done="0"/>
  <w15:commentEx w15:paraId="1515BACE" w15:done="0"/>
  <w15:commentEx w15:paraId="6458F1D2" w15:done="0"/>
  <w15:commentEx w15:paraId="4779F256" w15:done="0"/>
  <w15:commentEx w15:paraId="6F7409ED" w15:done="0"/>
  <w15:commentEx w15:paraId="349FF55E" w15:done="0"/>
  <w15:commentEx w15:paraId="1C20FE6D" w15:done="0"/>
  <w15:commentEx w15:paraId="1A48D270" w15:done="0"/>
  <w15:commentEx w15:paraId="0A8FFCD0" w15:done="0"/>
  <w15:commentEx w15:paraId="1F992561" w15:done="0"/>
  <w15:commentEx w15:paraId="2C7717DC" w15:done="0"/>
  <w15:commentEx w15:paraId="63FAB198" w15:done="0"/>
  <w15:commentEx w15:paraId="657F5A93" w15:paraIdParent="63FAB198" w15:done="0"/>
  <w15:commentEx w15:paraId="5BF8EADE" w15:done="0"/>
  <w15:commentEx w15:paraId="181B211C" w15:done="0"/>
  <w15:commentEx w15:paraId="75547C7C" w15:done="0"/>
  <w15:commentEx w15:paraId="466EE477" w15:done="0"/>
  <w15:commentEx w15:paraId="63D4A61D" w15:done="0"/>
  <w15:commentEx w15:paraId="2284FAAD" w15:done="0"/>
  <w15:commentEx w15:paraId="79640C1C" w15:done="0"/>
  <w15:commentEx w15:paraId="569F36F7" w15:done="0"/>
  <w15:commentEx w15:paraId="7B2B09C6" w15:done="0"/>
  <w15:commentEx w15:paraId="7D1164B8" w15:done="0"/>
  <w15:commentEx w15:paraId="3A7B59AD" w15:done="0"/>
  <w15:commentEx w15:paraId="513F9AE3" w15:done="0"/>
  <w15:commentEx w15:paraId="2A5671C2" w15:done="0"/>
  <w15:commentEx w15:paraId="0BA228FC" w15:done="0"/>
  <w15:commentEx w15:paraId="6A9A0A4C" w15:done="0"/>
  <w15:commentEx w15:paraId="41314414" w15:done="0"/>
  <w15:commentEx w15:paraId="17CCC132" w15:done="0"/>
  <w15:commentEx w15:paraId="3663FC0B" w15:done="0"/>
  <w15:commentEx w15:paraId="331D79D3" w15:done="0"/>
  <w15:commentEx w15:paraId="2F83F102" w15:done="0"/>
  <w15:commentEx w15:paraId="6ABD9BC6" w15:done="0"/>
  <w15:commentEx w15:paraId="6FD098FD" w15:done="0"/>
  <w15:commentEx w15:paraId="314F37CB" w15:done="0"/>
  <w15:commentEx w15:paraId="5D3618BC" w15:done="0"/>
  <w15:commentEx w15:paraId="3D3D2874" w15:done="0"/>
  <w15:commentEx w15:paraId="63199899" w15:done="0"/>
  <w15:commentEx w15:paraId="6EABA6F5" w15:done="0"/>
  <w15:commentEx w15:paraId="386BCD1F" w15:done="0"/>
  <w15:commentEx w15:paraId="59607E5F" w15:done="0"/>
  <w15:commentEx w15:paraId="4B0366DB" w15:done="0"/>
  <w15:commentEx w15:paraId="42B9516D" w15:done="0"/>
  <w15:commentEx w15:paraId="6CD24094" w15:done="0"/>
  <w15:commentEx w15:paraId="10705310" w15:done="0"/>
  <w15:commentEx w15:paraId="06D1FD1D" w15:done="0"/>
  <w15:commentEx w15:paraId="506AB6D1" w15:done="0"/>
  <w15:commentEx w15:paraId="14C8FD6A" w15:done="0"/>
  <w15:commentEx w15:paraId="399398E5" w15:done="0"/>
  <w15:commentEx w15:paraId="76D4B4AE" w15:done="0"/>
  <w15:commentEx w15:paraId="6DB896C1" w15:done="0"/>
  <w15:commentEx w15:paraId="0B2A39D7" w15:done="0"/>
  <w15:commentEx w15:paraId="4642BF67" w15:done="0"/>
  <w15:commentEx w15:paraId="49D9214E" w15:done="0"/>
  <w15:commentEx w15:paraId="03BDDBEE" w15:done="0"/>
  <w15:commentEx w15:paraId="0163A335" w15:done="0"/>
  <w15:commentEx w15:paraId="2EAA61D8" w15:done="0"/>
  <w15:commentEx w15:paraId="49607D48" w15:done="0"/>
  <w15:commentEx w15:paraId="3598FA47" w15:done="0"/>
  <w15:commentEx w15:paraId="56D8024A" w15:done="0"/>
  <w15:commentEx w15:paraId="5E3F37FE" w15:done="0"/>
  <w15:commentEx w15:paraId="75879E20" w15:done="0"/>
  <w15:commentEx w15:paraId="0E239C1D" w15:done="0"/>
  <w15:commentEx w15:paraId="3C6D52BB" w15:done="0"/>
  <w15:commentEx w15:paraId="740B4E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7FBCB4" w16cex:dateUtc="2020-06-01T16:43:00Z"/>
  <w16cex:commentExtensible w16cex:durableId="227FBE91" w16cex:dateUtc="2020-06-01T16:51:00Z"/>
  <w16cex:commentExtensible w16cex:durableId="227FBF3E" w16cex:dateUtc="2020-06-01T16:54:00Z"/>
  <w16cex:commentExtensible w16cex:durableId="227FC09C" w16cex:dateUtc="2020-06-01T16:59:00Z"/>
  <w16cex:commentExtensible w16cex:durableId="227FC104" w16cex:dateUtc="2020-06-01T17:01:00Z"/>
  <w16cex:commentExtensible w16cex:durableId="227FC17F" w16cex:dateUtc="2020-06-01T17:03:00Z"/>
  <w16cex:commentExtensible w16cex:durableId="227FC1D7" w16cex:dateUtc="2020-06-01T17:05:00Z"/>
  <w16cex:commentExtensible w16cex:durableId="227FC26F" w16cex:dateUtc="2020-06-01T17:07:00Z"/>
  <w16cex:commentExtensible w16cex:durableId="227FC2E8" w16cex:dateUtc="2020-06-01T17:09:00Z"/>
  <w16cex:commentExtensible w16cex:durableId="227FC31B" w16cex:dateUtc="2020-06-01T17:10:00Z"/>
  <w16cex:commentExtensible w16cex:durableId="227FC350" w16cex:dateUtc="2020-06-01T17:11:00Z"/>
  <w16cex:commentExtensible w16cex:durableId="227FC36A" w16cex:dateUtc="2020-06-01T17:11:00Z"/>
  <w16cex:commentExtensible w16cex:durableId="227FC38D" w16cex:dateUtc="2020-06-01T17:12:00Z"/>
  <w16cex:commentExtensible w16cex:durableId="227FC3BB" w16cex:dateUtc="2020-06-01T17:13:00Z"/>
  <w16cex:commentExtensible w16cex:durableId="227FC460" w16cex:dateUtc="2020-06-01T17:16:00Z"/>
  <w16cex:commentExtensible w16cex:durableId="227FC48F" w16cex:dateUtc="2020-06-01T17:16:00Z"/>
  <w16cex:commentExtensible w16cex:durableId="227FC494" w16cex:dateUtc="2020-06-01T17:16:00Z"/>
  <w16cex:commentExtensible w16cex:durableId="227FC727" w16cex:dateUtc="2020-06-01T17:27:00Z"/>
  <w16cex:commentExtensible w16cex:durableId="227FC775" w16cex:dateUtc="2020-06-01T17:29:00Z"/>
  <w16cex:commentExtensible w16cex:durableId="227FC7D7" w16cex:dateUtc="2020-06-01T17:30:00Z"/>
  <w16cex:commentExtensible w16cex:durableId="227FC8F0" w16cex:dateUtc="2020-06-01T17:35:00Z"/>
  <w16cex:commentExtensible w16cex:durableId="227FC953" w16cex:dateUtc="2020-06-01T17:37:00Z"/>
  <w16cex:commentExtensible w16cex:durableId="227FCB23" w16cex:dateUtc="2020-06-01T17:44:00Z"/>
  <w16cex:commentExtensible w16cex:durableId="227FCB7D" w16cex:dateUtc="2020-06-01T17:46:00Z"/>
  <w16cex:commentExtensible w16cex:durableId="228082F9" w16cex:dateUtc="2020-06-02T06:49:00Z"/>
  <w16cex:commentExtensible w16cex:durableId="2280830C" w16cex:dateUtc="2020-06-02T06:49:00Z"/>
  <w16cex:commentExtensible w16cex:durableId="22808871" w16cex:dateUtc="2020-06-02T07:12:00Z"/>
  <w16cex:commentExtensible w16cex:durableId="22808355" w16cex:dateUtc="2020-06-02T06:50:00Z"/>
  <w16cex:commentExtensible w16cex:durableId="2280838F" w16cex:dateUtc="2020-06-02T06:51:00Z"/>
  <w16cex:commentExtensible w16cex:durableId="228083D9" w16cex:dateUtc="2020-06-02T06:52:00Z"/>
  <w16cex:commentExtensible w16cex:durableId="22808434" w16cex:dateUtc="2020-06-02T06:54:00Z"/>
  <w16cex:commentExtensible w16cex:durableId="22808733" w16cex:dateUtc="2020-06-02T07:07:00Z"/>
  <w16cex:commentExtensible w16cex:durableId="22808590" w16cex:dateUtc="2020-06-02T07:00:00Z"/>
  <w16cex:commentExtensible w16cex:durableId="228085D7" w16cex:dateUtc="2020-06-02T07:01:00Z"/>
  <w16cex:commentExtensible w16cex:durableId="2280864B" w16cex:dateUtc="2020-06-02T07:03:00Z"/>
  <w16cex:commentExtensible w16cex:durableId="22808695" w16cex:dateUtc="2020-06-02T07:04:00Z"/>
  <w16cex:commentExtensible w16cex:durableId="228086A4" w16cex:dateUtc="2020-06-02T07:04:00Z"/>
  <w16cex:commentExtensible w16cex:durableId="228086BD" w16cex:dateUtc="2020-06-02T07:05:00Z"/>
  <w16cex:commentExtensible w16cex:durableId="22808700" w16cex:dateUtc="2020-06-02T07:06:00Z"/>
  <w16cex:commentExtensible w16cex:durableId="22808773" w16cex:dateUtc="2020-06-02T07:08:00Z"/>
  <w16cex:commentExtensible w16cex:durableId="22808755" w16cex:dateUtc="2020-06-02T07:07:00Z"/>
  <w16cex:commentExtensible w16cex:durableId="22808787" w16cex:dateUtc="2020-06-02T07:08:00Z"/>
  <w16cex:commentExtensible w16cex:durableId="228087A9" w16cex:dateUtc="2020-06-02T07:09:00Z"/>
  <w16cex:commentExtensible w16cex:durableId="228087DA" w16cex:dateUtc="2020-06-02T07:10:00Z"/>
  <w16cex:commentExtensible w16cex:durableId="228087EF" w16cex:dateUtc="2020-06-02T07:10:00Z"/>
  <w16cex:commentExtensible w16cex:durableId="228087FE" w16cex:dateUtc="2020-06-02T07:10:00Z"/>
  <w16cex:commentExtensible w16cex:durableId="22808816" w16cex:dateUtc="2020-06-02T07:11:00Z"/>
  <w16cex:commentExtensible w16cex:durableId="2280882A" w16cex:dateUtc="2020-06-02T07:11:00Z"/>
  <w16cex:commentExtensible w16cex:durableId="22808920" w16cex:dateUtc="2020-06-02T07:15:00Z"/>
  <w16cex:commentExtensible w16cex:durableId="2280899F" w16cex:dateUtc="2020-06-02T07:17:00Z"/>
  <w16cex:commentExtensible w16cex:durableId="228089CB" w16cex:dateUtc="2020-06-02T07:18:00Z"/>
  <w16cex:commentExtensible w16cex:durableId="22809391" w16cex:dateUtc="2020-06-02T08:00:00Z"/>
  <w16cex:commentExtensible w16cex:durableId="2280937B" w16cex:dateUtc="2020-06-02T07:59:00Z"/>
  <w16cex:commentExtensible w16cex:durableId="22809411" w16cex:dateUtc="2020-06-02T08:02:00Z"/>
  <w16cex:commentExtensible w16cex:durableId="22809452" w16cex:dateUtc="2020-06-02T08:03:00Z"/>
  <w16cex:commentExtensible w16cex:durableId="22809441" w16cex:dateUtc="2020-06-02T08:02:00Z"/>
  <w16cex:commentExtensible w16cex:durableId="2280947D" w16cex:dateUtc="2020-06-02T08:03:00Z"/>
  <w16cex:commentExtensible w16cex:durableId="228094C2" w16cex:dateUtc="2020-06-02T08:05:00Z"/>
  <w16cex:commentExtensible w16cex:durableId="228094F0" w16cex:dateUtc="2020-06-02T08:05:00Z"/>
  <w16cex:commentExtensible w16cex:durableId="2280955E" w16cex:dateUtc="2020-06-02T08:07:00Z"/>
  <w16cex:commentExtensible w16cex:durableId="228095DF" w16cex:dateUtc="2020-06-02T08:09:00Z"/>
  <w16cex:commentExtensible w16cex:durableId="22809647" w16cex:dateUtc="2020-06-02T08:11:00Z"/>
  <w16cex:commentExtensible w16cex:durableId="22809697" w16cex:dateUtc="2020-06-02T08:12:00Z"/>
  <w16cex:commentExtensible w16cex:durableId="22809872" w16cex:dateUtc="2020-06-02T08:20:00Z"/>
  <w16cex:commentExtensible w16cex:durableId="22809911" w16cex:dateUtc="2020-06-02T08:23:00Z"/>
  <w16cex:commentExtensible w16cex:durableId="228098B7" w16cex:dateUtc="2020-06-02T08:21:00Z"/>
  <w16cex:commentExtensible w16cex:durableId="228098D9" w16cex:dateUtc="2020-06-02T08:22:00Z"/>
  <w16cex:commentExtensible w16cex:durableId="2280994F" w16cex:dateUtc="2020-06-02T08:24:00Z"/>
  <w16cex:commentExtensible w16cex:durableId="2280996A" w16cex:dateUtc="2020-06-02T08:24:00Z"/>
  <w16cex:commentExtensible w16cex:durableId="22809988" w16cex:dateUtc="2020-06-02T08: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4B0220E" w16cid:durableId="227FBCB4"/>
  <w16cid:commentId w16cid:paraId="2A5BCF99" w16cid:durableId="227FBE91"/>
  <w16cid:commentId w16cid:paraId="3004D3DD" w16cid:durableId="227FBF3E"/>
  <w16cid:commentId w16cid:paraId="7C157738" w16cid:durableId="227FC09C"/>
  <w16cid:commentId w16cid:paraId="482A0D6D" w16cid:durableId="227FC104"/>
  <w16cid:commentId w16cid:paraId="1515BACE" w16cid:durableId="227FC17F"/>
  <w16cid:commentId w16cid:paraId="6458F1D2" w16cid:durableId="227FC1D7"/>
  <w16cid:commentId w16cid:paraId="4779F256" w16cid:durableId="227FC26F"/>
  <w16cid:commentId w16cid:paraId="6F7409ED" w16cid:durableId="227FC2E8"/>
  <w16cid:commentId w16cid:paraId="349FF55E" w16cid:durableId="227FC31B"/>
  <w16cid:commentId w16cid:paraId="1C20FE6D" w16cid:durableId="227FC350"/>
  <w16cid:commentId w16cid:paraId="1A48D270" w16cid:durableId="227FC36A"/>
  <w16cid:commentId w16cid:paraId="0A8FFCD0" w16cid:durableId="227FC38D"/>
  <w16cid:commentId w16cid:paraId="1F992561" w16cid:durableId="227FC3BB"/>
  <w16cid:commentId w16cid:paraId="2C7717DC" w16cid:durableId="227FC460"/>
  <w16cid:commentId w16cid:paraId="63FAB198" w16cid:durableId="227FC48F"/>
  <w16cid:commentId w16cid:paraId="657F5A93" w16cid:durableId="227FC494"/>
  <w16cid:commentId w16cid:paraId="5BF8EADE" w16cid:durableId="227FC727"/>
  <w16cid:commentId w16cid:paraId="181B211C" w16cid:durableId="227FC775"/>
  <w16cid:commentId w16cid:paraId="75547C7C" w16cid:durableId="227FC7D7"/>
  <w16cid:commentId w16cid:paraId="466EE477" w16cid:durableId="227FC8F0"/>
  <w16cid:commentId w16cid:paraId="63D4A61D" w16cid:durableId="227FC953"/>
  <w16cid:commentId w16cid:paraId="2284FAAD" w16cid:durableId="227FCB23"/>
  <w16cid:commentId w16cid:paraId="79640C1C" w16cid:durableId="227FCB7D"/>
  <w16cid:commentId w16cid:paraId="569F36F7" w16cid:durableId="228082F9"/>
  <w16cid:commentId w16cid:paraId="7B2B09C6" w16cid:durableId="2280830C"/>
  <w16cid:commentId w16cid:paraId="7D1164B8" w16cid:durableId="22808871"/>
  <w16cid:commentId w16cid:paraId="3A7B59AD" w16cid:durableId="22808355"/>
  <w16cid:commentId w16cid:paraId="513F9AE3" w16cid:durableId="2280838F"/>
  <w16cid:commentId w16cid:paraId="2A5671C2" w16cid:durableId="228083D9"/>
  <w16cid:commentId w16cid:paraId="0BA228FC" w16cid:durableId="22808434"/>
  <w16cid:commentId w16cid:paraId="6A9A0A4C" w16cid:durableId="22808733"/>
  <w16cid:commentId w16cid:paraId="41314414" w16cid:durableId="22808590"/>
  <w16cid:commentId w16cid:paraId="17CCC132" w16cid:durableId="228085D7"/>
  <w16cid:commentId w16cid:paraId="3663FC0B" w16cid:durableId="2280864B"/>
  <w16cid:commentId w16cid:paraId="331D79D3" w16cid:durableId="22808695"/>
  <w16cid:commentId w16cid:paraId="2F83F102" w16cid:durableId="228086A4"/>
  <w16cid:commentId w16cid:paraId="6ABD9BC6" w16cid:durableId="228086BD"/>
  <w16cid:commentId w16cid:paraId="6FD098FD" w16cid:durableId="22808700"/>
  <w16cid:commentId w16cid:paraId="314F37CB" w16cid:durableId="22808773"/>
  <w16cid:commentId w16cid:paraId="5D3618BC" w16cid:durableId="22808755"/>
  <w16cid:commentId w16cid:paraId="3D3D2874" w16cid:durableId="22808787"/>
  <w16cid:commentId w16cid:paraId="63199899" w16cid:durableId="228087A9"/>
  <w16cid:commentId w16cid:paraId="6EABA6F5" w16cid:durableId="228087DA"/>
  <w16cid:commentId w16cid:paraId="386BCD1F" w16cid:durableId="228087EF"/>
  <w16cid:commentId w16cid:paraId="59607E5F" w16cid:durableId="228087FE"/>
  <w16cid:commentId w16cid:paraId="4B0366DB" w16cid:durableId="22808816"/>
  <w16cid:commentId w16cid:paraId="42B9516D" w16cid:durableId="2280882A"/>
  <w16cid:commentId w16cid:paraId="6CD24094" w16cid:durableId="22808920"/>
  <w16cid:commentId w16cid:paraId="10705310" w16cid:durableId="2280899F"/>
  <w16cid:commentId w16cid:paraId="06D1FD1D" w16cid:durableId="228089CB"/>
  <w16cid:commentId w16cid:paraId="506AB6D1" w16cid:durableId="22809391"/>
  <w16cid:commentId w16cid:paraId="14C8FD6A" w16cid:durableId="2280937B"/>
  <w16cid:commentId w16cid:paraId="399398E5" w16cid:durableId="22809411"/>
  <w16cid:commentId w16cid:paraId="76D4B4AE" w16cid:durableId="22809452"/>
  <w16cid:commentId w16cid:paraId="6DB896C1" w16cid:durableId="22809441"/>
  <w16cid:commentId w16cid:paraId="0B2A39D7" w16cid:durableId="2280947D"/>
  <w16cid:commentId w16cid:paraId="4642BF67" w16cid:durableId="228094C2"/>
  <w16cid:commentId w16cid:paraId="49D9214E" w16cid:durableId="228094F0"/>
  <w16cid:commentId w16cid:paraId="03BDDBEE" w16cid:durableId="2280955E"/>
  <w16cid:commentId w16cid:paraId="0163A335" w16cid:durableId="228095DF"/>
  <w16cid:commentId w16cid:paraId="2EAA61D8" w16cid:durableId="22809647"/>
  <w16cid:commentId w16cid:paraId="49607D48" w16cid:durableId="22809697"/>
  <w16cid:commentId w16cid:paraId="3598FA47" w16cid:durableId="22809872"/>
  <w16cid:commentId w16cid:paraId="56D8024A" w16cid:durableId="22809911"/>
  <w16cid:commentId w16cid:paraId="5E3F37FE" w16cid:durableId="228098B7"/>
  <w16cid:commentId w16cid:paraId="75879E20" w16cid:durableId="228098D9"/>
  <w16cid:commentId w16cid:paraId="0E239C1D" w16cid:durableId="2280994F"/>
  <w16cid:commentId w16cid:paraId="3C6D52BB" w16cid:durableId="2280996A"/>
  <w16cid:commentId w16cid:paraId="740B4E7C" w16cid:durableId="2280998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60E82F" w14:textId="77777777" w:rsidR="00DC6AD9" w:rsidRDefault="00DC6AD9" w:rsidP="003B71E8">
      <w:pPr>
        <w:spacing w:after="0" w:line="240" w:lineRule="auto"/>
      </w:pPr>
      <w:r>
        <w:separator/>
      </w:r>
    </w:p>
  </w:endnote>
  <w:endnote w:type="continuationSeparator" w:id="0">
    <w:p w14:paraId="283AC0AE" w14:textId="77777777" w:rsidR="00DC6AD9" w:rsidRDefault="00DC6AD9" w:rsidP="003B71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3011103"/>
      <w:docPartObj>
        <w:docPartGallery w:val="Page Numbers (Bottom of Page)"/>
        <w:docPartUnique/>
      </w:docPartObj>
    </w:sdtPr>
    <w:sdtEndPr>
      <w:rPr>
        <w:noProof/>
      </w:rPr>
    </w:sdtEndPr>
    <w:sdtContent>
      <w:p w14:paraId="7544A2D6" w14:textId="34558028" w:rsidR="00C84734" w:rsidRDefault="00C84734">
        <w:pPr>
          <w:pStyle w:val="Footer"/>
          <w:jc w:val="center"/>
        </w:pPr>
        <w:r>
          <w:fldChar w:fldCharType="begin"/>
        </w:r>
        <w:r>
          <w:instrText xml:space="preserve"> PAGE   \* MERGEFORMAT </w:instrText>
        </w:r>
        <w:r>
          <w:fldChar w:fldCharType="separate"/>
        </w:r>
        <w:r>
          <w:rPr>
            <w:noProof/>
          </w:rPr>
          <w:t>30</w:t>
        </w:r>
        <w:r>
          <w:rPr>
            <w:noProof/>
          </w:rPr>
          <w:fldChar w:fldCharType="end"/>
        </w:r>
      </w:p>
    </w:sdtContent>
  </w:sdt>
  <w:p w14:paraId="692A7777" w14:textId="77777777" w:rsidR="00C84734" w:rsidRDefault="00C847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C0D05C" w14:textId="77777777" w:rsidR="00DC6AD9" w:rsidRDefault="00DC6AD9" w:rsidP="003B71E8">
      <w:pPr>
        <w:spacing w:after="0" w:line="240" w:lineRule="auto"/>
      </w:pPr>
      <w:r>
        <w:separator/>
      </w:r>
    </w:p>
  </w:footnote>
  <w:footnote w:type="continuationSeparator" w:id="0">
    <w:p w14:paraId="0F08D615" w14:textId="77777777" w:rsidR="00DC6AD9" w:rsidRDefault="00DC6AD9" w:rsidP="003B71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B6B00"/>
    <w:multiLevelType w:val="hybridMultilevel"/>
    <w:tmpl w:val="6D5A98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740805"/>
    <w:multiLevelType w:val="hybridMultilevel"/>
    <w:tmpl w:val="3CF882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CD54DF"/>
    <w:multiLevelType w:val="multilevel"/>
    <w:tmpl w:val="6DE6AD1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heme="minorHAnsi" w:hAnsiTheme="minorHAnsi" w:cstheme="minorBidi" w:hint="default"/>
        <w:b/>
        <w:color w:val="auto"/>
        <w:sz w:val="22"/>
      </w:rPr>
    </w:lvl>
    <w:lvl w:ilvl="2">
      <w:start w:val="1"/>
      <w:numFmt w:val="decimal"/>
      <w:isLgl/>
      <w:lvlText w:val="%1.%2.%3"/>
      <w:lvlJc w:val="left"/>
      <w:pPr>
        <w:ind w:left="1080" w:hanging="720"/>
      </w:pPr>
      <w:rPr>
        <w:rFonts w:asciiTheme="minorHAnsi" w:hAnsiTheme="minorHAnsi" w:cstheme="minorBidi" w:hint="default"/>
        <w:b/>
        <w:color w:val="auto"/>
        <w:sz w:val="22"/>
      </w:rPr>
    </w:lvl>
    <w:lvl w:ilvl="3">
      <w:start w:val="1"/>
      <w:numFmt w:val="decimal"/>
      <w:isLgl/>
      <w:lvlText w:val="%1.%2.%3.%4"/>
      <w:lvlJc w:val="left"/>
      <w:pPr>
        <w:ind w:left="1080" w:hanging="720"/>
      </w:pPr>
      <w:rPr>
        <w:rFonts w:asciiTheme="minorHAnsi" w:hAnsiTheme="minorHAnsi" w:cstheme="minorBidi" w:hint="default"/>
        <w:b/>
        <w:color w:val="auto"/>
        <w:sz w:val="22"/>
      </w:rPr>
    </w:lvl>
    <w:lvl w:ilvl="4">
      <w:start w:val="1"/>
      <w:numFmt w:val="decimal"/>
      <w:isLgl/>
      <w:lvlText w:val="%1.%2.%3.%4.%5"/>
      <w:lvlJc w:val="left"/>
      <w:pPr>
        <w:ind w:left="1440" w:hanging="1080"/>
      </w:pPr>
      <w:rPr>
        <w:rFonts w:asciiTheme="minorHAnsi" w:hAnsiTheme="minorHAnsi" w:cstheme="minorBidi" w:hint="default"/>
        <w:b/>
        <w:color w:val="auto"/>
        <w:sz w:val="22"/>
      </w:rPr>
    </w:lvl>
    <w:lvl w:ilvl="5">
      <w:start w:val="1"/>
      <w:numFmt w:val="decimal"/>
      <w:isLgl/>
      <w:lvlText w:val="%1.%2.%3.%4.%5.%6"/>
      <w:lvlJc w:val="left"/>
      <w:pPr>
        <w:ind w:left="1440" w:hanging="1080"/>
      </w:pPr>
      <w:rPr>
        <w:rFonts w:asciiTheme="minorHAnsi" w:hAnsiTheme="minorHAnsi" w:cstheme="minorBidi" w:hint="default"/>
        <w:b/>
        <w:color w:val="auto"/>
        <w:sz w:val="22"/>
      </w:rPr>
    </w:lvl>
    <w:lvl w:ilvl="6">
      <w:start w:val="1"/>
      <w:numFmt w:val="decimal"/>
      <w:isLgl/>
      <w:lvlText w:val="%1.%2.%3.%4.%5.%6.%7"/>
      <w:lvlJc w:val="left"/>
      <w:pPr>
        <w:ind w:left="1800" w:hanging="1440"/>
      </w:pPr>
      <w:rPr>
        <w:rFonts w:asciiTheme="minorHAnsi" w:hAnsiTheme="minorHAnsi" w:cstheme="minorBidi" w:hint="default"/>
        <w:b/>
        <w:color w:val="auto"/>
        <w:sz w:val="22"/>
      </w:rPr>
    </w:lvl>
    <w:lvl w:ilvl="7">
      <w:start w:val="1"/>
      <w:numFmt w:val="decimal"/>
      <w:isLgl/>
      <w:lvlText w:val="%1.%2.%3.%4.%5.%6.%7.%8"/>
      <w:lvlJc w:val="left"/>
      <w:pPr>
        <w:ind w:left="1800" w:hanging="1440"/>
      </w:pPr>
      <w:rPr>
        <w:rFonts w:asciiTheme="minorHAnsi" w:hAnsiTheme="minorHAnsi" w:cstheme="minorBidi" w:hint="default"/>
        <w:b/>
        <w:color w:val="auto"/>
        <w:sz w:val="22"/>
      </w:rPr>
    </w:lvl>
    <w:lvl w:ilvl="8">
      <w:start w:val="1"/>
      <w:numFmt w:val="decimal"/>
      <w:isLgl/>
      <w:lvlText w:val="%1.%2.%3.%4.%5.%6.%7.%8.%9"/>
      <w:lvlJc w:val="left"/>
      <w:pPr>
        <w:ind w:left="2160" w:hanging="1800"/>
      </w:pPr>
      <w:rPr>
        <w:rFonts w:asciiTheme="minorHAnsi" w:hAnsiTheme="minorHAnsi" w:cstheme="minorBidi" w:hint="default"/>
        <w:b/>
        <w:color w:val="auto"/>
        <w:sz w:val="22"/>
      </w:rPr>
    </w:lvl>
  </w:abstractNum>
  <w:abstractNum w:abstractNumId="3" w15:restartNumberingAfterBreak="0">
    <w:nsid w:val="063E25AE"/>
    <w:multiLevelType w:val="hybridMultilevel"/>
    <w:tmpl w:val="DA442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B22597"/>
    <w:multiLevelType w:val="hybridMultilevel"/>
    <w:tmpl w:val="B502B06A"/>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AE5529"/>
    <w:multiLevelType w:val="hybridMultilevel"/>
    <w:tmpl w:val="83ACDE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24A5BE2"/>
    <w:multiLevelType w:val="hybridMultilevel"/>
    <w:tmpl w:val="5DE0C65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1409627C"/>
    <w:multiLevelType w:val="hybridMultilevel"/>
    <w:tmpl w:val="D0783D78"/>
    <w:lvl w:ilvl="0" w:tplc="DCD8EAEC">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 w15:restartNumberingAfterBreak="0">
    <w:nsid w:val="190A41BA"/>
    <w:multiLevelType w:val="hybridMultilevel"/>
    <w:tmpl w:val="6F908A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9778CE"/>
    <w:multiLevelType w:val="multilevel"/>
    <w:tmpl w:val="91C017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CA487F"/>
    <w:multiLevelType w:val="hybridMultilevel"/>
    <w:tmpl w:val="929E5A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D1D13FC"/>
    <w:multiLevelType w:val="hybridMultilevel"/>
    <w:tmpl w:val="32AC3C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D1E30CF"/>
    <w:multiLevelType w:val="hybridMultilevel"/>
    <w:tmpl w:val="46BADD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0840F24"/>
    <w:multiLevelType w:val="hybridMultilevel"/>
    <w:tmpl w:val="1C8A47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22357DA"/>
    <w:multiLevelType w:val="hybridMultilevel"/>
    <w:tmpl w:val="D0783D78"/>
    <w:lvl w:ilvl="0" w:tplc="DCD8EAEC">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5" w15:restartNumberingAfterBreak="0">
    <w:nsid w:val="242149BB"/>
    <w:multiLevelType w:val="hybridMultilevel"/>
    <w:tmpl w:val="9D124F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C32EA7"/>
    <w:multiLevelType w:val="multilevel"/>
    <w:tmpl w:val="D1E2551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79224D"/>
    <w:multiLevelType w:val="hybridMultilevel"/>
    <w:tmpl w:val="4418D2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4235F45"/>
    <w:multiLevelType w:val="hybridMultilevel"/>
    <w:tmpl w:val="42D07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AEE0BB2"/>
    <w:multiLevelType w:val="multilevel"/>
    <w:tmpl w:val="BA2C9C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0F2F25"/>
    <w:multiLevelType w:val="hybridMultilevel"/>
    <w:tmpl w:val="D05C0492"/>
    <w:lvl w:ilvl="0" w:tplc="F42CDE24">
      <w:start w:val="1"/>
      <w:numFmt w:val="bullet"/>
      <w:pStyle w:val="Bullets"/>
      <w:lvlText w:val=""/>
      <w:lvlJc w:val="left"/>
      <w:pPr>
        <w:ind w:left="227" w:hanging="227"/>
      </w:pPr>
      <w:rPr>
        <w:rFonts w:ascii="Symbol" w:hAnsi="Symbol" w:hint="default"/>
        <w:color w:val="C0504D" w:themeColor="accent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Symbol" w:hAnsi="Symbol" w:hint="default"/>
      </w:rPr>
    </w:lvl>
  </w:abstractNum>
  <w:abstractNum w:abstractNumId="21" w15:restartNumberingAfterBreak="0">
    <w:nsid w:val="43C52CC8"/>
    <w:multiLevelType w:val="multilevel"/>
    <w:tmpl w:val="74847A70"/>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DF7D93"/>
    <w:multiLevelType w:val="hybridMultilevel"/>
    <w:tmpl w:val="AA527F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8C57066"/>
    <w:multiLevelType w:val="hybridMultilevel"/>
    <w:tmpl w:val="744293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48EF3692"/>
    <w:multiLevelType w:val="hybridMultilevel"/>
    <w:tmpl w:val="D1425926"/>
    <w:lvl w:ilvl="0" w:tplc="BEFEBE30">
      <w:start w:val="2"/>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E0D1973"/>
    <w:multiLevelType w:val="hybridMultilevel"/>
    <w:tmpl w:val="1DC08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E8A3B09"/>
    <w:multiLevelType w:val="hybridMultilevel"/>
    <w:tmpl w:val="EA0C7E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F8C7870"/>
    <w:multiLevelType w:val="hybridMultilevel"/>
    <w:tmpl w:val="441415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2276607"/>
    <w:multiLevelType w:val="multilevel"/>
    <w:tmpl w:val="E98AEC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532883"/>
    <w:multiLevelType w:val="hybridMultilevel"/>
    <w:tmpl w:val="B274B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8816DCC"/>
    <w:multiLevelType w:val="hybridMultilevel"/>
    <w:tmpl w:val="FF921B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1" w15:restartNumberingAfterBreak="0">
    <w:nsid w:val="68B23002"/>
    <w:multiLevelType w:val="multilevel"/>
    <w:tmpl w:val="D92623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8D083A"/>
    <w:multiLevelType w:val="hybridMultilevel"/>
    <w:tmpl w:val="9B128B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FF54E74"/>
    <w:multiLevelType w:val="hybridMultilevel"/>
    <w:tmpl w:val="E2D494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3072B99"/>
    <w:multiLevelType w:val="hybridMultilevel"/>
    <w:tmpl w:val="6A68B8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7A707FD"/>
    <w:multiLevelType w:val="hybridMultilevel"/>
    <w:tmpl w:val="D0783D78"/>
    <w:lvl w:ilvl="0" w:tplc="DCD8EAEC">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6" w15:restartNumberingAfterBreak="0">
    <w:nsid w:val="7BC16B97"/>
    <w:multiLevelType w:val="hybridMultilevel"/>
    <w:tmpl w:val="B980F6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C227B36"/>
    <w:multiLevelType w:val="multilevel"/>
    <w:tmpl w:val="29C6F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5"/>
  </w:num>
  <w:num w:numId="3">
    <w:abstractNumId w:val="31"/>
    <w:lvlOverride w:ilvl="0">
      <w:lvl w:ilvl="0">
        <w:numFmt w:val="decimal"/>
        <w:lvlText w:val="%1."/>
        <w:lvlJc w:val="left"/>
      </w:lvl>
    </w:lvlOverride>
  </w:num>
  <w:num w:numId="4">
    <w:abstractNumId w:val="19"/>
    <w:lvlOverride w:ilvl="0">
      <w:lvl w:ilvl="0">
        <w:numFmt w:val="decimal"/>
        <w:lvlText w:val="%1."/>
        <w:lvlJc w:val="left"/>
      </w:lvl>
    </w:lvlOverride>
  </w:num>
  <w:num w:numId="5">
    <w:abstractNumId w:val="21"/>
    <w:lvlOverride w:ilvl="0">
      <w:lvl w:ilvl="0">
        <w:numFmt w:val="decimal"/>
        <w:lvlText w:val="%1."/>
        <w:lvlJc w:val="left"/>
      </w:lvl>
    </w:lvlOverride>
  </w:num>
  <w:num w:numId="6">
    <w:abstractNumId w:val="21"/>
    <w:lvlOverride w:ilvl="0">
      <w:lvl w:ilvl="0">
        <w:numFmt w:val="decimal"/>
        <w:lvlText w:val="%1."/>
        <w:lvlJc w:val="left"/>
      </w:lvl>
    </w:lvlOverride>
    <w:lvlOverride w:ilvl="1">
      <w:lvl w:ilvl="1">
        <w:numFmt w:val="lowerLetter"/>
        <w:lvlText w:val="%2."/>
        <w:lvlJc w:val="left"/>
      </w:lvl>
    </w:lvlOverride>
  </w:num>
  <w:num w:numId="7">
    <w:abstractNumId w:val="1"/>
  </w:num>
  <w:num w:numId="8">
    <w:abstractNumId w:val="34"/>
  </w:num>
  <w:num w:numId="9">
    <w:abstractNumId w:val="0"/>
  </w:num>
  <w:num w:numId="10">
    <w:abstractNumId w:val="22"/>
  </w:num>
  <w:num w:numId="11">
    <w:abstractNumId w:val="32"/>
  </w:num>
  <w:num w:numId="12">
    <w:abstractNumId w:val="11"/>
  </w:num>
  <w:num w:numId="13">
    <w:abstractNumId w:val="3"/>
  </w:num>
  <w:num w:numId="14">
    <w:abstractNumId w:val="26"/>
  </w:num>
  <w:num w:numId="15">
    <w:abstractNumId w:val="9"/>
    <w:lvlOverride w:ilvl="0">
      <w:lvl w:ilvl="0">
        <w:numFmt w:val="decimal"/>
        <w:lvlText w:val="%1."/>
        <w:lvlJc w:val="left"/>
      </w:lvl>
    </w:lvlOverride>
  </w:num>
  <w:num w:numId="16">
    <w:abstractNumId w:val="28"/>
    <w:lvlOverride w:ilvl="0">
      <w:lvl w:ilvl="0">
        <w:numFmt w:val="decimal"/>
        <w:lvlText w:val="%1."/>
        <w:lvlJc w:val="left"/>
      </w:lvl>
    </w:lvlOverride>
  </w:num>
  <w:num w:numId="17">
    <w:abstractNumId w:val="16"/>
    <w:lvlOverride w:ilvl="0">
      <w:lvl w:ilvl="0">
        <w:numFmt w:val="decimal"/>
        <w:lvlText w:val="%1."/>
        <w:lvlJc w:val="left"/>
      </w:lvl>
    </w:lvlOverride>
  </w:num>
  <w:num w:numId="18">
    <w:abstractNumId w:val="10"/>
  </w:num>
  <w:num w:numId="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num>
  <w:num w:numId="21">
    <w:abstractNumId w:val="14"/>
  </w:num>
  <w:num w:numId="22">
    <w:abstractNumId w:val="35"/>
  </w:num>
  <w:num w:numId="23">
    <w:abstractNumId w:val="12"/>
  </w:num>
  <w:num w:numId="24">
    <w:abstractNumId w:val="17"/>
  </w:num>
  <w:num w:numId="25">
    <w:abstractNumId w:val="36"/>
  </w:num>
  <w:num w:numId="26">
    <w:abstractNumId w:val="37"/>
  </w:num>
  <w:num w:numId="27">
    <w:abstractNumId w:val="4"/>
  </w:num>
  <w:num w:numId="28">
    <w:abstractNumId w:val="30"/>
  </w:num>
  <w:num w:numId="29">
    <w:abstractNumId w:val="20"/>
  </w:num>
  <w:num w:numId="30">
    <w:abstractNumId w:val="33"/>
  </w:num>
  <w:num w:numId="31">
    <w:abstractNumId w:val="2"/>
  </w:num>
  <w:num w:numId="32">
    <w:abstractNumId w:val="18"/>
  </w:num>
  <w:num w:numId="33">
    <w:abstractNumId w:val="13"/>
  </w:num>
  <w:num w:numId="34">
    <w:abstractNumId w:val="23"/>
  </w:num>
  <w:num w:numId="35">
    <w:abstractNumId w:val="6"/>
  </w:num>
  <w:num w:numId="36">
    <w:abstractNumId w:val="8"/>
  </w:num>
  <w:num w:numId="37">
    <w:abstractNumId w:val="29"/>
  </w:num>
  <w:num w:numId="38">
    <w:abstractNumId w:val="27"/>
  </w:num>
  <w:num w:numId="39">
    <w:abstractNumId w:val="15"/>
  </w:num>
  <w:num w:numId="40">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Elena Gaura">
    <w15:presenceInfo w15:providerId="AD" w15:userId="S::csx216@coventry.ac.uk::72547867-53de-496d-8055-090b1daddf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329"/>
    <w:rsid w:val="00000756"/>
    <w:rsid w:val="00000844"/>
    <w:rsid w:val="00000EF0"/>
    <w:rsid w:val="00001926"/>
    <w:rsid w:val="00003A07"/>
    <w:rsid w:val="00003B35"/>
    <w:rsid w:val="00003C49"/>
    <w:rsid w:val="000047B2"/>
    <w:rsid w:val="00005162"/>
    <w:rsid w:val="00005284"/>
    <w:rsid w:val="000054A6"/>
    <w:rsid w:val="00005572"/>
    <w:rsid w:val="000058EB"/>
    <w:rsid w:val="000059B8"/>
    <w:rsid w:val="00005E46"/>
    <w:rsid w:val="000060CC"/>
    <w:rsid w:val="0000781A"/>
    <w:rsid w:val="00007C7F"/>
    <w:rsid w:val="00010580"/>
    <w:rsid w:val="00010EE3"/>
    <w:rsid w:val="0001173D"/>
    <w:rsid w:val="000118AE"/>
    <w:rsid w:val="0001286B"/>
    <w:rsid w:val="00012D1B"/>
    <w:rsid w:val="000141FC"/>
    <w:rsid w:val="00014AA9"/>
    <w:rsid w:val="00014AAC"/>
    <w:rsid w:val="000151C1"/>
    <w:rsid w:val="000158C6"/>
    <w:rsid w:val="0001595B"/>
    <w:rsid w:val="00015A35"/>
    <w:rsid w:val="00015CB2"/>
    <w:rsid w:val="000165B9"/>
    <w:rsid w:val="0001684E"/>
    <w:rsid w:val="00016A83"/>
    <w:rsid w:val="0001751E"/>
    <w:rsid w:val="0001778C"/>
    <w:rsid w:val="0001779A"/>
    <w:rsid w:val="00017CE5"/>
    <w:rsid w:val="00020226"/>
    <w:rsid w:val="000202D4"/>
    <w:rsid w:val="00020B20"/>
    <w:rsid w:val="00020DE9"/>
    <w:rsid w:val="00020E91"/>
    <w:rsid w:val="00022BF2"/>
    <w:rsid w:val="0002417E"/>
    <w:rsid w:val="00024539"/>
    <w:rsid w:val="00024E8E"/>
    <w:rsid w:val="0002546C"/>
    <w:rsid w:val="00025B3A"/>
    <w:rsid w:val="00025B8C"/>
    <w:rsid w:val="00025CE3"/>
    <w:rsid w:val="0002757F"/>
    <w:rsid w:val="000279B4"/>
    <w:rsid w:val="00027B73"/>
    <w:rsid w:val="00030156"/>
    <w:rsid w:val="000303EF"/>
    <w:rsid w:val="00030801"/>
    <w:rsid w:val="00030FAD"/>
    <w:rsid w:val="00031AEB"/>
    <w:rsid w:val="0003251D"/>
    <w:rsid w:val="000326E1"/>
    <w:rsid w:val="0003409F"/>
    <w:rsid w:val="000342F3"/>
    <w:rsid w:val="00034BF6"/>
    <w:rsid w:val="00035D49"/>
    <w:rsid w:val="000362B6"/>
    <w:rsid w:val="00036D7E"/>
    <w:rsid w:val="000376A2"/>
    <w:rsid w:val="00037E4E"/>
    <w:rsid w:val="00037FE2"/>
    <w:rsid w:val="000402F7"/>
    <w:rsid w:val="00040847"/>
    <w:rsid w:val="00040B22"/>
    <w:rsid w:val="00041436"/>
    <w:rsid w:val="00041F0B"/>
    <w:rsid w:val="00042C14"/>
    <w:rsid w:val="00042D96"/>
    <w:rsid w:val="00043009"/>
    <w:rsid w:val="00043291"/>
    <w:rsid w:val="00043A54"/>
    <w:rsid w:val="00044222"/>
    <w:rsid w:val="00045042"/>
    <w:rsid w:val="000454DB"/>
    <w:rsid w:val="00045992"/>
    <w:rsid w:val="0004643D"/>
    <w:rsid w:val="00046540"/>
    <w:rsid w:val="000465E3"/>
    <w:rsid w:val="00047736"/>
    <w:rsid w:val="00047A52"/>
    <w:rsid w:val="00047DFA"/>
    <w:rsid w:val="000505BC"/>
    <w:rsid w:val="000512A7"/>
    <w:rsid w:val="00051BD4"/>
    <w:rsid w:val="00052568"/>
    <w:rsid w:val="00052746"/>
    <w:rsid w:val="00052C4E"/>
    <w:rsid w:val="00052ECC"/>
    <w:rsid w:val="00052F5E"/>
    <w:rsid w:val="00053162"/>
    <w:rsid w:val="00053439"/>
    <w:rsid w:val="00053578"/>
    <w:rsid w:val="000535F9"/>
    <w:rsid w:val="00054165"/>
    <w:rsid w:val="000547C6"/>
    <w:rsid w:val="00054C28"/>
    <w:rsid w:val="00054F74"/>
    <w:rsid w:val="00055173"/>
    <w:rsid w:val="00055626"/>
    <w:rsid w:val="0005562C"/>
    <w:rsid w:val="0005565E"/>
    <w:rsid w:val="000557B2"/>
    <w:rsid w:val="0005587E"/>
    <w:rsid w:val="000558AE"/>
    <w:rsid w:val="00056192"/>
    <w:rsid w:val="00056694"/>
    <w:rsid w:val="00056912"/>
    <w:rsid w:val="00056971"/>
    <w:rsid w:val="00056A6E"/>
    <w:rsid w:val="000575F8"/>
    <w:rsid w:val="000606A8"/>
    <w:rsid w:val="000609E3"/>
    <w:rsid w:val="00061807"/>
    <w:rsid w:val="00061C5B"/>
    <w:rsid w:val="00062366"/>
    <w:rsid w:val="00062F30"/>
    <w:rsid w:val="00063B29"/>
    <w:rsid w:val="00064266"/>
    <w:rsid w:val="00064648"/>
    <w:rsid w:val="00064700"/>
    <w:rsid w:val="000647AE"/>
    <w:rsid w:val="00065113"/>
    <w:rsid w:val="00065357"/>
    <w:rsid w:val="000657BC"/>
    <w:rsid w:val="00065AE9"/>
    <w:rsid w:val="000662B0"/>
    <w:rsid w:val="000664BD"/>
    <w:rsid w:val="00066C86"/>
    <w:rsid w:val="00066D25"/>
    <w:rsid w:val="0006723A"/>
    <w:rsid w:val="00067F47"/>
    <w:rsid w:val="00070403"/>
    <w:rsid w:val="00070525"/>
    <w:rsid w:val="00070894"/>
    <w:rsid w:val="00071039"/>
    <w:rsid w:val="00071BD2"/>
    <w:rsid w:val="00071C69"/>
    <w:rsid w:val="00072104"/>
    <w:rsid w:val="000733EE"/>
    <w:rsid w:val="00073CA3"/>
    <w:rsid w:val="00073FFE"/>
    <w:rsid w:val="0007484B"/>
    <w:rsid w:val="00074B42"/>
    <w:rsid w:val="00074C80"/>
    <w:rsid w:val="0007525A"/>
    <w:rsid w:val="0007547D"/>
    <w:rsid w:val="00075CCF"/>
    <w:rsid w:val="00076069"/>
    <w:rsid w:val="00077B86"/>
    <w:rsid w:val="00080C80"/>
    <w:rsid w:val="00080F7B"/>
    <w:rsid w:val="00081968"/>
    <w:rsid w:val="00081C6C"/>
    <w:rsid w:val="00082677"/>
    <w:rsid w:val="000827B6"/>
    <w:rsid w:val="00082CE3"/>
    <w:rsid w:val="00082DEC"/>
    <w:rsid w:val="00082FD4"/>
    <w:rsid w:val="0008352F"/>
    <w:rsid w:val="00083B75"/>
    <w:rsid w:val="00083BD8"/>
    <w:rsid w:val="00083DA1"/>
    <w:rsid w:val="000845EF"/>
    <w:rsid w:val="000847C7"/>
    <w:rsid w:val="00084962"/>
    <w:rsid w:val="00084AC0"/>
    <w:rsid w:val="00084DB3"/>
    <w:rsid w:val="00084FCD"/>
    <w:rsid w:val="000855F3"/>
    <w:rsid w:val="000859B7"/>
    <w:rsid w:val="00085B8F"/>
    <w:rsid w:val="00085D73"/>
    <w:rsid w:val="00085ED3"/>
    <w:rsid w:val="0008680A"/>
    <w:rsid w:val="00086924"/>
    <w:rsid w:val="00086A19"/>
    <w:rsid w:val="0008798D"/>
    <w:rsid w:val="00087D61"/>
    <w:rsid w:val="000911F3"/>
    <w:rsid w:val="000915DE"/>
    <w:rsid w:val="00091674"/>
    <w:rsid w:val="000920FC"/>
    <w:rsid w:val="00092410"/>
    <w:rsid w:val="00092B9C"/>
    <w:rsid w:val="00092FB6"/>
    <w:rsid w:val="00093237"/>
    <w:rsid w:val="0009340B"/>
    <w:rsid w:val="000935E2"/>
    <w:rsid w:val="000936BF"/>
    <w:rsid w:val="000939B5"/>
    <w:rsid w:val="00093CA8"/>
    <w:rsid w:val="00094360"/>
    <w:rsid w:val="00094661"/>
    <w:rsid w:val="000947DA"/>
    <w:rsid w:val="00095139"/>
    <w:rsid w:val="00095673"/>
    <w:rsid w:val="000957DB"/>
    <w:rsid w:val="00095D63"/>
    <w:rsid w:val="000965CF"/>
    <w:rsid w:val="00096E47"/>
    <w:rsid w:val="00096F5D"/>
    <w:rsid w:val="000974B5"/>
    <w:rsid w:val="000978B9"/>
    <w:rsid w:val="000979EA"/>
    <w:rsid w:val="00097D33"/>
    <w:rsid w:val="00097D79"/>
    <w:rsid w:val="000A00C5"/>
    <w:rsid w:val="000A08BC"/>
    <w:rsid w:val="000A111C"/>
    <w:rsid w:val="000A1FAE"/>
    <w:rsid w:val="000A2A4D"/>
    <w:rsid w:val="000A2C23"/>
    <w:rsid w:val="000A3658"/>
    <w:rsid w:val="000A3B2C"/>
    <w:rsid w:val="000A439B"/>
    <w:rsid w:val="000A4408"/>
    <w:rsid w:val="000A4879"/>
    <w:rsid w:val="000A556A"/>
    <w:rsid w:val="000A5662"/>
    <w:rsid w:val="000A59BB"/>
    <w:rsid w:val="000A5B34"/>
    <w:rsid w:val="000A5C51"/>
    <w:rsid w:val="000A6004"/>
    <w:rsid w:val="000A606D"/>
    <w:rsid w:val="000A6D7D"/>
    <w:rsid w:val="000A6DAC"/>
    <w:rsid w:val="000A6DF1"/>
    <w:rsid w:val="000A7A41"/>
    <w:rsid w:val="000A7BDB"/>
    <w:rsid w:val="000B0D0E"/>
    <w:rsid w:val="000B0E11"/>
    <w:rsid w:val="000B0ECB"/>
    <w:rsid w:val="000B111B"/>
    <w:rsid w:val="000B164F"/>
    <w:rsid w:val="000B16AC"/>
    <w:rsid w:val="000B1875"/>
    <w:rsid w:val="000B19CD"/>
    <w:rsid w:val="000B29B3"/>
    <w:rsid w:val="000B3744"/>
    <w:rsid w:val="000B4333"/>
    <w:rsid w:val="000B4923"/>
    <w:rsid w:val="000B4C03"/>
    <w:rsid w:val="000B697D"/>
    <w:rsid w:val="000B7150"/>
    <w:rsid w:val="000B739B"/>
    <w:rsid w:val="000B7941"/>
    <w:rsid w:val="000B7BE2"/>
    <w:rsid w:val="000B7C4E"/>
    <w:rsid w:val="000C054D"/>
    <w:rsid w:val="000C2026"/>
    <w:rsid w:val="000C3260"/>
    <w:rsid w:val="000C33F2"/>
    <w:rsid w:val="000C37D0"/>
    <w:rsid w:val="000C3B97"/>
    <w:rsid w:val="000C4A07"/>
    <w:rsid w:val="000C4A46"/>
    <w:rsid w:val="000C4E99"/>
    <w:rsid w:val="000C6573"/>
    <w:rsid w:val="000C661D"/>
    <w:rsid w:val="000C68F3"/>
    <w:rsid w:val="000C6F93"/>
    <w:rsid w:val="000D0107"/>
    <w:rsid w:val="000D0653"/>
    <w:rsid w:val="000D17B9"/>
    <w:rsid w:val="000D1AB3"/>
    <w:rsid w:val="000D22D8"/>
    <w:rsid w:val="000D3BD4"/>
    <w:rsid w:val="000D3C02"/>
    <w:rsid w:val="000D3DA8"/>
    <w:rsid w:val="000D405D"/>
    <w:rsid w:val="000D4339"/>
    <w:rsid w:val="000D49EF"/>
    <w:rsid w:val="000D5108"/>
    <w:rsid w:val="000D5813"/>
    <w:rsid w:val="000D6612"/>
    <w:rsid w:val="000D670F"/>
    <w:rsid w:val="000D68AB"/>
    <w:rsid w:val="000D6D17"/>
    <w:rsid w:val="000D7430"/>
    <w:rsid w:val="000D7CAC"/>
    <w:rsid w:val="000D7D52"/>
    <w:rsid w:val="000D7DFE"/>
    <w:rsid w:val="000E0445"/>
    <w:rsid w:val="000E2760"/>
    <w:rsid w:val="000E2C2E"/>
    <w:rsid w:val="000E3A10"/>
    <w:rsid w:val="000E3D29"/>
    <w:rsid w:val="000E3E22"/>
    <w:rsid w:val="000E4DE3"/>
    <w:rsid w:val="000E5866"/>
    <w:rsid w:val="000E5BE8"/>
    <w:rsid w:val="000E625A"/>
    <w:rsid w:val="000E6B63"/>
    <w:rsid w:val="000F0852"/>
    <w:rsid w:val="000F0E72"/>
    <w:rsid w:val="000F0EE8"/>
    <w:rsid w:val="000F1897"/>
    <w:rsid w:val="000F1C28"/>
    <w:rsid w:val="000F1CDC"/>
    <w:rsid w:val="000F236C"/>
    <w:rsid w:val="000F41A0"/>
    <w:rsid w:val="000F4BA6"/>
    <w:rsid w:val="000F51B6"/>
    <w:rsid w:val="000F5261"/>
    <w:rsid w:val="000F5821"/>
    <w:rsid w:val="000F58D8"/>
    <w:rsid w:val="000F5DB1"/>
    <w:rsid w:val="000F62AB"/>
    <w:rsid w:val="000F6B52"/>
    <w:rsid w:val="000F6CB1"/>
    <w:rsid w:val="00100CC5"/>
    <w:rsid w:val="00100D3B"/>
    <w:rsid w:val="00100E1A"/>
    <w:rsid w:val="001014B7"/>
    <w:rsid w:val="0010252C"/>
    <w:rsid w:val="00102877"/>
    <w:rsid w:val="00102E71"/>
    <w:rsid w:val="001035CD"/>
    <w:rsid w:val="00103EC4"/>
    <w:rsid w:val="00104375"/>
    <w:rsid w:val="00104ADF"/>
    <w:rsid w:val="00104F14"/>
    <w:rsid w:val="0010525D"/>
    <w:rsid w:val="00105CF6"/>
    <w:rsid w:val="001068C9"/>
    <w:rsid w:val="0010750C"/>
    <w:rsid w:val="00107A2C"/>
    <w:rsid w:val="0011000F"/>
    <w:rsid w:val="0011069D"/>
    <w:rsid w:val="00111227"/>
    <w:rsid w:val="00111617"/>
    <w:rsid w:val="00111AC1"/>
    <w:rsid w:val="00111C21"/>
    <w:rsid w:val="001130CB"/>
    <w:rsid w:val="001137FD"/>
    <w:rsid w:val="00116176"/>
    <w:rsid w:val="0011640C"/>
    <w:rsid w:val="00116B6F"/>
    <w:rsid w:val="00116DBF"/>
    <w:rsid w:val="00117BB5"/>
    <w:rsid w:val="00117F3C"/>
    <w:rsid w:val="00117FF2"/>
    <w:rsid w:val="00120B63"/>
    <w:rsid w:val="00120E34"/>
    <w:rsid w:val="00121D82"/>
    <w:rsid w:val="00122438"/>
    <w:rsid w:val="0012278C"/>
    <w:rsid w:val="001237A4"/>
    <w:rsid w:val="00124E33"/>
    <w:rsid w:val="00124F8C"/>
    <w:rsid w:val="00125320"/>
    <w:rsid w:val="001259C1"/>
    <w:rsid w:val="001260E1"/>
    <w:rsid w:val="00126981"/>
    <w:rsid w:val="0012718D"/>
    <w:rsid w:val="00127C23"/>
    <w:rsid w:val="001301B5"/>
    <w:rsid w:val="00130322"/>
    <w:rsid w:val="001305FA"/>
    <w:rsid w:val="0013161B"/>
    <w:rsid w:val="00131C86"/>
    <w:rsid w:val="001328A4"/>
    <w:rsid w:val="001337CE"/>
    <w:rsid w:val="00134100"/>
    <w:rsid w:val="001341E4"/>
    <w:rsid w:val="00134AD9"/>
    <w:rsid w:val="00134D47"/>
    <w:rsid w:val="0013559B"/>
    <w:rsid w:val="00135F29"/>
    <w:rsid w:val="00136538"/>
    <w:rsid w:val="00136CE1"/>
    <w:rsid w:val="0013726B"/>
    <w:rsid w:val="00137360"/>
    <w:rsid w:val="001378B1"/>
    <w:rsid w:val="001400D1"/>
    <w:rsid w:val="0014012F"/>
    <w:rsid w:val="001402AC"/>
    <w:rsid w:val="001409B0"/>
    <w:rsid w:val="00140B43"/>
    <w:rsid w:val="001425E4"/>
    <w:rsid w:val="00142A51"/>
    <w:rsid w:val="00143AB4"/>
    <w:rsid w:val="00143AE8"/>
    <w:rsid w:val="00143F56"/>
    <w:rsid w:val="00144193"/>
    <w:rsid w:val="00144943"/>
    <w:rsid w:val="00144F73"/>
    <w:rsid w:val="00145DA4"/>
    <w:rsid w:val="00146285"/>
    <w:rsid w:val="00146547"/>
    <w:rsid w:val="0014681E"/>
    <w:rsid w:val="00147416"/>
    <w:rsid w:val="001476A0"/>
    <w:rsid w:val="00147787"/>
    <w:rsid w:val="00147D39"/>
    <w:rsid w:val="00147D6E"/>
    <w:rsid w:val="001504D4"/>
    <w:rsid w:val="00150734"/>
    <w:rsid w:val="001511F0"/>
    <w:rsid w:val="0015175B"/>
    <w:rsid w:val="001527C4"/>
    <w:rsid w:val="00153850"/>
    <w:rsid w:val="00153E58"/>
    <w:rsid w:val="00154149"/>
    <w:rsid w:val="001544A0"/>
    <w:rsid w:val="00154881"/>
    <w:rsid w:val="00154D98"/>
    <w:rsid w:val="001552DA"/>
    <w:rsid w:val="00155B29"/>
    <w:rsid w:val="00155C44"/>
    <w:rsid w:val="00156665"/>
    <w:rsid w:val="00156AC1"/>
    <w:rsid w:val="00156E23"/>
    <w:rsid w:val="00156F6D"/>
    <w:rsid w:val="00156F6E"/>
    <w:rsid w:val="0015737E"/>
    <w:rsid w:val="00157D3C"/>
    <w:rsid w:val="001604D9"/>
    <w:rsid w:val="001607BD"/>
    <w:rsid w:val="00160810"/>
    <w:rsid w:val="00160821"/>
    <w:rsid w:val="00160A59"/>
    <w:rsid w:val="00162740"/>
    <w:rsid w:val="00163773"/>
    <w:rsid w:val="0016460B"/>
    <w:rsid w:val="00165767"/>
    <w:rsid w:val="00165C97"/>
    <w:rsid w:val="00166B96"/>
    <w:rsid w:val="0016705A"/>
    <w:rsid w:val="00167642"/>
    <w:rsid w:val="00167AF8"/>
    <w:rsid w:val="00167EDA"/>
    <w:rsid w:val="001704C2"/>
    <w:rsid w:val="001704ED"/>
    <w:rsid w:val="001705E9"/>
    <w:rsid w:val="00170772"/>
    <w:rsid w:val="001707F0"/>
    <w:rsid w:val="00170B74"/>
    <w:rsid w:val="00172230"/>
    <w:rsid w:val="001724FC"/>
    <w:rsid w:val="001726EA"/>
    <w:rsid w:val="00172D9E"/>
    <w:rsid w:val="00172F67"/>
    <w:rsid w:val="0017307D"/>
    <w:rsid w:val="001736E5"/>
    <w:rsid w:val="00173765"/>
    <w:rsid w:val="0017558C"/>
    <w:rsid w:val="00175932"/>
    <w:rsid w:val="00175A2D"/>
    <w:rsid w:val="00175AE5"/>
    <w:rsid w:val="00175C4E"/>
    <w:rsid w:val="00176192"/>
    <w:rsid w:val="001763C8"/>
    <w:rsid w:val="00176784"/>
    <w:rsid w:val="00177540"/>
    <w:rsid w:val="001800FD"/>
    <w:rsid w:val="00180239"/>
    <w:rsid w:val="00180546"/>
    <w:rsid w:val="0018099E"/>
    <w:rsid w:val="001809F7"/>
    <w:rsid w:val="001813B3"/>
    <w:rsid w:val="0018180F"/>
    <w:rsid w:val="001827D0"/>
    <w:rsid w:val="00183442"/>
    <w:rsid w:val="001843CA"/>
    <w:rsid w:val="0018505B"/>
    <w:rsid w:val="001851B2"/>
    <w:rsid w:val="00185B69"/>
    <w:rsid w:val="00185BA1"/>
    <w:rsid w:val="00185DE2"/>
    <w:rsid w:val="00186B27"/>
    <w:rsid w:val="00186DD4"/>
    <w:rsid w:val="00186FD2"/>
    <w:rsid w:val="00187202"/>
    <w:rsid w:val="00187F7A"/>
    <w:rsid w:val="00190919"/>
    <w:rsid w:val="0019095A"/>
    <w:rsid w:val="00190A87"/>
    <w:rsid w:val="00190C65"/>
    <w:rsid w:val="00190D07"/>
    <w:rsid w:val="00192197"/>
    <w:rsid w:val="001927E8"/>
    <w:rsid w:val="00192BD5"/>
    <w:rsid w:val="001935CE"/>
    <w:rsid w:val="0019368C"/>
    <w:rsid w:val="00193BC5"/>
    <w:rsid w:val="00193F00"/>
    <w:rsid w:val="001945EF"/>
    <w:rsid w:val="00194BAB"/>
    <w:rsid w:val="00195B37"/>
    <w:rsid w:val="001960F2"/>
    <w:rsid w:val="001961C8"/>
    <w:rsid w:val="00197CCC"/>
    <w:rsid w:val="001A004E"/>
    <w:rsid w:val="001A0B23"/>
    <w:rsid w:val="001A0E97"/>
    <w:rsid w:val="001A0FCF"/>
    <w:rsid w:val="001A11B0"/>
    <w:rsid w:val="001A139F"/>
    <w:rsid w:val="001A19B9"/>
    <w:rsid w:val="001A26A1"/>
    <w:rsid w:val="001A373C"/>
    <w:rsid w:val="001A4B51"/>
    <w:rsid w:val="001A6049"/>
    <w:rsid w:val="001A673D"/>
    <w:rsid w:val="001A6BDC"/>
    <w:rsid w:val="001A78BF"/>
    <w:rsid w:val="001A7AE3"/>
    <w:rsid w:val="001A7BB2"/>
    <w:rsid w:val="001A7D19"/>
    <w:rsid w:val="001B0314"/>
    <w:rsid w:val="001B1119"/>
    <w:rsid w:val="001B12A1"/>
    <w:rsid w:val="001B1DF7"/>
    <w:rsid w:val="001B1F75"/>
    <w:rsid w:val="001B21AD"/>
    <w:rsid w:val="001B21DE"/>
    <w:rsid w:val="001B22F3"/>
    <w:rsid w:val="001B2414"/>
    <w:rsid w:val="001B2C73"/>
    <w:rsid w:val="001B3228"/>
    <w:rsid w:val="001B46E5"/>
    <w:rsid w:val="001B4803"/>
    <w:rsid w:val="001B4D6F"/>
    <w:rsid w:val="001B5A9B"/>
    <w:rsid w:val="001B5D99"/>
    <w:rsid w:val="001B5E77"/>
    <w:rsid w:val="001B6560"/>
    <w:rsid w:val="001B6EF9"/>
    <w:rsid w:val="001B7A53"/>
    <w:rsid w:val="001C00CB"/>
    <w:rsid w:val="001C1FBB"/>
    <w:rsid w:val="001C2383"/>
    <w:rsid w:val="001C26ED"/>
    <w:rsid w:val="001C2DEA"/>
    <w:rsid w:val="001C3259"/>
    <w:rsid w:val="001C3979"/>
    <w:rsid w:val="001C4AF0"/>
    <w:rsid w:val="001C5632"/>
    <w:rsid w:val="001C658F"/>
    <w:rsid w:val="001C661E"/>
    <w:rsid w:val="001C66EC"/>
    <w:rsid w:val="001C6D5A"/>
    <w:rsid w:val="001C7010"/>
    <w:rsid w:val="001C70EB"/>
    <w:rsid w:val="001C7839"/>
    <w:rsid w:val="001C79F4"/>
    <w:rsid w:val="001C7D4F"/>
    <w:rsid w:val="001D1334"/>
    <w:rsid w:val="001D185E"/>
    <w:rsid w:val="001D20E8"/>
    <w:rsid w:val="001D2424"/>
    <w:rsid w:val="001D28B3"/>
    <w:rsid w:val="001D33EF"/>
    <w:rsid w:val="001D3730"/>
    <w:rsid w:val="001D3C7E"/>
    <w:rsid w:val="001D4095"/>
    <w:rsid w:val="001D433C"/>
    <w:rsid w:val="001D44B5"/>
    <w:rsid w:val="001D5B6C"/>
    <w:rsid w:val="001D5D99"/>
    <w:rsid w:val="001D6152"/>
    <w:rsid w:val="001D666A"/>
    <w:rsid w:val="001D6B1F"/>
    <w:rsid w:val="001D73AD"/>
    <w:rsid w:val="001D7C2A"/>
    <w:rsid w:val="001D7C8A"/>
    <w:rsid w:val="001D7F42"/>
    <w:rsid w:val="001E042F"/>
    <w:rsid w:val="001E0752"/>
    <w:rsid w:val="001E0832"/>
    <w:rsid w:val="001E089B"/>
    <w:rsid w:val="001E15D6"/>
    <w:rsid w:val="001E27ED"/>
    <w:rsid w:val="001E2987"/>
    <w:rsid w:val="001E3128"/>
    <w:rsid w:val="001E31F1"/>
    <w:rsid w:val="001E40A9"/>
    <w:rsid w:val="001E4267"/>
    <w:rsid w:val="001E48AC"/>
    <w:rsid w:val="001E48BA"/>
    <w:rsid w:val="001E53CF"/>
    <w:rsid w:val="001E5C82"/>
    <w:rsid w:val="001E5C8E"/>
    <w:rsid w:val="001E651A"/>
    <w:rsid w:val="001E68BF"/>
    <w:rsid w:val="001E6F6F"/>
    <w:rsid w:val="001E6FC8"/>
    <w:rsid w:val="001E6FEF"/>
    <w:rsid w:val="001E7577"/>
    <w:rsid w:val="001E7AED"/>
    <w:rsid w:val="001E7C6C"/>
    <w:rsid w:val="001F0412"/>
    <w:rsid w:val="001F0761"/>
    <w:rsid w:val="001F099D"/>
    <w:rsid w:val="001F0F8C"/>
    <w:rsid w:val="001F1487"/>
    <w:rsid w:val="001F199B"/>
    <w:rsid w:val="001F1E12"/>
    <w:rsid w:val="001F1FBF"/>
    <w:rsid w:val="001F1FD4"/>
    <w:rsid w:val="001F2669"/>
    <w:rsid w:val="001F2B80"/>
    <w:rsid w:val="001F2B88"/>
    <w:rsid w:val="001F31F4"/>
    <w:rsid w:val="001F3374"/>
    <w:rsid w:val="001F33FB"/>
    <w:rsid w:val="001F3CEA"/>
    <w:rsid w:val="001F477D"/>
    <w:rsid w:val="001F5944"/>
    <w:rsid w:val="001F6039"/>
    <w:rsid w:val="001F6321"/>
    <w:rsid w:val="001F6458"/>
    <w:rsid w:val="001F64E2"/>
    <w:rsid w:val="001F681E"/>
    <w:rsid w:val="001F6A87"/>
    <w:rsid w:val="001F72A5"/>
    <w:rsid w:val="001F72AE"/>
    <w:rsid w:val="00200950"/>
    <w:rsid w:val="00200D60"/>
    <w:rsid w:val="00201DA1"/>
    <w:rsid w:val="002025A3"/>
    <w:rsid w:val="0020280A"/>
    <w:rsid w:val="0020281F"/>
    <w:rsid w:val="00202B58"/>
    <w:rsid w:val="00203AE0"/>
    <w:rsid w:val="00204184"/>
    <w:rsid w:val="00205150"/>
    <w:rsid w:val="0020517D"/>
    <w:rsid w:val="00205615"/>
    <w:rsid w:val="002059B1"/>
    <w:rsid w:val="00205F00"/>
    <w:rsid w:val="00206B75"/>
    <w:rsid w:val="002071BF"/>
    <w:rsid w:val="002072F1"/>
    <w:rsid w:val="002079C7"/>
    <w:rsid w:val="00207F8D"/>
    <w:rsid w:val="002109B4"/>
    <w:rsid w:val="002114D3"/>
    <w:rsid w:val="0021177A"/>
    <w:rsid w:val="0021243D"/>
    <w:rsid w:val="002127C1"/>
    <w:rsid w:val="0021338D"/>
    <w:rsid w:val="0021393F"/>
    <w:rsid w:val="00213D52"/>
    <w:rsid w:val="00214171"/>
    <w:rsid w:val="002141BF"/>
    <w:rsid w:val="002147E8"/>
    <w:rsid w:val="00214A41"/>
    <w:rsid w:val="00214B1C"/>
    <w:rsid w:val="00215417"/>
    <w:rsid w:val="00215925"/>
    <w:rsid w:val="00215A34"/>
    <w:rsid w:val="00216463"/>
    <w:rsid w:val="00216DBB"/>
    <w:rsid w:val="00216EBA"/>
    <w:rsid w:val="0021786A"/>
    <w:rsid w:val="002203F7"/>
    <w:rsid w:val="00220482"/>
    <w:rsid w:val="00221549"/>
    <w:rsid w:val="002215B2"/>
    <w:rsid w:val="00221A34"/>
    <w:rsid w:val="00221ADF"/>
    <w:rsid w:val="00221B42"/>
    <w:rsid w:val="00221E5C"/>
    <w:rsid w:val="0022376C"/>
    <w:rsid w:val="00223F20"/>
    <w:rsid w:val="002242F4"/>
    <w:rsid w:val="0022437D"/>
    <w:rsid w:val="0022478E"/>
    <w:rsid w:val="00224ABA"/>
    <w:rsid w:val="00225E55"/>
    <w:rsid w:val="00225F82"/>
    <w:rsid w:val="00225FEE"/>
    <w:rsid w:val="002262D0"/>
    <w:rsid w:val="0022642C"/>
    <w:rsid w:val="00226D64"/>
    <w:rsid w:val="0022704A"/>
    <w:rsid w:val="00227776"/>
    <w:rsid w:val="00227EDA"/>
    <w:rsid w:val="00227EFA"/>
    <w:rsid w:val="002300D0"/>
    <w:rsid w:val="0023017D"/>
    <w:rsid w:val="00230C89"/>
    <w:rsid w:val="0023129D"/>
    <w:rsid w:val="002313A7"/>
    <w:rsid w:val="00231A9F"/>
    <w:rsid w:val="00231D2E"/>
    <w:rsid w:val="00232C73"/>
    <w:rsid w:val="00232FAA"/>
    <w:rsid w:val="0023307A"/>
    <w:rsid w:val="00233C6A"/>
    <w:rsid w:val="002344BE"/>
    <w:rsid w:val="002346C3"/>
    <w:rsid w:val="00234B7C"/>
    <w:rsid w:val="002361BE"/>
    <w:rsid w:val="0023624F"/>
    <w:rsid w:val="0023671E"/>
    <w:rsid w:val="00236A1D"/>
    <w:rsid w:val="00236F09"/>
    <w:rsid w:val="0023762E"/>
    <w:rsid w:val="002378A7"/>
    <w:rsid w:val="00237B99"/>
    <w:rsid w:val="00240543"/>
    <w:rsid w:val="00240E49"/>
    <w:rsid w:val="00240F74"/>
    <w:rsid w:val="002414EA"/>
    <w:rsid w:val="00241DA3"/>
    <w:rsid w:val="00242B51"/>
    <w:rsid w:val="00243018"/>
    <w:rsid w:val="00243047"/>
    <w:rsid w:val="002437A0"/>
    <w:rsid w:val="00244279"/>
    <w:rsid w:val="00244280"/>
    <w:rsid w:val="00244B24"/>
    <w:rsid w:val="002450AF"/>
    <w:rsid w:val="0024534B"/>
    <w:rsid w:val="002461D6"/>
    <w:rsid w:val="002462E6"/>
    <w:rsid w:val="00247268"/>
    <w:rsid w:val="0024781E"/>
    <w:rsid w:val="0024799D"/>
    <w:rsid w:val="00247C53"/>
    <w:rsid w:val="00250578"/>
    <w:rsid w:val="002506FC"/>
    <w:rsid w:val="002508FB"/>
    <w:rsid w:val="00250D12"/>
    <w:rsid w:val="00251594"/>
    <w:rsid w:val="0025160B"/>
    <w:rsid w:val="00251911"/>
    <w:rsid w:val="00252786"/>
    <w:rsid w:val="002528A8"/>
    <w:rsid w:val="00252AE6"/>
    <w:rsid w:val="00252D39"/>
    <w:rsid w:val="00252E17"/>
    <w:rsid w:val="00252EAF"/>
    <w:rsid w:val="00253490"/>
    <w:rsid w:val="00253ADE"/>
    <w:rsid w:val="00254111"/>
    <w:rsid w:val="0025491E"/>
    <w:rsid w:val="00254BFF"/>
    <w:rsid w:val="00255171"/>
    <w:rsid w:val="00255209"/>
    <w:rsid w:val="00255BB2"/>
    <w:rsid w:val="00255C6C"/>
    <w:rsid w:val="002565FC"/>
    <w:rsid w:val="0025736D"/>
    <w:rsid w:val="002574A3"/>
    <w:rsid w:val="00257DFA"/>
    <w:rsid w:val="00257F6A"/>
    <w:rsid w:val="0026189F"/>
    <w:rsid w:val="00261C1D"/>
    <w:rsid w:val="00261D04"/>
    <w:rsid w:val="00261FC3"/>
    <w:rsid w:val="00262218"/>
    <w:rsid w:val="002626CF"/>
    <w:rsid w:val="002627FD"/>
    <w:rsid w:val="0026334C"/>
    <w:rsid w:val="002636DC"/>
    <w:rsid w:val="002646FF"/>
    <w:rsid w:val="002649F1"/>
    <w:rsid w:val="0026783B"/>
    <w:rsid w:val="00267D45"/>
    <w:rsid w:val="00270786"/>
    <w:rsid w:val="002708A3"/>
    <w:rsid w:val="00270BDE"/>
    <w:rsid w:val="00270FD8"/>
    <w:rsid w:val="0027136F"/>
    <w:rsid w:val="002723B8"/>
    <w:rsid w:val="002723BE"/>
    <w:rsid w:val="00272CB6"/>
    <w:rsid w:val="00273792"/>
    <w:rsid w:val="002742EE"/>
    <w:rsid w:val="00274F11"/>
    <w:rsid w:val="002753C2"/>
    <w:rsid w:val="0027581B"/>
    <w:rsid w:val="0027597E"/>
    <w:rsid w:val="00275C14"/>
    <w:rsid w:val="0027625E"/>
    <w:rsid w:val="002773DB"/>
    <w:rsid w:val="00280A7D"/>
    <w:rsid w:val="002814F4"/>
    <w:rsid w:val="00281832"/>
    <w:rsid w:val="002825B6"/>
    <w:rsid w:val="00284AA0"/>
    <w:rsid w:val="00284B46"/>
    <w:rsid w:val="0028512E"/>
    <w:rsid w:val="00285148"/>
    <w:rsid w:val="00285950"/>
    <w:rsid w:val="00285C7E"/>
    <w:rsid w:val="002868F0"/>
    <w:rsid w:val="00286D44"/>
    <w:rsid w:val="00286ECD"/>
    <w:rsid w:val="002872AC"/>
    <w:rsid w:val="0028735D"/>
    <w:rsid w:val="00287649"/>
    <w:rsid w:val="00287F22"/>
    <w:rsid w:val="0029008C"/>
    <w:rsid w:val="00290AD1"/>
    <w:rsid w:val="00291D04"/>
    <w:rsid w:val="0029290A"/>
    <w:rsid w:val="0029344C"/>
    <w:rsid w:val="0029457D"/>
    <w:rsid w:val="002948CC"/>
    <w:rsid w:val="00294C43"/>
    <w:rsid w:val="00294D75"/>
    <w:rsid w:val="00294E20"/>
    <w:rsid w:val="00295031"/>
    <w:rsid w:val="0029521E"/>
    <w:rsid w:val="00295C18"/>
    <w:rsid w:val="0029607C"/>
    <w:rsid w:val="00296E0F"/>
    <w:rsid w:val="00297D07"/>
    <w:rsid w:val="002A0B2A"/>
    <w:rsid w:val="002A189B"/>
    <w:rsid w:val="002A1D2C"/>
    <w:rsid w:val="002A1E6C"/>
    <w:rsid w:val="002A2C00"/>
    <w:rsid w:val="002A2ED2"/>
    <w:rsid w:val="002A3ACB"/>
    <w:rsid w:val="002A3BFB"/>
    <w:rsid w:val="002A43CA"/>
    <w:rsid w:val="002A4A70"/>
    <w:rsid w:val="002A4D9F"/>
    <w:rsid w:val="002A5DA1"/>
    <w:rsid w:val="002A6ADC"/>
    <w:rsid w:val="002A72E3"/>
    <w:rsid w:val="002A7817"/>
    <w:rsid w:val="002A7A0E"/>
    <w:rsid w:val="002B0EC1"/>
    <w:rsid w:val="002B244A"/>
    <w:rsid w:val="002B2BD6"/>
    <w:rsid w:val="002B38E7"/>
    <w:rsid w:val="002B3A36"/>
    <w:rsid w:val="002B3E41"/>
    <w:rsid w:val="002B4086"/>
    <w:rsid w:val="002B40AE"/>
    <w:rsid w:val="002B425F"/>
    <w:rsid w:val="002B430E"/>
    <w:rsid w:val="002B467E"/>
    <w:rsid w:val="002B46A6"/>
    <w:rsid w:val="002B4FC0"/>
    <w:rsid w:val="002B551F"/>
    <w:rsid w:val="002B5E65"/>
    <w:rsid w:val="002B6193"/>
    <w:rsid w:val="002B6D43"/>
    <w:rsid w:val="002B6E37"/>
    <w:rsid w:val="002B7116"/>
    <w:rsid w:val="002B776E"/>
    <w:rsid w:val="002B7D97"/>
    <w:rsid w:val="002C05D6"/>
    <w:rsid w:val="002C076C"/>
    <w:rsid w:val="002C0EC2"/>
    <w:rsid w:val="002C15CA"/>
    <w:rsid w:val="002C2A47"/>
    <w:rsid w:val="002C2E54"/>
    <w:rsid w:val="002C32F1"/>
    <w:rsid w:val="002C335F"/>
    <w:rsid w:val="002C34ED"/>
    <w:rsid w:val="002C3DD2"/>
    <w:rsid w:val="002C3DDF"/>
    <w:rsid w:val="002C44A6"/>
    <w:rsid w:val="002C498A"/>
    <w:rsid w:val="002C5231"/>
    <w:rsid w:val="002C5B58"/>
    <w:rsid w:val="002C6624"/>
    <w:rsid w:val="002C678F"/>
    <w:rsid w:val="002C6EF3"/>
    <w:rsid w:val="002C6F1F"/>
    <w:rsid w:val="002C768E"/>
    <w:rsid w:val="002C78CD"/>
    <w:rsid w:val="002D002B"/>
    <w:rsid w:val="002D0778"/>
    <w:rsid w:val="002D092C"/>
    <w:rsid w:val="002D0BB0"/>
    <w:rsid w:val="002D117F"/>
    <w:rsid w:val="002D118F"/>
    <w:rsid w:val="002D14D7"/>
    <w:rsid w:val="002D2307"/>
    <w:rsid w:val="002D25DA"/>
    <w:rsid w:val="002D261A"/>
    <w:rsid w:val="002D3005"/>
    <w:rsid w:val="002D404A"/>
    <w:rsid w:val="002D4A34"/>
    <w:rsid w:val="002D5117"/>
    <w:rsid w:val="002D5199"/>
    <w:rsid w:val="002D6413"/>
    <w:rsid w:val="002D6446"/>
    <w:rsid w:val="002D6534"/>
    <w:rsid w:val="002D7B46"/>
    <w:rsid w:val="002E07C4"/>
    <w:rsid w:val="002E09D5"/>
    <w:rsid w:val="002E1211"/>
    <w:rsid w:val="002E2039"/>
    <w:rsid w:val="002E251C"/>
    <w:rsid w:val="002E28AE"/>
    <w:rsid w:val="002E28D6"/>
    <w:rsid w:val="002E2C65"/>
    <w:rsid w:val="002E395F"/>
    <w:rsid w:val="002E3C58"/>
    <w:rsid w:val="002E3DC4"/>
    <w:rsid w:val="002E4786"/>
    <w:rsid w:val="002E4961"/>
    <w:rsid w:val="002E4994"/>
    <w:rsid w:val="002E50CE"/>
    <w:rsid w:val="002E611F"/>
    <w:rsid w:val="002E65EA"/>
    <w:rsid w:val="002E6C49"/>
    <w:rsid w:val="002E7A39"/>
    <w:rsid w:val="002F0345"/>
    <w:rsid w:val="002F09A2"/>
    <w:rsid w:val="002F0C64"/>
    <w:rsid w:val="002F0F17"/>
    <w:rsid w:val="002F160F"/>
    <w:rsid w:val="002F20B2"/>
    <w:rsid w:val="002F2321"/>
    <w:rsid w:val="002F2418"/>
    <w:rsid w:val="002F27CB"/>
    <w:rsid w:val="002F29EA"/>
    <w:rsid w:val="002F2AD8"/>
    <w:rsid w:val="002F2B3C"/>
    <w:rsid w:val="002F2BA0"/>
    <w:rsid w:val="002F2F7A"/>
    <w:rsid w:val="002F3F8D"/>
    <w:rsid w:val="002F4827"/>
    <w:rsid w:val="002F48A4"/>
    <w:rsid w:val="002F52A4"/>
    <w:rsid w:val="002F5448"/>
    <w:rsid w:val="002F6AD9"/>
    <w:rsid w:val="002F6D1C"/>
    <w:rsid w:val="002F75CA"/>
    <w:rsid w:val="00300339"/>
    <w:rsid w:val="003005B0"/>
    <w:rsid w:val="0030131D"/>
    <w:rsid w:val="00301337"/>
    <w:rsid w:val="00301D73"/>
    <w:rsid w:val="003020D6"/>
    <w:rsid w:val="00302234"/>
    <w:rsid w:val="003023F5"/>
    <w:rsid w:val="00302FF6"/>
    <w:rsid w:val="003032DC"/>
    <w:rsid w:val="00303362"/>
    <w:rsid w:val="003037DD"/>
    <w:rsid w:val="00303D4C"/>
    <w:rsid w:val="00303DA4"/>
    <w:rsid w:val="00304685"/>
    <w:rsid w:val="003057F9"/>
    <w:rsid w:val="00305F2D"/>
    <w:rsid w:val="00305F60"/>
    <w:rsid w:val="00306451"/>
    <w:rsid w:val="00306D3D"/>
    <w:rsid w:val="00306F72"/>
    <w:rsid w:val="00307C94"/>
    <w:rsid w:val="0031005F"/>
    <w:rsid w:val="00310465"/>
    <w:rsid w:val="00310833"/>
    <w:rsid w:val="00310C25"/>
    <w:rsid w:val="00310F5E"/>
    <w:rsid w:val="003119DC"/>
    <w:rsid w:val="00311C89"/>
    <w:rsid w:val="003134F6"/>
    <w:rsid w:val="00313E0B"/>
    <w:rsid w:val="003140CB"/>
    <w:rsid w:val="00314A7D"/>
    <w:rsid w:val="00315169"/>
    <w:rsid w:val="003155EB"/>
    <w:rsid w:val="00315F92"/>
    <w:rsid w:val="00316434"/>
    <w:rsid w:val="00316A2F"/>
    <w:rsid w:val="00317548"/>
    <w:rsid w:val="00317944"/>
    <w:rsid w:val="00317C25"/>
    <w:rsid w:val="00320D0A"/>
    <w:rsid w:val="00320F0E"/>
    <w:rsid w:val="0032165D"/>
    <w:rsid w:val="00321DEF"/>
    <w:rsid w:val="0032227F"/>
    <w:rsid w:val="003226A7"/>
    <w:rsid w:val="0032290C"/>
    <w:rsid w:val="00323F79"/>
    <w:rsid w:val="00323FFD"/>
    <w:rsid w:val="00324012"/>
    <w:rsid w:val="003249C6"/>
    <w:rsid w:val="00324B64"/>
    <w:rsid w:val="00324CDE"/>
    <w:rsid w:val="00324F4E"/>
    <w:rsid w:val="003254EB"/>
    <w:rsid w:val="003258EA"/>
    <w:rsid w:val="003271D6"/>
    <w:rsid w:val="003276C6"/>
    <w:rsid w:val="00330538"/>
    <w:rsid w:val="0033055D"/>
    <w:rsid w:val="00330FA0"/>
    <w:rsid w:val="00331019"/>
    <w:rsid w:val="00332549"/>
    <w:rsid w:val="00333C86"/>
    <w:rsid w:val="00333CDE"/>
    <w:rsid w:val="00333F69"/>
    <w:rsid w:val="00334794"/>
    <w:rsid w:val="0033481B"/>
    <w:rsid w:val="00334AAA"/>
    <w:rsid w:val="00334E65"/>
    <w:rsid w:val="00334F07"/>
    <w:rsid w:val="00335D5F"/>
    <w:rsid w:val="00335E45"/>
    <w:rsid w:val="0033609F"/>
    <w:rsid w:val="003363E3"/>
    <w:rsid w:val="00337DFE"/>
    <w:rsid w:val="00340030"/>
    <w:rsid w:val="003402A6"/>
    <w:rsid w:val="003408FF"/>
    <w:rsid w:val="00340E08"/>
    <w:rsid w:val="0034142C"/>
    <w:rsid w:val="00341502"/>
    <w:rsid w:val="00341579"/>
    <w:rsid w:val="00341639"/>
    <w:rsid w:val="00341B77"/>
    <w:rsid w:val="00341E6C"/>
    <w:rsid w:val="0034226F"/>
    <w:rsid w:val="00342272"/>
    <w:rsid w:val="0034229C"/>
    <w:rsid w:val="003424B7"/>
    <w:rsid w:val="0034258C"/>
    <w:rsid w:val="003425BA"/>
    <w:rsid w:val="00342D5D"/>
    <w:rsid w:val="00343A27"/>
    <w:rsid w:val="0034443D"/>
    <w:rsid w:val="00344908"/>
    <w:rsid w:val="00345B60"/>
    <w:rsid w:val="00345DCE"/>
    <w:rsid w:val="00345ECF"/>
    <w:rsid w:val="00346046"/>
    <w:rsid w:val="00346B4B"/>
    <w:rsid w:val="0034760B"/>
    <w:rsid w:val="00347970"/>
    <w:rsid w:val="003479D4"/>
    <w:rsid w:val="003505EF"/>
    <w:rsid w:val="00350741"/>
    <w:rsid w:val="00350987"/>
    <w:rsid w:val="00350C7C"/>
    <w:rsid w:val="00350D85"/>
    <w:rsid w:val="003510ED"/>
    <w:rsid w:val="00351BF5"/>
    <w:rsid w:val="003520AF"/>
    <w:rsid w:val="00352440"/>
    <w:rsid w:val="00352D7E"/>
    <w:rsid w:val="003536B5"/>
    <w:rsid w:val="00354628"/>
    <w:rsid w:val="00354899"/>
    <w:rsid w:val="00354FC9"/>
    <w:rsid w:val="003553A9"/>
    <w:rsid w:val="003556D4"/>
    <w:rsid w:val="00355836"/>
    <w:rsid w:val="00355F49"/>
    <w:rsid w:val="00356516"/>
    <w:rsid w:val="00356650"/>
    <w:rsid w:val="0035744D"/>
    <w:rsid w:val="00357517"/>
    <w:rsid w:val="00357564"/>
    <w:rsid w:val="00360521"/>
    <w:rsid w:val="003617AC"/>
    <w:rsid w:val="00362140"/>
    <w:rsid w:val="003622B5"/>
    <w:rsid w:val="0036284B"/>
    <w:rsid w:val="00362A71"/>
    <w:rsid w:val="00362C32"/>
    <w:rsid w:val="0036311F"/>
    <w:rsid w:val="00364940"/>
    <w:rsid w:val="00364FDA"/>
    <w:rsid w:val="0036524F"/>
    <w:rsid w:val="00365372"/>
    <w:rsid w:val="003654AF"/>
    <w:rsid w:val="003658F2"/>
    <w:rsid w:val="00365C77"/>
    <w:rsid w:val="00366966"/>
    <w:rsid w:val="00366EF6"/>
    <w:rsid w:val="00366F93"/>
    <w:rsid w:val="00367008"/>
    <w:rsid w:val="00367BF0"/>
    <w:rsid w:val="00367D09"/>
    <w:rsid w:val="003707E3"/>
    <w:rsid w:val="0037097B"/>
    <w:rsid w:val="003715F9"/>
    <w:rsid w:val="0037216A"/>
    <w:rsid w:val="00373612"/>
    <w:rsid w:val="00373938"/>
    <w:rsid w:val="00373A52"/>
    <w:rsid w:val="00373E02"/>
    <w:rsid w:val="003742F1"/>
    <w:rsid w:val="00374948"/>
    <w:rsid w:val="00374FCD"/>
    <w:rsid w:val="00374FE3"/>
    <w:rsid w:val="003757C4"/>
    <w:rsid w:val="00375AE0"/>
    <w:rsid w:val="00375D5D"/>
    <w:rsid w:val="00376898"/>
    <w:rsid w:val="00376F7B"/>
    <w:rsid w:val="003770A5"/>
    <w:rsid w:val="003775B0"/>
    <w:rsid w:val="00377A9B"/>
    <w:rsid w:val="0038128A"/>
    <w:rsid w:val="003817EF"/>
    <w:rsid w:val="0038266E"/>
    <w:rsid w:val="00382A14"/>
    <w:rsid w:val="00383188"/>
    <w:rsid w:val="0038374E"/>
    <w:rsid w:val="00383E77"/>
    <w:rsid w:val="00383F55"/>
    <w:rsid w:val="00386DAE"/>
    <w:rsid w:val="00386F57"/>
    <w:rsid w:val="003873AE"/>
    <w:rsid w:val="003875AC"/>
    <w:rsid w:val="00387C78"/>
    <w:rsid w:val="00390A33"/>
    <w:rsid w:val="00390A93"/>
    <w:rsid w:val="00390D4D"/>
    <w:rsid w:val="00391671"/>
    <w:rsid w:val="00391A60"/>
    <w:rsid w:val="003925C7"/>
    <w:rsid w:val="00392FBF"/>
    <w:rsid w:val="00393097"/>
    <w:rsid w:val="003931AF"/>
    <w:rsid w:val="003936ED"/>
    <w:rsid w:val="00393E72"/>
    <w:rsid w:val="00393F3C"/>
    <w:rsid w:val="003941D3"/>
    <w:rsid w:val="003947CD"/>
    <w:rsid w:val="003948FA"/>
    <w:rsid w:val="00394DFA"/>
    <w:rsid w:val="00395095"/>
    <w:rsid w:val="00395560"/>
    <w:rsid w:val="003957C4"/>
    <w:rsid w:val="0039593B"/>
    <w:rsid w:val="00396197"/>
    <w:rsid w:val="003961F6"/>
    <w:rsid w:val="003965B3"/>
    <w:rsid w:val="00397EF0"/>
    <w:rsid w:val="003A02F8"/>
    <w:rsid w:val="003A0482"/>
    <w:rsid w:val="003A075F"/>
    <w:rsid w:val="003A07E3"/>
    <w:rsid w:val="003A0F1C"/>
    <w:rsid w:val="003A154B"/>
    <w:rsid w:val="003A20CE"/>
    <w:rsid w:val="003A2B64"/>
    <w:rsid w:val="003A37DA"/>
    <w:rsid w:val="003A4286"/>
    <w:rsid w:val="003A458C"/>
    <w:rsid w:val="003A4627"/>
    <w:rsid w:val="003A5DCF"/>
    <w:rsid w:val="003A6277"/>
    <w:rsid w:val="003A68B3"/>
    <w:rsid w:val="003A6B88"/>
    <w:rsid w:val="003A752F"/>
    <w:rsid w:val="003A78A9"/>
    <w:rsid w:val="003B0867"/>
    <w:rsid w:val="003B1075"/>
    <w:rsid w:val="003B17A7"/>
    <w:rsid w:val="003B2443"/>
    <w:rsid w:val="003B3764"/>
    <w:rsid w:val="003B4E0E"/>
    <w:rsid w:val="003B4E75"/>
    <w:rsid w:val="003B507D"/>
    <w:rsid w:val="003B5550"/>
    <w:rsid w:val="003B561D"/>
    <w:rsid w:val="003B5CB5"/>
    <w:rsid w:val="003B6E2E"/>
    <w:rsid w:val="003B6F2B"/>
    <w:rsid w:val="003B715D"/>
    <w:rsid w:val="003B71E8"/>
    <w:rsid w:val="003B7D00"/>
    <w:rsid w:val="003B7D15"/>
    <w:rsid w:val="003B7EC4"/>
    <w:rsid w:val="003C04F2"/>
    <w:rsid w:val="003C0C20"/>
    <w:rsid w:val="003C17D3"/>
    <w:rsid w:val="003C220E"/>
    <w:rsid w:val="003C445C"/>
    <w:rsid w:val="003C4B3E"/>
    <w:rsid w:val="003C4DDA"/>
    <w:rsid w:val="003C5391"/>
    <w:rsid w:val="003C61E8"/>
    <w:rsid w:val="003C794E"/>
    <w:rsid w:val="003D02BA"/>
    <w:rsid w:val="003D0472"/>
    <w:rsid w:val="003D07F4"/>
    <w:rsid w:val="003D11B3"/>
    <w:rsid w:val="003D18D9"/>
    <w:rsid w:val="003D1C58"/>
    <w:rsid w:val="003D1F50"/>
    <w:rsid w:val="003D2872"/>
    <w:rsid w:val="003D2A84"/>
    <w:rsid w:val="003D337D"/>
    <w:rsid w:val="003D34C1"/>
    <w:rsid w:val="003D3CBD"/>
    <w:rsid w:val="003D3D31"/>
    <w:rsid w:val="003D43D9"/>
    <w:rsid w:val="003D4415"/>
    <w:rsid w:val="003D47BF"/>
    <w:rsid w:val="003D484D"/>
    <w:rsid w:val="003D4F67"/>
    <w:rsid w:val="003D5165"/>
    <w:rsid w:val="003D57C6"/>
    <w:rsid w:val="003D5D4C"/>
    <w:rsid w:val="003D5D67"/>
    <w:rsid w:val="003D6676"/>
    <w:rsid w:val="003D6E94"/>
    <w:rsid w:val="003D7C51"/>
    <w:rsid w:val="003D7ED9"/>
    <w:rsid w:val="003E09AC"/>
    <w:rsid w:val="003E0A11"/>
    <w:rsid w:val="003E0D62"/>
    <w:rsid w:val="003E2143"/>
    <w:rsid w:val="003E3311"/>
    <w:rsid w:val="003E3387"/>
    <w:rsid w:val="003E3D9B"/>
    <w:rsid w:val="003E3DFB"/>
    <w:rsid w:val="003E3FEE"/>
    <w:rsid w:val="003E47B7"/>
    <w:rsid w:val="003E4CAC"/>
    <w:rsid w:val="003E503A"/>
    <w:rsid w:val="003E54C1"/>
    <w:rsid w:val="003E5DD0"/>
    <w:rsid w:val="003E5EF1"/>
    <w:rsid w:val="003E6BC7"/>
    <w:rsid w:val="003E6DD1"/>
    <w:rsid w:val="003E744F"/>
    <w:rsid w:val="003E766C"/>
    <w:rsid w:val="003E76DC"/>
    <w:rsid w:val="003E7E96"/>
    <w:rsid w:val="003F024E"/>
    <w:rsid w:val="003F030C"/>
    <w:rsid w:val="003F06FE"/>
    <w:rsid w:val="003F1269"/>
    <w:rsid w:val="003F1462"/>
    <w:rsid w:val="003F18DC"/>
    <w:rsid w:val="003F1CCF"/>
    <w:rsid w:val="003F31DA"/>
    <w:rsid w:val="003F43EB"/>
    <w:rsid w:val="003F4EB9"/>
    <w:rsid w:val="003F5256"/>
    <w:rsid w:val="003F57A6"/>
    <w:rsid w:val="003F6391"/>
    <w:rsid w:val="003F6B08"/>
    <w:rsid w:val="003F6E62"/>
    <w:rsid w:val="003F7833"/>
    <w:rsid w:val="003F7AB7"/>
    <w:rsid w:val="003F7B9B"/>
    <w:rsid w:val="003F7D36"/>
    <w:rsid w:val="00401624"/>
    <w:rsid w:val="00401D21"/>
    <w:rsid w:val="00401ECB"/>
    <w:rsid w:val="00402D9A"/>
    <w:rsid w:val="0040325C"/>
    <w:rsid w:val="00403BEF"/>
    <w:rsid w:val="00403C4C"/>
    <w:rsid w:val="004044F6"/>
    <w:rsid w:val="00404B0C"/>
    <w:rsid w:val="00404EE3"/>
    <w:rsid w:val="0040509A"/>
    <w:rsid w:val="004050B3"/>
    <w:rsid w:val="00405242"/>
    <w:rsid w:val="004053BB"/>
    <w:rsid w:val="00405A0D"/>
    <w:rsid w:val="0040628C"/>
    <w:rsid w:val="0040685F"/>
    <w:rsid w:val="00406A34"/>
    <w:rsid w:val="004074CB"/>
    <w:rsid w:val="004102A0"/>
    <w:rsid w:val="0041200D"/>
    <w:rsid w:val="0041259D"/>
    <w:rsid w:val="00412695"/>
    <w:rsid w:val="00412B14"/>
    <w:rsid w:val="00412D23"/>
    <w:rsid w:val="00413088"/>
    <w:rsid w:val="00413470"/>
    <w:rsid w:val="004140EA"/>
    <w:rsid w:val="00414283"/>
    <w:rsid w:val="0041487A"/>
    <w:rsid w:val="00414C11"/>
    <w:rsid w:val="0041512C"/>
    <w:rsid w:val="00415944"/>
    <w:rsid w:val="004168F9"/>
    <w:rsid w:val="00416B8B"/>
    <w:rsid w:val="004176A8"/>
    <w:rsid w:val="0041791B"/>
    <w:rsid w:val="00420CE0"/>
    <w:rsid w:val="00421FC3"/>
    <w:rsid w:val="00422594"/>
    <w:rsid w:val="00422710"/>
    <w:rsid w:val="00424115"/>
    <w:rsid w:val="004243AB"/>
    <w:rsid w:val="00424759"/>
    <w:rsid w:val="00424802"/>
    <w:rsid w:val="00424E7E"/>
    <w:rsid w:val="00424EC1"/>
    <w:rsid w:val="00425242"/>
    <w:rsid w:val="00425295"/>
    <w:rsid w:val="004255B6"/>
    <w:rsid w:val="00426341"/>
    <w:rsid w:val="004263F0"/>
    <w:rsid w:val="00426C86"/>
    <w:rsid w:val="00430D6E"/>
    <w:rsid w:val="00430DE5"/>
    <w:rsid w:val="0043102C"/>
    <w:rsid w:val="004311EB"/>
    <w:rsid w:val="00431774"/>
    <w:rsid w:val="004318DF"/>
    <w:rsid w:val="004330A2"/>
    <w:rsid w:val="00433185"/>
    <w:rsid w:val="0043391C"/>
    <w:rsid w:val="00433FD3"/>
    <w:rsid w:val="0043424E"/>
    <w:rsid w:val="004344C3"/>
    <w:rsid w:val="0043492E"/>
    <w:rsid w:val="0043542B"/>
    <w:rsid w:val="004355C8"/>
    <w:rsid w:val="00435E2B"/>
    <w:rsid w:val="0043600C"/>
    <w:rsid w:val="004361EE"/>
    <w:rsid w:val="00436700"/>
    <w:rsid w:val="00436782"/>
    <w:rsid w:val="00436DC5"/>
    <w:rsid w:val="00437425"/>
    <w:rsid w:val="00440421"/>
    <w:rsid w:val="004404CB"/>
    <w:rsid w:val="00440872"/>
    <w:rsid w:val="00440C95"/>
    <w:rsid w:val="004412D4"/>
    <w:rsid w:val="00441443"/>
    <w:rsid w:val="00442B10"/>
    <w:rsid w:val="00443362"/>
    <w:rsid w:val="00443E9A"/>
    <w:rsid w:val="0044403E"/>
    <w:rsid w:val="00444B5A"/>
    <w:rsid w:val="00444E5D"/>
    <w:rsid w:val="00444FC9"/>
    <w:rsid w:val="00445A2D"/>
    <w:rsid w:val="00445D3C"/>
    <w:rsid w:val="00446353"/>
    <w:rsid w:val="00446C0F"/>
    <w:rsid w:val="004479A1"/>
    <w:rsid w:val="00447BA3"/>
    <w:rsid w:val="00447EDA"/>
    <w:rsid w:val="00450FD1"/>
    <w:rsid w:val="00451FAF"/>
    <w:rsid w:val="00451FB3"/>
    <w:rsid w:val="00452677"/>
    <w:rsid w:val="00452BE3"/>
    <w:rsid w:val="00452DF2"/>
    <w:rsid w:val="00453198"/>
    <w:rsid w:val="0045320D"/>
    <w:rsid w:val="00453B4C"/>
    <w:rsid w:val="00453C31"/>
    <w:rsid w:val="00454336"/>
    <w:rsid w:val="00454780"/>
    <w:rsid w:val="00454805"/>
    <w:rsid w:val="004548EE"/>
    <w:rsid w:val="004549AA"/>
    <w:rsid w:val="00454AF6"/>
    <w:rsid w:val="004560C3"/>
    <w:rsid w:val="00456A3F"/>
    <w:rsid w:val="00456C36"/>
    <w:rsid w:val="00457569"/>
    <w:rsid w:val="00457AB2"/>
    <w:rsid w:val="00457B81"/>
    <w:rsid w:val="00457D74"/>
    <w:rsid w:val="00457F77"/>
    <w:rsid w:val="0046056A"/>
    <w:rsid w:val="004607C9"/>
    <w:rsid w:val="00460E5A"/>
    <w:rsid w:val="0046132A"/>
    <w:rsid w:val="00461B7F"/>
    <w:rsid w:val="00462427"/>
    <w:rsid w:val="00462AFB"/>
    <w:rsid w:val="00462BF8"/>
    <w:rsid w:val="00462C68"/>
    <w:rsid w:val="004635B5"/>
    <w:rsid w:val="00463B3D"/>
    <w:rsid w:val="00463B68"/>
    <w:rsid w:val="00463EC7"/>
    <w:rsid w:val="0046507F"/>
    <w:rsid w:val="004651FA"/>
    <w:rsid w:val="00465F0C"/>
    <w:rsid w:val="004667B4"/>
    <w:rsid w:val="004667F8"/>
    <w:rsid w:val="00466A96"/>
    <w:rsid w:val="004679E6"/>
    <w:rsid w:val="00467B0C"/>
    <w:rsid w:val="00470C9B"/>
    <w:rsid w:val="004714C7"/>
    <w:rsid w:val="00471908"/>
    <w:rsid w:val="00472201"/>
    <w:rsid w:val="00472339"/>
    <w:rsid w:val="004723F4"/>
    <w:rsid w:val="004725FF"/>
    <w:rsid w:val="0047343B"/>
    <w:rsid w:val="004734D7"/>
    <w:rsid w:val="004736B2"/>
    <w:rsid w:val="00473C9E"/>
    <w:rsid w:val="00473E50"/>
    <w:rsid w:val="00473F17"/>
    <w:rsid w:val="0047526A"/>
    <w:rsid w:val="004755BC"/>
    <w:rsid w:val="0047570D"/>
    <w:rsid w:val="00475D19"/>
    <w:rsid w:val="004761FD"/>
    <w:rsid w:val="0047657B"/>
    <w:rsid w:val="0047680E"/>
    <w:rsid w:val="00476893"/>
    <w:rsid w:val="004768C8"/>
    <w:rsid w:val="00476F76"/>
    <w:rsid w:val="00477268"/>
    <w:rsid w:val="00477D9B"/>
    <w:rsid w:val="00480521"/>
    <w:rsid w:val="00480D52"/>
    <w:rsid w:val="00480F18"/>
    <w:rsid w:val="00480F7C"/>
    <w:rsid w:val="00480FD6"/>
    <w:rsid w:val="00481B35"/>
    <w:rsid w:val="00481BFD"/>
    <w:rsid w:val="00481C7E"/>
    <w:rsid w:val="00481D46"/>
    <w:rsid w:val="0048275E"/>
    <w:rsid w:val="00482BB5"/>
    <w:rsid w:val="00483104"/>
    <w:rsid w:val="00483363"/>
    <w:rsid w:val="0048383C"/>
    <w:rsid w:val="0048396B"/>
    <w:rsid w:val="00484DB1"/>
    <w:rsid w:val="00485D44"/>
    <w:rsid w:val="004863E5"/>
    <w:rsid w:val="00486883"/>
    <w:rsid w:val="00486FA2"/>
    <w:rsid w:val="0048771D"/>
    <w:rsid w:val="00487F77"/>
    <w:rsid w:val="004900E7"/>
    <w:rsid w:val="0049035A"/>
    <w:rsid w:val="00490AD6"/>
    <w:rsid w:val="0049158B"/>
    <w:rsid w:val="004919A5"/>
    <w:rsid w:val="00491D40"/>
    <w:rsid w:val="00492BC1"/>
    <w:rsid w:val="004932C2"/>
    <w:rsid w:val="004946FE"/>
    <w:rsid w:val="00494A3A"/>
    <w:rsid w:val="00494CF9"/>
    <w:rsid w:val="00495042"/>
    <w:rsid w:val="0049573F"/>
    <w:rsid w:val="004957A2"/>
    <w:rsid w:val="00495AD1"/>
    <w:rsid w:val="00495F47"/>
    <w:rsid w:val="00496169"/>
    <w:rsid w:val="0049618B"/>
    <w:rsid w:val="00496F4B"/>
    <w:rsid w:val="00497085"/>
    <w:rsid w:val="004979F1"/>
    <w:rsid w:val="004A05D5"/>
    <w:rsid w:val="004A07EB"/>
    <w:rsid w:val="004A08B7"/>
    <w:rsid w:val="004A1517"/>
    <w:rsid w:val="004A15A6"/>
    <w:rsid w:val="004A195A"/>
    <w:rsid w:val="004A1A9F"/>
    <w:rsid w:val="004A1C85"/>
    <w:rsid w:val="004A23F8"/>
    <w:rsid w:val="004A25E2"/>
    <w:rsid w:val="004A2F9D"/>
    <w:rsid w:val="004A3181"/>
    <w:rsid w:val="004A3405"/>
    <w:rsid w:val="004A3BB0"/>
    <w:rsid w:val="004A410A"/>
    <w:rsid w:val="004A4A5C"/>
    <w:rsid w:val="004A56D8"/>
    <w:rsid w:val="004A57FA"/>
    <w:rsid w:val="004A6105"/>
    <w:rsid w:val="004A64C9"/>
    <w:rsid w:val="004A683C"/>
    <w:rsid w:val="004A7ECC"/>
    <w:rsid w:val="004B0435"/>
    <w:rsid w:val="004B0C0E"/>
    <w:rsid w:val="004B0F72"/>
    <w:rsid w:val="004B234A"/>
    <w:rsid w:val="004B295E"/>
    <w:rsid w:val="004B2CB9"/>
    <w:rsid w:val="004B33AE"/>
    <w:rsid w:val="004B3AE1"/>
    <w:rsid w:val="004B3C8B"/>
    <w:rsid w:val="004B4158"/>
    <w:rsid w:val="004B48B5"/>
    <w:rsid w:val="004B4AFF"/>
    <w:rsid w:val="004B4F18"/>
    <w:rsid w:val="004B5578"/>
    <w:rsid w:val="004B58E1"/>
    <w:rsid w:val="004B5AB1"/>
    <w:rsid w:val="004B5D6F"/>
    <w:rsid w:val="004B63E1"/>
    <w:rsid w:val="004B6665"/>
    <w:rsid w:val="004B7694"/>
    <w:rsid w:val="004B78B8"/>
    <w:rsid w:val="004B7A2A"/>
    <w:rsid w:val="004C000B"/>
    <w:rsid w:val="004C10B3"/>
    <w:rsid w:val="004C138D"/>
    <w:rsid w:val="004C1FE6"/>
    <w:rsid w:val="004C211C"/>
    <w:rsid w:val="004C2988"/>
    <w:rsid w:val="004C29CD"/>
    <w:rsid w:val="004C2AF3"/>
    <w:rsid w:val="004C2B09"/>
    <w:rsid w:val="004C2DAB"/>
    <w:rsid w:val="004C2E75"/>
    <w:rsid w:val="004C3472"/>
    <w:rsid w:val="004C3C0A"/>
    <w:rsid w:val="004C573B"/>
    <w:rsid w:val="004C576B"/>
    <w:rsid w:val="004C6A9B"/>
    <w:rsid w:val="004C6E13"/>
    <w:rsid w:val="004C72AB"/>
    <w:rsid w:val="004C7990"/>
    <w:rsid w:val="004C7BED"/>
    <w:rsid w:val="004C7D7A"/>
    <w:rsid w:val="004D0384"/>
    <w:rsid w:val="004D0A77"/>
    <w:rsid w:val="004D0E7D"/>
    <w:rsid w:val="004D1555"/>
    <w:rsid w:val="004D1B6B"/>
    <w:rsid w:val="004D1F74"/>
    <w:rsid w:val="004D202D"/>
    <w:rsid w:val="004D32F7"/>
    <w:rsid w:val="004D3B57"/>
    <w:rsid w:val="004D42CB"/>
    <w:rsid w:val="004D4391"/>
    <w:rsid w:val="004D4DE7"/>
    <w:rsid w:val="004D55CD"/>
    <w:rsid w:val="004D55F8"/>
    <w:rsid w:val="004D5BDD"/>
    <w:rsid w:val="004D5F78"/>
    <w:rsid w:val="004E0B0B"/>
    <w:rsid w:val="004E0DB7"/>
    <w:rsid w:val="004E1750"/>
    <w:rsid w:val="004E18FA"/>
    <w:rsid w:val="004E3444"/>
    <w:rsid w:val="004E380F"/>
    <w:rsid w:val="004E3C8C"/>
    <w:rsid w:val="004E63A0"/>
    <w:rsid w:val="004E6A11"/>
    <w:rsid w:val="004E6F55"/>
    <w:rsid w:val="004E6FEC"/>
    <w:rsid w:val="004E741E"/>
    <w:rsid w:val="004F0118"/>
    <w:rsid w:val="004F0155"/>
    <w:rsid w:val="004F0BCF"/>
    <w:rsid w:val="004F1052"/>
    <w:rsid w:val="004F179C"/>
    <w:rsid w:val="004F1F79"/>
    <w:rsid w:val="004F2305"/>
    <w:rsid w:val="004F293D"/>
    <w:rsid w:val="004F2BF5"/>
    <w:rsid w:val="004F3407"/>
    <w:rsid w:val="004F351C"/>
    <w:rsid w:val="004F39DF"/>
    <w:rsid w:val="004F3E0E"/>
    <w:rsid w:val="004F4309"/>
    <w:rsid w:val="004F4630"/>
    <w:rsid w:val="004F49A1"/>
    <w:rsid w:val="004F5607"/>
    <w:rsid w:val="004F5708"/>
    <w:rsid w:val="004F6EFB"/>
    <w:rsid w:val="004F770A"/>
    <w:rsid w:val="0050045A"/>
    <w:rsid w:val="005004CC"/>
    <w:rsid w:val="0050171D"/>
    <w:rsid w:val="00502F05"/>
    <w:rsid w:val="005032DF"/>
    <w:rsid w:val="005042D4"/>
    <w:rsid w:val="0050461E"/>
    <w:rsid w:val="00505135"/>
    <w:rsid w:val="00505810"/>
    <w:rsid w:val="00505DD9"/>
    <w:rsid w:val="00506FB0"/>
    <w:rsid w:val="005075A5"/>
    <w:rsid w:val="00510063"/>
    <w:rsid w:val="00510726"/>
    <w:rsid w:val="00510E40"/>
    <w:rsid w:val="00510EB2"/>
    <w:rsid w:val="005112B9"/>
    <w:rsid w:val="005114B0"/>
    <w:rsid w:val="00511515"/>
    <w:rsid w:val="00511A58"/>
    <w:rsid w:val="00512DC0"/>
    <w:rsid w:val="00513870"/>
    <w:rsid w:val="00513B57"/>
    <w:rsid w:val="00513C8A"/>
    <w:rsid w:val="00514143"/>
    <w:rsid w:val="00514C47"/>
    <w:rsid w:val="005155B5"/>
    <w:rsid w:val="0051563C"/>
    <w:rsid w:val="00515679"/>
    <w:rsid w:val="005159DC"/>
    <w:rsid w:val="00515B71"/>
    <w:rsid w:val="005162D5"/>
    <w:rsid w:val="00516310"/>
    <w:rsid w:val="00516420"/>
    <w:rsid w:val="0051734B"/>
    <w:rsid w:val="005175D6"/>
    <w:rsid w:val="00517894"/>
    <w:rsid w:val="005202D5"/>
    <w:rsid w:val="00521A38"/>
    <w:rsid w:val="00523C95"/>
    <w:rsid w:val="00524312"/>
    <w:rsid w:val="005249C3"/>
    <w:rsid w:val="005252E0"/>
    <w:rsid w:val="00525627"/>
    <w:rsid w:val="005259A2"/>
    <w:rsid w:val="00525B26"/>
    <w:rsid w:val="00526031"/>
    <w:rsid w:val="0052623C"/>
    <w:rsid w:val="00526A2E"/>
    <w:rsid w:val="00526D23"/>
    <w:rsid w:val="00527B53"/>
    <w:rsid w:val="00527BCA"/>
    <w:rsid w:val="00527F00"/>
    <w:rsid w:val="005306B2"/>
    <w:rsid w:val="00530775"/>
    <w:rsid w:val="0053126A"/>
    <w:rsid w:val="005318C5"/>
    <w:rsid w:val="00531AB9"/>
    <w:rsid w:val="00532674"/>
    <w:rsid w:val="00532817"/>
    <w:rsid w:val="00532CAF"/>
    <w:rsid w:val="00533060"/>
    <w:rsid w:val="005336AA"/>
    <w:rsid w:val="005337A6"/>
    <w:rsid w:val="00534310"/>
    <w:rsid w:val="005351C2"/>
    <w:rsid w:val="00535408"/>
    <w:rsid w:val="00535F2C"/>
    <w:rsid w:val="00536146"/>
    <w:rsid w:val="00536A49"/>
    <w:rsid w:val="00537007"/>
    <w:rsid w:val="00537345"/>
    <w:rsid w:val="0053784A"/>
    <w:rsid w:val="00537EDC"/>
    <w:rsid w:val="005416C3"/>
    <w:rsid w:val="00541AB2"/>
    <w:rsid w:val="00541D3F"/>
    <w:rsid w:val="0054239B"/>
    <w:rsid w:val="00542A14"/>
    <w:rsid w:val="00542B4B"/>
    <w:rsid w:val="00543368"/>
    <w:rsid w:val="005438F5"/>
    <w:rsid w:val="00543F1B"/>
    <w:rsid w:val="005449F9"/>
    <w:rsid w:val="005452A4"/>
    <w:rsid w:val="0054562A"/>
    <w:rsid w:val="00545B0F"/>
    <w:rsid w:val="00545EBC"/>
    <w:rsid w:val="00546139"/>
    <w:rsid w:val="00547441"/>
    <w:rsid w:val="005476B5"/>
    <w:rsid w:val="00547F5F"/>
    <w:rsid w:val="00550793"/>
    <w:rsid w:val="00550843"/>
    <w:rsid w:val="00552B71"/>
    <w:rsid w:val="00552C55"/>
    <w:rsid w:val="005537A3"/>
    <w:rsid w:val="00553A0A"/>
    <w:rsid w:val="00553D27"/>
    <w:rsid w:val="005541A6"/>
    <w:rsid w:val="00554657"/>
    <w:rsid w:val="005546A9"/>
    <w:rsid w:val="005547BD"/>
    <w:rsid w:val="00554CF1"/>
    <w:rsid w:val="00554EA1"/>
    <w:rsid w:val="005553DE"/>
    <w:rsid w:val="005558D3"/>
    <w:rsid w:val="00556169"/>
    <w:rsid w:val="0055658D"/>
    <w:rsid w:val="0055684B"/>
    <w:rsid w:val="00557760"/>
    <w:rsid w:val="00557BBE"/>
    <w:rsid w:val="00560BE4"/>
    <w:rsid w:val="005613C6"/>
    <w:rsid w:val="00562CD4"/>
    <w:rsid w:val="005634B5"/>
    <w:rsid w:val="00563525"/>
    <w:rsid w:val="0056394A"/>
    <w:rsid w:val="005642AC"/>
    <w:rsid w:val="005647DF"/>
    <w:rsid w:val="00564B16"/>
    <w:rsid w:val="00565068"/>
    <w:rsid w:val="00565187"/>
    <w:rsid w:val="00565275"/>
    <w:rsid w:val="00565DE3"/>
    <w:rsid w:val="005660DF"/>
    <w:rsid w:val="00566879"/>
    <w:rsid w:val="00567DA9"/>
    <w:rsid w:val="0057054E"/>
    <w:rsid w:val="005707D8"/>
    <w:rsid w:val="00570F1E"/>
    <w:rsid w:val="0057160A"/>
    <w:rsid w:val="00571AEC"/>
    <w:rsid w:val="00571BE8"/>
    <w:rsid w:val="005726B9"/>
    <w:rsid w:val="0057292A"/>
    <w:rsid w:val="00573E82"/>
    <w:rsid w:val="00574054"/>
    <w:rsid w:val="005749A1"/>
    <w:rsid w:val="00574FB1"/>
    <w:rsid w:val="00576829"/>
    <w:rsid w:val="00576A20"/>
    <w:rsid w:val="00576D2A"/>
    <w:rsid w:val="00576DBC"/>
    <w:rsid w:val="00576E61"/>
    <w:rsid w:val="005776BE"/>
    <w:rsid w:val="00577DAA"/>
    <w:rsid w:val="005803F9"/>
    <w:rsid w:val="005805C0"/>
    <w:rsid w:val="00581473"/>
    <w:rsid w:val="00581789"/>
    <w:rsid w:val="005817A1"/>
    <w:rsid w:val="0058277C"/>
    <w:rsid w:val="00582EBC"/>
    <w:rsid w:val="00582F62"/>
    <w:rsid w:val="0058341F"/>
    <w:rsid w:val="005835FD"/>
    <w:rsid w:val="0058410D"/>
    <w:rsid w:val="00584129"/>
    <w:rsid w:val="005843ED"/>
    <w:rsid w:val="005851B3"/>
    <w:rsid w:val="005859B0"/>
    <w:rsid w:val="00586355"/>
    <w:rsid w:val="00586828"/>
    <w:rsid w:val="00586A58"/>
    <w:rsid w:val="00586C9C"/>
    <w:rsid w:val="00586D51"/>
    <w:rsid w:val="00587CC0"/>
    <w:rsid w:val="005902E9"/>
    <w:rsid w:val="00592627"/>
    <w:rsid w:val="005926CF"/>
    <w:rsid w:val="00593484"/>
    <w:rsid w:val="00593573"/>
    <w:rsid w:val="00593622"/>
    <w:rsid w:val="00593A5C"/>
    <w:rsid w:val="00594155"/>
    <w:rsid w:val="00594793"/>
    <w:rsid w:val="00594C37"/>
    <w:rsid w:val="00594C47"/>
    <w:rsid w:val="00594EB2"/>
    <w:rsid w:val="00595792"/>
    <w:rsid w:val="00595D34"/>
    <w:rsid w:val="00596AFA"/>
    <w:rsid w:val="00596DE3"/>
    <w:rsid w:val="00597BD8"/>
    <w:rsid w:val="00597FAF"/>
    <w:rsid w:val="00597FB2"/>
    <w:rsid w:val="005A26FB"/>
    <w:rsid w:val="005A271C"/>
    <w:rsid w:val="005A27F1"/>
    <w:rsid w:val="005A2ED6"/>
    <w:rsid w:val="005A346F"/>
    <w:rsid w:val="005A3C38"/>
    <w:rsid w:val="005A45E5"/>
    <w:rsid w:val="005A495D"/>
    <w:rsid w:val="005A4B50"/>
    <w:rsid w:val="005A57F7"/>
    <w:rsid w:val="005A5AA3"/>
    <w:rsid w:val="005A644D"/>
    <w:rsid w:val="005A65FB"/>
    <w:rsid w:val="005A687B"/>
    <w:rsid w:val="005A6E43"/>
    <w:rsid w:val="005A6EB6"/>
    <w:rsid w:val="005A75BC"/>
    <w:rsid w:val="005A75FA"/>
    <w:rsid w:val="005B1F24"/>
    <w:rsid w:val="005B23D0"/>
    <w:rsid w:val="005B3812"/>
    <w:rsid w:val="005B382C"/>
    <w:rsid w:val="005B3913"/>
    <w:rsid w:val="005B3E6F"/>
    <w:rsid w:val="005B4176"/>
    <w:rsid w:val="005B451A"/>
    <w:rsid w:val="005B582B"/>
    <w:rsid w:val="005B5E83"/>
    <w:rsid w:val="005B5F06"/>
    <w:rsid w:val="005B670F"/>
    <w:rsid w:val="005B713F"/>
    <w:rsid w:val="005B7A67"/>
    <w:rsid w:val="005B7C8E"/>
    <w:rsid w:val="005B7D97"/>
    <w:rsid w:val="005B7E31"/>
    <w:rsid w:val="005C058F"/>
    <w:rsid w:val="005C1497"/>
    <w:rsid w:val="005C1E95"/>
    <w:rsid w:val="005C1F9F"/>
    <w:rsid w:val="005C2056"/>
    <w:rsid w:val="005C2115"/>
    <w:rsid w:val="005C2366"/>
    <w:rsid w:val="005C2667"/>
    <w:rsid w:val="005C310B"/>
    <w:rsid w:val="005C4718"/>
    <w:rsid w:val="005C4A41"/>
    <w:rsid w:val="005C4EE4"/>
    <w:rsid w:val="005C5BB8"/>
    <w:rsid w:val="005C5C2C"/>
    <w:rsid w:val="005C5F2A"/>
    <w:rsid w:val="005C7179"/>
    <w:rsid w:val="005C7965"/>
    <w:rsid w:val="005D0374"/>
    <w:rsid w:val="005D0469"/>
    <w:rsid w:val="005D0628"/>
    <w:rsid w:val="005D079B"/>
    <w:rsid w:val="005D174E"/>
    <w:rsid w:val="005D1F6D"/>
    <w:rsid w:val="005D29CF"/>
    <w:rsid w:val="005D2E53"/>
    <w:rsid w:val="005D3171"/>
    <w:rsid w:val="005D34D2"/>
    <w:rsid w:val="005D3699"/>
    <w:rsid w:val="005D4CAF"/>
    <w:rsid w:val="005D4CD4"/>
    <w:rsid w:val="005D5DB1"/>
    <w:rsid w:val="005D5F69"/>
    <w:rsid w:val="005D69FA"/>
    <w:rsid w:val="005D70C9"/>
    <w:rsid w:val="005D71B4"/>
    <w:rsid w:val="005D7E6C"/>
    <w:rsid w:val="005E0249"/>
    <w:rsid w:val="005E0453"/>
    <w:rsid w:val="005E0C00"/>
    <w:rsid w:val="005E0C36"/>
    <w:rsid w:val="005E1EA2"/>
    <w:rsid w:val="005E2048"/>
    <w:rsid w:val="005E24FC"/>
    <w:rsid w:val="005E284F"/>
    <w:rsid w:val="005E2ECE"/>
    <w:rsid w:val="005E30A2"/>
    <w:rsid w:val="005E3856"/>
    <w:rsid w:val="005E3B42"/>
    <w:rsid w:val="005E4CCA"/>
    <w:rsid w:val="005E4D97"/>
    <w:rsid w:val="005E6471"/>
    <w:rsid w:val="005E6AD4"/>
    <w:rsid w:val="005E731D"/>
    <w:rsid w:val="005E7BCC"/>
    <w:rsid w:val="005E7C6A"/>
    <w:rsid w:val="005F02A2"/>
    <w:rsid w:val="005F05D7"/>
    <w:rsid w:val="005F05DB"/>
    <w:rsid w:val="005F0645"/>
    <w:rsid w:val="005F07B5"/>
    <w:rsid w:val="005F09B1"/>
    <w:rsid w:val="005F1043"/>
    <w:rsid w:val="005F12A3"/>
    <w:rsid w:val="005F1343"/>
    <w:rsid w:val="005F1594"/>
    <w:rsid w:val="005F1AF1"/>
    <w:rsid w:val="005F2079"/>
    <w:rsid w:val="005F28A3"/>
    <w:rsid w:val="005F2BEB"/>
    <w:rsid w:val="005F3144"/>
    <w:rsid w:val="005F33D9"/>
    <w:rsid w:val="005F43BA"/>
    <w:rsid w:val="005F44B8"/>
    <w:rsid w:val="005F54DE"/>
    <w:rsid w:val="005F64BD"/>
    <w:rsid w:val="005F7432"/>
    <w:rsid w:val="005F7C43"/>
    <w:rsid w:val="0060057A"/>
    <w:rsid w:val="00600665"/>
    <w:rsid w:val="0060090E"/>
    <w:rsid w:val="0060114C"/>
    <w:rsid w:val="0060124E"/>
    <w:rsid w:val="00601A88"/>
    <w:rsid w:val="00602113"/>
    <w:rsid w:val="006023CF"/>
    <w:rsid w:val="00602E7B"/>
    <w:rsid w:val="0060330B"/>
    <w:rsid w:val="00603399"/>
    <w:rsid w:val="0060516A"/>
    <w:rsid w:val="0060534A"/>
    <w:rsid w:val="006054FB"/>
    <w:rsid w:val="00606313"/>
    <w:rsid w:val="00606445"/>
    <w:rsid w:val="00606636"/>
    <w:rsid w:val="00606A21"/>
    <w:rsid w:val="00606C92"/>
    <w:rsid w:val="00606D6B"/>
    <w:rsid w:val="006075F0"/>
    <w:rsid w:val="00610B58"/>
    <w:rsid w:val="00610C1D"/>
    <w:rsid w:val="00610E77"/>
    <w:rsid w:val="0061133D"/>
    <w:rsid w:val="00611592"/>
    <w:rsid w:val="00611880"/>
    <w:rsid w:val="006121A7"/>
    <w:rsid w:val="00612B8C"/>
    <w:rsid w:val="00613BA1"/>
    <w:rsid w:val="00613D8E"/>
    <w:rsid w:val="006142C5"/>
    <w:rsid w:val="006148A6"/>
    <w:rsid w:val="0061494F"/>
    <w:rsid w:val="00614BB2"/>
    <w:rsid w:val="006150FA"/>
    <w:rsid w:val="0061570C"/>
    <w:rsid w:val="00615E03"/>
    <w:rsid w:val="00616111"/>
    <w:rsid w:val="00616180"/>
    <w:rsid w:val="00616188"/>
    <w:rsid w:val="00616B48"/>
    <w:rsid w:val="00617083"/>
    <w:rsid w:val="006173D5"/>
    <w:rsid w:val="0061760A"/>
    <w:rsid w:val="00617747"/>
    <w:rsid w:val="00617C3D"/>
    <w:rsid w:val="0062008C"/>
    <w:rsid w:val="00620365"/>
    <w:rsid w:val="00620CDE"/>
    <w:rsid w:val="00621097"/>
    <w:rsid w:val="00621403"/>
    <w:rsid w:val="0062144E"/>
    <w:rsid w:val="00621817"/>
    <w:rsid w:val="006222A4"/>
    <w:rsid w:val="006230AD"/>
    <w:rsid w:val="0062360A"/>
    <w:rsid w:val="00623659"/>
    <w:rsid w:val="00624009"/>
    <w:rsid w:val="00624201"/>
    <w:rsid w:val="0062469C"/>
    <w:rsid w:val="00625D63"/>
    <w:rsid w:val="00626D55"/>
    <w:rsid w:val="00627138"/>
    <w:rsid w:val="006279B3"/>
    <w:rsid w:val="006279F1"/>
    <w:rsid w:val="0063028A"/>
    <w:rsid w:val="0063029E"/>
    <w:rsid w:val="00631B48"/>
    <w:rsid w:val="0063263F"/>
    <w:rsid w:val="00632EF9"/>
    <w:rsid w:val="00633B7E"/>
    <w:rsid w:val="00633BA5"/>
    <w:rsid w:val="00633D25"/>
    <w:rsid w:val="006340D2"/>
    <w:rsid w:val="0063456D"/>
    <w:rsid w:val="00634BD7"/>
    <w:rsid w:val="0063524E"/>
    <w:rsid w:val="00635862"/>
    <w:rsid w:val="0063593F"/>
    <w:rsid w:val="00635DD9"/>
    <w:rsid w:val="00635ED2"/>
    <w:rsid w:val="00635F96"/>
    <w:rsid w:val="0063600A"/>
    <w:rsid w:val="0063603B"/>
    <w:rsid w:val="00636133"/>
    <w:rsid w:val="006372CC"/>
    <w:rsid w:val="00640042"/>
    <w:rsid w:val="00640182"/>
    <w:rsid w:val="006405B2"/>
    <w:rsid w:val="006406F3"/>
    <w:rsid w:val="0064092A"/>
    <w:rsid w:val="006411A2"/>
    <w:rsid w:val="00642308"/>
    <w:rsid w:val="006429E2"/>
    <w:rsid w:val="00643445"/>
    <w:rsid w:val="00643789"/>
    <w:rsid w:val="00644094"/>
    <w:rsid w:val="0064597C"/>
    <w:rsid w:val="00646024"/>
    <w:rsid w:val="00646183"/>
    <w:rsid w:val="00646D4D"/>
    <w:rsid w:val="006476A1"/>
    <w:rsid w:val="006477D2"/>
    <w:rsid w:val="00647DEB"/>
    <w:rsid w:val="00650689"/>
    <w:rsid w:val="00651550"/>
    <w:rsid w:val="00651B8C"/>
    <w:rsid w:val="00652342"/>
    <w:rsid w:val="00652AD2"/>
    <w:rsid w:val="00652DEA"/>
    <w:rsid w:val="00652F61"/>
    <w:rsid w:val="00652F9C"/>
    <w:rsid w:val="00653AD2"/>
    <w:rsid w:val="00653ED1"/>
    <w:rsid w:val="00654280"/>
    <w:rsid w:val="0065444B"/>
    <w:rsid w:val="00654CAB"/>
    <w:rsid w:val="00655250"/>
    <w:rsid w:val="006552F1"/>
    <w:rsid w:val="00655479"/>
    <w:rsid w:val="00655C0D"/>
    <w:rsid w:val="006566BD"/>
    <w:rsid w:val="00656750"/>
    <w:rsid w:val="00656B8D"/>
    <w:rsid w:val="00656BEE"/>
    <w:rsid w:val="00656DDC"/>
    <w:rsid w:val="006604BE"/>
    <w:rsid w:val="00660565"/>
    <w:rsid w:val="00661826"/>
    <w:rsid w:val="00661D86"/>
    <w:rsid w:val="00662055"/>
    <w:rsid w:val="00662C1B"/>
    <w:rsid w:val="006630C8"/>
    <w:rsid w:val="00663657"/>
    <w:rsid w:val="006636CB"/>
    <w:rsid w:val="006638A3"/>
    <w:rsid w:val="006638E7"/>
    <w:rsid w:val="00664835"/>
    <w:rsid w:val="0066562C"/>
    <w:rsid w:val="00666479"/>
    <w:rsid w:val="0066740B"/>
    <w:rsid w:val="0066773A"/>
    <w:rsid w:val="0066792E"/>
    <w:rsid w:val="006701C5"/>
    <w:rsid w:val="00670568"/>
    <w:rsid w:val="0067057B"/>
    <w:rsid w:val="0067075A"/>
    <w:rsid w:val="00670AB1"/>
    <w:rsid w:val="00672997"/>
    <w:rsid w:val="00672AFD"/>
    <w:rsid w:val="0067352A"/>
    <w:rsid w:val="00673FBC"/>
    <w:rsid w:val="0067416D"/>
    <w:rsid w:val="00674BBB"/>
    <w:rsid w:val="00674E06"/>
    <w:rsid w:val="0067586B"/>
    <w:rsid w:val="00676471"/>
    <w:rsid w:val="00676C15"/>
    <w:rsid w:val="00676E39"/>
    <w:rsid w:val="00677241"/>
    <w:rsid w:val="0067728D"/>
    <w:rsid w:val="006773CA"/>
    <w:rsid w:val="006774E9"/>
    <w:rsid w:val="00677590"/>
    <w:rsid w:val="006802C4"/>
    <w:rsid w:val="00680387"/>
    <w:rsid w:val="00680711"/>
    <w:rsid w:val="00680780"/>
    <w:rsid w:val="006809FC"/>
    <w:rsid w:val="00680B2A"/>
    <w:rsid w:val="00681976"/>
    <w:rsid w:val="00682E81"/>
    <w:rsid w:val="00683181"/>
    <w:rsid w:val="0068340F"/>
    <w:rsid w:val="006847F9"/>
    <w:rsid w:val="00684BF3"/>
    <w:rsid w:val="00684DAF"/>
    <w:rsid w:val="006857EA"/>
    <w:rsid w:val="0068595B"/>
    <w:rsid w:val="00685B78"/>
    <w:rsid w:val="00685F7C"/>
    <w:rsid w:val="00686300"/>
    <w:rsid w:val="006864CF"/>
    <w:rsid w:val="00686E04"/>
    <w:rsid w:val="00687847"/>
    <w:rsid w:val="00687882"/>
    <w:rsid w:val="00687BA1"/>
    <w:rsid w:val="00687F5F"/>
    <w:rsid w:val="00690265"/>
    <w:rsid w:val="00690619"/>
    <w:rsid w:val="00691C9C"/>
    <w:rsid w:val="00692A60"/>
    <w:rsid w:val="00692B0A"/>
    <w:rsid w:val="00693A68"/>
    <w:rsid w:val="0069519B"/>
    <w:rsid w:val="00696D31"/>
    <w:rsid w:val="00697582"/>
    <w:rsid w:val="00697CCB"/>
    <w:rsid w:val="00697EDD"/>
    <w:rsid w:val="006A01E6"/>
    <w:rsid w:val="006A0292"/>
    <w:rsid w:val="006A07E5"/>
    <w:rsid w:val="006A0D44"/>
    <w:rsid w:val="006A177D"/>
    <w:rsid w:val="006A1EE1"/>
    <w:rsid w:val="006A204F"/>
    <w:rsid w:val="006A22D9"/>
    <w:rsid w:val="006A25D5"/>
    <w:rsid w:val="006A2CBA"/>
    <w:rsid w:val="006A330D"/>
    <w:rsid w:val="006A3660"/>
    <w:rsid w:val="006A4016"/>
    <w:rsid w:val="006A4113"/>
    <w:rsid w:val="006A459E"/>
    <w:rsid w:val="006A4DEE"/>
    <w:rsid w:val="006A5324"/>
    <w:rsid w:val="006A5B9E"/>
    <w:rsid w:val="006A660D"/>
    <w:rsid w:val="006A6783"/>
    <w:rsid w:val="006A69E9"/>
    <w:rsid w:val="006A6D8E"/>
    <w:rsid w:val="006A7743"/>
    <w:rsid w:val="006A778A"/>
    <w:rsid w:val="006A7C95"/>
    <w:rsid w:val="006B004F"/>
    <w:rsid w:val="006B01A8"/>
    <w:rsid w:val="006B03C7"/>
    <w:rsid w:val="006B0D90"/>
    <w:rsid w:val="006B1841"/>
    <w:rsid w:val="006B19C1"/>
    <w:rsid w:val="006B1A15"/>
    <w:rsid w:val="006B1D28"/>
    <w:rsid w:val="006B2271"/>
    <w:rsid w:val="006B229E"/>
    <w:rsid w:val="006B248D"/>
    <w:rsid w:val="006B2C0E"/>
    <w:rsid w:val="006B33A6"/>
    <w:rsid w:val="006B3C8C"/>
    <w:rsid w:val="006B4428"/>
    <w:rsid w:val="006B44D8"/>
    <w:rsid w:val="006B4BF6"/>
    <w:rsid w:val="006B4C0F"/>
    <w:rsid w:val="006B4DE6"/>
    <w:rsid w:val="006B5072"/>
    <w:rsid w:val="006B5577"/>
    <w:rsid w:val="006B592A"/>
    <w:rsid w:val="006B5DE5"/>
    <w:rsid w:val="006B60E1"/>
    <w:rsid w:val="006B64B3"/>
    <w:rsid w:val="006B66A9"/>
    <w:rsid w:val="006B75DD"/>
    <w:rsid w:val="006C0283"/>
    <w:rsid w:val="006C09B3"/>
    <w:rsid w:val="006C0AC9"/>
    <w:rsid w:val="006C14A3"/>
    <w:rsid w:val="006C1A67"/>
    <w:rsid w:val="006C1AC4"/>
    <w:rsid w:val="006C1EA3"/>
    <w:rsid w:val="006C1ECA"/>
    <w:rsid w:val="006C1F12"/>
    <w:rsid w:val="006C217F"/>
    <w:rsid w:val="006C26F7"/>
    <w:rsid w:val="006C2911"/>
    <w:rsid w:val="006C3A04"/>
    <w:rsid w:val="006C3A58"/>
    <w:rsid w:val="006C3B8B"/>
    <w:rsid w:val="006C4366"/>
    <w:rsid w:val="006C43BB"/>
    <w:rsid w:val="006C4D2B"/>
    <w:rsid w:val="006C502F"/>
    <w:rsid w:val="006C5868"/>
    <w:rsid w:val="006C67E7"/>
    <w:rsid w:val="006C6900"/>
    <w:rsid w:val="006C7077"/>
    <w:rsid w:val="006C71C5"/>
    <w:rsid w:val="006C74E5"/>
    <w:rsid w:val="006C7702"/>
    <w:rsid w:val="006C79E8"/>
    <w:rsid w:val="006C79EB"/>
    <w:rsid w:val="006D0076"/>
    <w:rsid w:val="006D038A"/>
    <w:rsid w:val="006D0627"/>
    <w:rsid w:val="006D06BD"/>
    <w:rsid w:val="006D0889"/>
    <w:rsid w:val="006D0A80"/>
    <w:rsid w:val="006D1008"/>
    <w:rsid w:val="006D183E"/>
    <w:rsid w:val="006D272B"/>
    <w:rsid w:val="006D289C"/>
    <w:rsid w:val="006D303B"/>
    <w:rsid w:val="006D3995"/>
    <w:rsid w:val="006D4635"/>
    <w:rsid w:val="006D527D"/>
    <w:rsid w:val="006D5903"/>
    <w:rsid w:val="006D63BE"/>
    <w:rsid w:val="006D648E"/>
    <w:rsid w:val="006D716B"/>
    <w:rsid w:val="006D7753"/>
    <w:rsid w:val="006D7BF2"/>
    <w:rsid w:val="006D7F2A"/>
    <w:rsid w:val="006E0077"/>
    <w:rsid w:val="006E0804"/>
    <w:rsid w:val="006E08E7"/>
    <w:rsid w:val="006E0A09"/>
    <w:rsid w:val="006E1935"/>
    <w:rsid w:val="006E291C"/>
    <w:rsid w:val="006E2A79"/>
    <w:rsid w:val="006E2FB5"/>
    <w:rsid w:val="006E4134"/>
    <w:rsid w:val="006E48C8"/>
    <w:rsid w:val="006E520F"/>
    <w:rsid w:val="006E5A2E"/>
    <w:rsid w:val="006E60D9"/>
    <w:rsid w:val="006E7A63"/>
    <w:rsid w:val="006E7F96"/>
    <w:rsid w:val="006F03B0"/>
    <w:rsid w:val="006F0900"/>
    <w:rsid w:val="006F0B91"/>
    <w:rsid w:val="006F1465"/>
    <w:rsid w:val="006F1DB7"/>
    <w:rsid w:val="006F2345"/>
    <w:rsid w:val="006F2E08"/>
    <w:rsid w:val="006F3423"/>
    <w:rsid w:val="006F388A"/>
    <w:rsid w:val="006F3D3D"/>
    <w:rsid w:val="006F455B"/>
    <w:rsid w:val="006F480F"/>
    <w:rsid w:val="006F4F81"/>
    <w:rsid w:val="006F5384"/>
    <w:rsid w:val="006F53DA"/>
    <w:rsid w:val="006F77F5"/>
    <w:rsid w:val="00700335"/>
    <w:rsid w:val="00700EEE"/>
    <w:rsid w:val="007011B1"/>
    <w:rsid w:val="0070398E"/>
    <w:rsid w:val="00703A21"/>
    <w:rsid w:val="00704041"/>
    <w:rsid w:val="0070442D"/>
    <w:rsid w:val="0070452A"/>
    <w:rsid w:val="0070474A"/>
    <w:rsid w:val="00704CE3"/>
    <w:rsid w:val="00705169"/>
    <w:rsid w:val="007056CF"/>
    <w:rsid w:val="00705B67"/>
    <w:rsid w:val="00705BD6"/>
    <w:rsid w:val="00705DF5"/>
    <w:rsid w:val="0070676E"/>
    <w:rsid w:val="00706E19"/>
    <w:rsid w:val="00706E49"/>
    <w:rsid w:val="007070AB"/>
    <w:rsid w:val="007075DF"/>
    <w:rsid w:val="007078FC"/>
    <w:rsid w:val="00707B54"/>
    <w:rsid w:val="00710515"/>
    <w:rsid w:val="00710CC2"/>
    <w:rsid w:val="007111C3"/>
    <w:rsid w:val="007114E9"/>
    <w:rsid w:val="00711C71"/>
    <w:rsid w:val="0071244C"/>
    <w:rsid w:val="00712491"/>
    <w:rsid w:val="00712703"/>
    <w:rsid w:val="007130FB"/>
    <w:rsid w:val="0071352C"/>
    <w:rsid w:val="007138F6"/>
    <w:rsid w:val="0071475D"/>
    <w:rsid w:val="00714C6E"/>
    <w:rsid w:val="007151CA"/>
    <w:rsid w:val="00715551"/>
    <w:rsid w:val="00715621"/>
    <w:rsid w:val="0071577E"/>
    <w:rsid w:val="007157A9"/>
    <w:rsid w:val="007164A6"/>
    <w:rsid w:val="007179ED"/>
    <w:rsid w:val="0072037A"/>
    <w:rsid w:val="00720733"/>
    <w:rsid w:val="00720764"/>
    <w:rsid w:val="00720953"/>
    <w:rsid w:val="00720BC5"/>
    <w:rsid w:val="00720D8C"/>
    <w:rsid w:val="00722082"/>
    <w:rsid w:val="007225CF"/>
    <w:rsid w:val="007226DF"/>
    <w:rsid w:val="007232FF"/>
    <w:rsid w:val="0072330D"/>
    <w:rsid w:val="007233E1"/>
    <w:rsid w:val="007237F8"/>
    <w:rsid w:val="007239D3"/>
    <w:rsid w:val="00723D58"/>
    <w:rsid w:val="00723EE0"/>
    <w:rsid w:val="007250C8"/>
    <w:rsid w:val="0072520F"/>
    <w:rsid w:val="0072579F"/>
    <w:rsid w:val="007258CA"/>
    <w:rsid w:val="007266C7"/>
    <w:rsid w:val="00727535"/>
    <w:rsid w:val="0072755C"/>
    <w:rsid w:val="007277A1"/>
    <w:rsid w:val="00727F0D"/>
    <w:rsid w:val="0073007A"/>
    <w:rsid w:val="007302DE"/>
    <w:rsid w:val="00730A7E"/>
    <w:rsid w:val="007312AA"/>
    <w:rsid w:val="0073146C"/>
    <w:rsid w:val="00731886"/>
    <w:rsid w:val="00731B16"/>
    <w:rsid w:val="00731B2A"/>
    <w:rsid w:val="0073313A"/>
    <w:rsid w:val="0073464F"/>
    <w:rsid w:val="00734812"/>
    <w:rsid w:val="00734FB7"/>
    <w:rsid w:val="0073509E"/>
    <w:rsid w:val="007353A5"/>
    <w:rsid w:val="007357D3"/>
    <w:rsid w:val="00736245"/>
    <w:rsid w:val="00736996"/>
    <w:rsid w:val="007373CE"/>
    <w:rsid w:val="00737E41"/>
    <w:rsid w:val="00740602"/>
    <w:rsid w:val="00740E84"/>
    <w:rsid w:val="007416C6"/>
    <w:rsid w:val="00742519"/>
    <w:rsid w:val="007426FD"/>
    <w:rsid w:val="007431B2"/>
    <w:rsid w:val="007436F2"/>
    <w:rsid w:val="00743B31"/>
    <w:rsid w:val="0074400E"/>
    <w:rsid w:val="00744D77"/>
    <w:rsid w:val="00744DB6"/>
    <w:rsid w:val="00744E42"/>
    <w:rsid w:val="0074513A"/>
    <w:rsid w:val="0074553C"/>
    <w:rsid w:val="00745837"/>
    <w:rsid w:val="00745E12"/>
    <w:rsid w:val="0074694D"/>
    <w:rsid w:val="007469A5"/>
    <w:rsid w:val="00746AFA"/>
    <w:rsid w:val="00746BC5"/>
    <w:rsid w:val="00747AD2"/>
    <w:rsid w:val="00747C3B"/>
    <w:rsid w:val="00747FFE"/>
    <w:rsid w:val="00750373"/>
    <w:rsid w:val="00750819"/>
    <w:rsid w:val="007508DB"/>
    <w:rsid w:val="00750B6B"/>
    <w:rsid w:val="00750FDA"/>
    <w:rsid w:val="00751232"/>
    <w:rsid w:val="007518AA"/>
    <w:rsid w:val="00751D3F"/>
    <w:rsid w:val="00751E8D"/>
    <w:rsid w:val="00751F37"/>
    <w:rsid w:val="007527F6"/>
    <w:rsid w:val="0075334B"/>
    <w:rsid w:val="00753DFA"/>
    <w:rsid w:val="007543AE"/>
    <w:rsid w:val="0075446B"/>
    <w:rsid w:val="00754951"/>
    <w:rsid w:val="00755238"/>
    <w:rsid w:val="007554D7"/>
    <w:rsid w:val="0075587A"/>
    <w:rsid w:val="00755ED3"/>
    <w:rsid w:val="00755FB4"/>
    <w:rsid w:val="00756091"/>
    <w:rsid w:val="0075673B"/>
    <w:rsid w:val="007569CC"/>
    <w:rsid w:val="00756A85"/>
    <w:rsid w:val="007577F8"/>
    <w:rsid w:val="00757D36"/>
    <w:rsid w:val="00757FA8"/>
    <w:rsid w:val="00760058"/>
    <w:rsid w:val="00760313"/>
    <w:rsid w:val="00760F7E"/>
    <w:rsid w:val="007612D6"/>
    <w:rsid w:val="00761673"/>
    <w:rsid w:val="00761784"/>
    <w:rsid w:val="00761973"/>
    <w:rsid w:val="007619E1"/>
    <w:rsid w:val="00761FB8"/>
    <w:rsid w:val="00762DE0"/>
    <w:rsid w:val="007635F3"/>
    <w:rsid w:val="00764061"/>
    <w:rsid w:val="00765A45"/>
    <w:rsid w:val="00765D99"/>
    <w:rsid w:val="00765E80"/>
    <w:rsid w:val="00770BF5"/>
    <w:rsid w:val="007715E2"/>
    <w:rsid w:val="00771999"/>
    <w:rsid w:val="00771AE7"/>
    <w:rsid w:val="0077228B"/>
    <w:rsid w:val="0077229D"/>
    <w:rsid w:val="007729DE"/>
    <w:rsid w:val="00772A39"/>
    <w:rsid w:val="00772C70"/>
    <w:rsid w:val="007731B4"/>
    <w:rsid w:val="007731D9"/>
    <w:rsid w:val="007736A6"/>
    <w:rsid w:val="00773745"/>
    <w:rsid w:val="00773815"/>
    <w:rsid w:val="00773F28"/>
    <w:rsid w:val="00775733"/>
    <w:rsid w:val="00776642"/>
    <w:rsid w:val="00776B1E"/>
    <w:rsid w:val="00777C1E"/>
    <w:rsid w:val="00777CA9"/>
    <w:rsid w:val="007812DB"/>
    <w:rsid w:val="007820D2"/>
    <w:rsid w:val="00782301"/>
    <w:rsid w:val="00782993"/>
    <w:rsid w:val="00783105"/>
    <w:rsid w:val="00783917"/>
    <w:rsid w:val="007839A3"/>
    <w:rsid w:val="00783C37"/>
    <w:rsid w:val="00784E45"/>
    <w:rsid w:val="007855D5"/>
    <w:rsid w:val="00785922"/>
    <w:rsid w:val="00785EF4"/>
    <w:rsid w:val="00785FBC"/>
    <w:rsid w:val="00787E46"/>
    <w:rsid w:val="007907ED"/>
    <w:rsid w:val="00790C63"/>
    <w:rsid w:val="00790D35"/>
    <w:rsid w:val="007914EC"/>
    <w:rsid w:val="007923C9"/>
    <w:rsid w:val="00793043"/>
    <w:rsid w:val="00793CCA"/>
    <w:rsid w:val="0079429C"/>
    <w:rsid w:val="0079485A"/>
    <w:rsid w:val="00795A19"/>
    <w:rsid w:val="00796C47"/>
    <w:rsid w:val="00797589"/>
    <w:rsid w:val="00797C7B"/>
    <w:rsid w:val="007A0F54"/>
    <w:rsid w:val="007A122A"/>
    <w:rsid w:val="007A14C8"/>
    <w:rsid w:val="007A22C2"/>
    <w:rsid w:val="007A2B67"/>
    <w:rsid w:val="007A2E47"/>
    <w:rsid w:val="007A30A9"/>
    <w:rsid w:val="007A31C4"/>
    <w:rsid w:val="007A323C"/>
    <w:rsid w:val="007A3440"/>
    <w:rsid w:val="007A41F7"/>
    <w:rsid w:val="007A45BC"/>
    <w:rsid w:val="007A4D54"/>
    <w:rsid w:val="007A4D84"/>
    <w:rsid w:val="007A4DD0"/>
    <w:rsid w:val="007A59DF"/>
    <w:rsid w:val="007A5F97"/>
    <w:rsid w:val="007A6061"/>
    <w:rsid w:val="007A6203"/>
    <w:rsid w:val="007A6A29"/>
    <w:rsid w:val="007A6D3A"/>
    <w:rsid w:val="007A76D1"/>
    <w:rsid w:val="007A77EC"/>
    <w:rsid w:val="007A78B8"/>
    <w:rsid w:val="007B0025"/>
    <w:rsid w:val="007B014F"/>
    <w:rsid w:val="007B0C87"/>
    <w:rsid w:val="007B1100"/>
    <w:rsid w:val="007B1373"/>
    <w:rsid w:val="007B172B"/>
    <w:rsid w:val="007B23F5"/>
    <w:rsid w:val="007B2727"/>
    <w:rsid w:val="007B381E"/>
    <w:rsid w:val="007B38BA"/>
    <w:rsid w:val="007B39A4"/>
    <w:rsid w:val="007B3AC7"/>
    <w:rsid w:val="007B479E"/>
    <w:rsid w:val="007B482B"/>
    <w:rsid w:val="007B48D9"/>
    <w:rsid w:val="007B528B"/>
    <w:rsid w:val="007B67B3"/>
    <w:rsid w:val="007B6922"/>
    <w:rsid w:val="007C06F1"/>
    <w:rsid w:val="007C0B5A"/>
    <w:rsid w:val="007C13CE"/>
    <w:rsid w:val="007C1E76"/>
    <w:rsid w:val="007C26C6"/>
    <w:rsid w:val="007C2740"/>
    <w:rsid w:val="007C28DC"/>
    <w:rsid w:val="007C2BD1"/>
    <w:rsid w:val="007C2C81"/>
    <w:rsid w:val="007C33C9"/>
    <w:rsid w:val="007C3479"/>
    <w:rsid w:val="007C4B00"/>
    <w:rsid w:val="007C50DB"/>
    <w:rsid w:val="007C54EA"/>
    <w:rsid w:val="007C55F4"/>
    <w:rsid w:val="007C55FA"/>
    <w:rsid w:val="007C6375"/>
    <w:rsid w:val="007C6BE0"/>
    <w:rsid w:val="007C6C50"/>
    <w:rsid w:val="007C6EB1"/>
    <w:rsid w:val="007C7715"/>
    <w:rsid w:val="007C7B73"/>
    <w:rsid w:val="007D0619"/>
    <w:rsid w:val="007D074E"/>
    <w:rsid w:val="007D0786"/>
    <w:rsid w:val="007D07BB"/>
    <w:rsid w:val="007D0BE6"/>
    <w:rsid w:val="007D12D8"/>
    <w:rsid w:val="007D16FD"/>
    <w:rsid w:val="007D1CCB"/>
    <w:rsid w:val="007D1CE5"/>
    <w:rsid w:val="007D1EB1"/>
    <w:rsid w:val="007D3CAE"/>
    <w:rsid w:val="007D3D54"/>
    <w:rsid w:val="007D4CA9"/>
    <w:rsid w:val="007D4D57"/>
    <w:rsid w:val="007D5067"/>
    <w:rsid w:val="007D54EC"/>
    <w:rsid w:val="007D5C04"/>
    <w:rsid w:val="007D6405"/>
    <w:rsid w:val="007D6740"/>
    <w:rsid w:val="007D73B9"/>
    <w:rsid w:val="007D7D31"/>
    <w:rsid w:val="007D7EF0"/>
    <w:rsid w:val="007E012D"/>
    <w:rsid w:val="007E02C2"/>
    <w:rsid w:val="007E0667"/>
    <w:rsid w:val="007E0803"/>
    <w:rsid w:val="007E0F82"/>
    <w:rsid w:val="007E251A"/>
    <w:rsid w:val="007E2985"/>
    <w:rsid w:val="007E363D"/>
    <w:rsid w:val="007E37AB"/>
    <w:rsid w:val="007E3833"/>
    <w:rsid w:val="007E3C82"/>
    <w:rsid w:val="007E3CAD"/>
    <w:rsid w:val="007E3DBE"/>
    <w:rsid w:val="007E430F"/>
    <w:rsid w:val="007E4B83"/>
    <w:rsid w:val="007E6C6E"/>
    <w:rsid w:val="007E78C0"/>
    <w:rsid w:val="007E7C3E"/>
    <w:rsid w:val="007F0B4A"/>
    <w:rsid w:val="007F150C"/>
    <w:rsid w:val="007F1665"/>
    <w:rsid w:val="007F1804"/>
    <w:rsid w:val="007F1B5D"/>
    <w:rsid w:val="007F1B7E"/>
    <w:rsid w:val="007F1FC1"/>
    <w:rsid w:val="007F247A"/>
    <w:rsid w:val="007F332F"/>
    <w:rsid w:val="007F3C9D"/>
    <w:rsid w:val="007F4416"/>
    <w:rsid w:val="007F459D"/>
    <w:rsid w:val="007F4833"/>
    <w:rsid w:val="007F49B0"/>
    <w:rsid w:val="007F5C6E"/>
    <w:rsid w:val="007F5D9A"/>
    <w:rsid w:val="007F61C7"/>
    <w:rsid w:val="007F6384"/>
    <w:rsid w:val="007F6EA4"/>
    <w:rsid w:val="007F722F"/>
    <w:rsid w:val="00800D23"/>
    <w:rsid w:val="0080108E"/>
    <w:rsid w:val="008014C1"/>
    <w:rsid w:val="0080173A"/>
    <w:rsid w:val="00801A09"/>
    <w:rsid w:val="00801AE7"/>
    <w:rsid w:val="0080282A"/>
    <w:rsid w:val="00802D4A"/>
    <w:rsid w:val="00802EAB"/>
    <w:rsid w:val="00803858"/>
    <w:rsid w:val="0080431A"/>
    <w:rsid w:val="008046A3"/>
    <w:rsid w:val="0080596F"/>
    <w:rsid w:val="00805AEE"/>
    <w:rsid w:val="008060E1"/>
    <w:rsid w:val="008066D3"/>
    <w:rsid w:val="008074E2"/>
    <w:rsid w:val="0080757A"/>
    <w:rsid w:val="00807590"/>
    <w:rsid w:val="008075D6"/>
    <w:rsid w:val="00807A24"/>
    <w:rsid w:val="00807A8D"/>
    <w:rsid w:val="0081023D"/>
    <w:rsid w:val="0081024D"/>
    <w:rsid w:val="00810DAF"/>
    <w:rsid w:val="00810F3B"/>
    <w:rsid w:val="00812010"/>
    <w:rsid w:val="00813337"/>
    <w:rsid w:val="00814090"/>
    <w:rsid w:val="00814DBF"/>
    <w:rsid w:val="00815104"/>
    <w:rsid w:val="008154FB"/>
    <w:rsid w:val="00815719"/>
    <w:rsid w:val="008157E3"/>
    <w:rsid w:val="008169CA"/>
    <w:rsid w:val="00816EFD"/>
    <w:rsid w:val="008178BA"/>
    <w:rsid w:val="008179B4"/>
    <w:rsid w:val="008205A4"/>
    <w:rsid w:val="00820931"/>
    <w:rsid w:val="00820E9A"/>
    <w:rsid w:val="0082221A"/>
    <w:rsid w:val="00822B18"/>
    <w:rsid w:val="00822D00"/>
    <w:rsid w:val="00823AEB"/>
    <w:rsid w:val="008246D2"/>
    <w:rsid w:val="00824E69"/>
    <w:rsid w:val="00825A1B"/>
    <w:rsid w:val="008262F2"/>
    <w:rsid w:val="00826FC9"/>
    <w:rsid w:val="0082734B"/>
    <w:rsid w:val="008274D7"/>
    <w:rsid w:val="00827AB3"/>
    <w:rsid w:val="00830516"/>
    <w:rsid w:val="008314AA"/>
    <w:rsid w:val="0083161F"/>
    <w:rsid w:val="00831CDD"/>
    <w:rsid w:val="0083285E"/>
    <w:rsid w:val="00832960"/>
    <w:rsid w:val="00832E75"/>
    <w:rsid w:val="00833299"/>
    <w:rsid w:val="0083345C"/>
    <w:rsid w:val="00833566"/>
    <w:rsid w:val="0083418C"/>
    <w:rsid w:val="008354EC"/>
    <w:rsid w:val="00835D87"/>
    <w:rsid w:val="0083649D"/>
    <w:rsid w:val="0083654C"/>
    <w:rsid w:val="00836689"/>
    <w:rsid w:val="00836750"/>
    <w:rsid w:val="008367A6"/>
    <w:rsid w:val="00836E0A"/>
    <w:rsid w:val="008371E6"/>
    <w:rsid w:val="008378F7"/>
    <w:rsid w:val="00840B5E"/>
    <w:rsid w:val="00840B6A"/>
    <w:rsid w:val="008413E0"/>
    <w:rsid w:val="0084148A"/>
    <w:rsid w:val="00842792"/>
    <w:rsid w:val="008427BB"/>
    <w:rsid w:val="00842860"/>
    <w:rsid w:val="00843F30"/>
    <w:rsid w:val="0084501C"/>
    <w:rsid w:val="00845E5E"/>
    <w:rsid w:val="0084668B"/>
    <w:rsid w:val="00846776"/>
    <w:rsid w:val="00846A73"/>
    <w:rsid w:val="00846F68"/>
    <w:rsid w:val="008470B7"/>
    <w:rsid w:val="00847817"/>
    <w:rsid w:val="00847F1C"/>
    <w:rsid w:val="008509D7"/>
    <w:rsid w:val="00850AA1"/>
    <w:rsid w:val="00850B8E"/>
    <w:rsid w:val="00850DE8"/>
    <w:rsid w:val="008512E7"/>
    <w:rsid w:val="008513EF"/>
    <w:rsid w:val="00851483"/>
    <w:rsid w:val="00851882"/>
    <w:rsid w:val="0085195E"/>
    <w:rsid w:val="008519A1"/>
    <w:rsid w:val="008519E8"/>
    <w:rsid w:val="00852229"/>
    <w:rsid w:val="00852264"/>
    <w:rsid w:val="008523EE"/>
    <w:rsid w:val="00852CBC"/>
    <w:rsid w:val="00853176"/>
    <w:rsid w:val="008539D2"/>
    <w:rsid w:val="00853D2D"/>
    <w:rsid w:val="00855A84"/>
    <w:rsid w:val="0085652A"/>
    <w:rsid w:val="00856899"/>
    <w:rsid w:val="00856A84"/>
    <w:rsid w:val="00856B5A"/>
    <w:rsid w:val="00857105"/>
    <w:rsid w:val="008606B9"/>
    <w:rsid w:val="00860A09"/>
    <w:rsid w:val="00860DF6"/>
    <w:rsid w:val="0086187D"/>
    <w:rsid w:val="00862103"/>
    <w:rsid w:val="00862731"/>
    <w:rsid w:val="0086283D"/>
    <w:rsid w:val="00862971"/>
    <w:rsid w:val="00862A35"/>
    <w:rsid w:val="00862FDC"/>
    <w:rsid w:val="008656C4"/>
    <w:rsid w:val="00865761"/>
    <w:rsid w:val="008661F9"/>
    <w:rsid w:val="00866660"/>
    <w:rsid w:val="008669C1"/>
    <w:rsid w:val="00866FDD"/>
    <w:rsid w:val="008670AC"/>
    <w:rsid w:val="008670C7"/>
    <w:rsid w:val="00867545"/>
    <w:rsid w:val="0086775D"/>
    <w:rsid w:val="00867F48"/>
    <w:rsid w:val="00867F4F"/>
    <w:rsid w:val="0087003E"/>
    <w:rsid w:val="0087088D"/>
    <w:rsid w:val="008709C8"/>
    <w:rsid w:val="00870A4F"/>
    <w:rsid w:val="00870B76"/>
    <w:rsid w:val="008711CA"/>
    <w:rsid w:val="00871605"/>
    <w:rsid w:val="00872135"/>
    <w:rsid w:val="00872236"/>
    <w:rsid w:val="008724CF"/>
    <w:rsid w:val="008727F9"/>
    <w:rsid w:val="00872B2D"/>
    <w:rsid w:val="00873640"/>
    <w:rsid w:val="00873B22"/>
    <w:rsid w:val="00873B99"/>
    <w:rsid w:val="00873D41"/>
    <w:rsid w:val="00875436"/>
    <w:rsid w:val="00875470"/>
    <w:rsid w:val="00875EDA"/>
    <w:rsid w:val="00876188"/>
    <w:rsid w:val="00876841"/>
    <w:rsid w:val="00876DBB"/>
    <w:rsid w:val="00877289"/>
    <w:rsid w:val="0088073A"/>
    <w:rsid w:val="008815D4"/>
    <w:rsid w:val="00881CB7"/>
    <w:rsid w:val="00881E81"/>
    <w:rsid w:val="00882C3B"/>
    <w:rsid w:val="00882CEB"/>
    <w:rsid w:val="0088345C"/>
    <w:rsid w:val="00883817"/>
    <w:rsid w:val="0088398A"/>
    <w:rsid w:val="0088418F"/>
    <w:rsid w:val="0088420B"/>
    <w:rsid w:val="00884F07"/>
    <w:rsid w:val="008855C1"/>
    <w:rsid w:val="008856EE"/>
    <w:rsid w:val="00885956"/>
    <w:rsid w:val="00886C2B"/>
    <w:rsid w:val="00886CF6"/>
    <w:rsid w:val="00886EEC"/>
    <w:rsid w:val="00887158"/>
    <w:rsid w:val="00887236"/>
    <w:rsid w:val="00887627"/>
    <w:rsid w:val="00887AB7"/>
    <w:rsid w:val="00887BC9"/>
    <w:rsid w:val="00887D1F"/>
    <w:rsid w:val="00887F91"/>
    <w:rsid w:val="0089033F"/>
    <w:rsid w:val="00891304"/>
    <w:rsid w:val="00891E30"/>
    <w:rsid w:val="0089248C"/>
    <w:rsid w:val="008924CE"/>
    <w:rsid w:val="00892E94"/>
    <w:rsid w:val="00892ED1"/>
    <w:rsid w:val="00892FA7"/>
    <w:rsid w:val="00893195"/>
    <w:rsid w:val="008951FD"/>
    <w:rsid w:val="008962BA"/>
    <w:rsid w:val="00896746"/>
    <w:rsid w:val="00897068"/>
    <w:rsid w:val="008979AF"/>
    <w:rsid w:val="008A06C2"/>
    <w:rsid w:val="008A075C"/>
    <w:rsid w:val="008A1140"/>
    <w:rsid w:val="008A1D20"/>
    <w:rsid w:val="008A2BD5"/>
    <w:rsid w:val="008A2C20"/>
    <w:rsid w:val="008A301B"/>
    <w:rsid w:val="008A3223"/>
    <w:rsid w:val="008A42FB"/>
    <w:rsid w:val="008A469C"/>
    <w:rsid w:val="008A49ED"/>
    <w:rsid w:val="008A4C2F"/>
    <w:rsid w:val="008A5548"/>
    <w:rsid w:val="008A556E"/>
    <w:rsid w:val="008A57F5"/>
    <w:rsid w:val="008A7C69"/>
    <w:rsid w:val="008A7ED5"/>
    <w:rsid w:val="008B056C"/>
    <w:rsid w:val="008B0D23"/>
    <w:rsid w:val="008B138B"/>
    <w:rsid w:val="008B1643"/>
    <w:rsid w:val="008B1A97"/>
    <w:rsid w:val="008B22D1"/>
    <w:rsid w:val="008B2317"/>
    <w:rsid w:val="008B2463"/>
    <w:rsid w:val="008B38EF"/>
    <w:rsid w:val="008B3EE6"/>
    <w:rsid w:val="008B406F"/>
    <w:rsid w:val="008B44BA"/>
    <w:rsid w:val="008B4811"/>
    <w:rsid w:val="008B4BE9"/>
    <w:rsid w:val="008B4C2E"/>
    <w:rsid w:val="008B4CD0"/>
    <w:rsid w:val="008B5866"/>
    <w:rsid w:val="008B6AA8"/>
    <w:rsid w:val="008B6B27"/>
    <w:rsid w:val="008C0313"/>
    <w:rsid w:val="008C1BA3"/>
    <w:rsid w:val="008C1D7F"/>
    <w:rsid w:val="008C2778"/>
    <w:rsid w:val="008C29A0"/>
    <w:rsid w:val="008C2F92"/>
    <w:rsid w:val="008C317E"/>
    <w:rsid w:val="008C3C32"/>
    <w:rsid w:val="008C3F22"/>
    <w:rsid w:val="008C42D8"/>
    <w:rsid w:val="008C493C"/>
    <w:rsid w:val="008C4F5E"/>
    <w:rsid w:val="008C5222"/>
    <w:rsid w:val="008C5779"/>
    <w:rsid w:val="008C589C"/>
    <w:rsid w:val="008C5DB9"/>
    <w:rsid w:val="008C65ED"/>
    <w:rsid w:val="008C6A8E"/>
    <w:rsid w:val="008C6FC6"/>
    <w:rsid w:val="008C7000"/>
    <w:rsid w:val="008C724E"/>
    <w:rsid w:val="008C7811"/>
    <w:rsid w:val="008D020C"/>
    <w:rsid w:val="008D0355"/>
    <w:rsid w:val="008D056D"/>
    <w:rsid w:val="008D0D66"/>
    <w:rsid w:val="008D127F"/>
    <w:rsid w:val="008D2A3C"/>
    <w:rsid w:val="008D2B81"/>
    <w:rsid w:val="008D2E29"/>
    <w:rsid w:val="008D2EA4"/>
    <w:rsid w:val="008D328E"/>
    <w:rsid w:val="008D3D00"/>
    <w:rsid w:val="008D400D"/>
    <w:rsid w:val="008D40D2"/>
    <w:rsid w:val="008D41AA"/>
    <w:rsid w:val="008D434B"/>
    <w:rsid w:val="008D4B61"/>
    <w:rsid w:val="008D59CA"/>
    <w:rsid w:val="008D5F05"/>
    <w:rsid w:val="008D6058"/>
    <w:rsid w:val="008D6475"/>
    <w:rsid w:val="008D7728"/>
    <w:rsid w:val="008D7BF4"/>
    <w:rsid w:val="008E0A1A"/>
    <w:rsid w:val="008E0DA5"/>
    <w:rsid w:val="008E0F28"/>
    <w:rsid w:val="008E2A8B"/>
    <w:rsid w:val="008E2C8F"/>
    <w:rsid w:val="008E2DAA"/>
    <w:rsid w:val="008E30F1"/>
    <w:rsid w:val="008E361E"/>
    <w:rsid w:val="008E369A"/>
    <w:rsid w:val="008E4042"/>
    <w:rsid w:val="008E49B6"/>
    <w:rsid w:val="008E4B0A"/>
    <w:rsid w:val="008E4E17"/>
    <w:rsid w:val="008E5381"/>
    <w:rsid w:val="008E53A8"/>
    <w:rsid w:val="008E547D"/>
    <w:rsid w:val="008E5561"/>
    <w:rsid w:val="008E5988"/>
    <w:rsid w:val="008E66A8"/>
    <w:rsid w:val="008E6C70"/>
    <w:rsid w:val="008F12F0"/>
    <w:rsid w:val="008F1707"/>
    <w:rsid w:val="008F353B"/>
    <w:rsid w:val="008F3F58"/>
    <w:rsid w:val="008F4139"/>
    <w:rsid w:val="008F44D0"/>
    <w:rsid w:val="008F488D"/>
    <w:rsid w:val="008F48E6"/>
    <w:rsid w:val="008F54EF"/>
    <w:rsid w:val="008F587B"/>
    <w:rsid w:val="008F59E1"/>
    <w:rsid w:val="008F5AD9"/>
    <w:rsid w:val="008F5C9C"/>
    <w:rsid w:val="008F5FAA"/>
    <w:rsid w:val="008F625E"/>
    <w:rsid w:val="008F6849"/>
    <w:rsid w:val="008F6A15"/>
    <w:rsid w:val="008F6DE3"/>
    <w:rsid w:val="008F73A6"/>
    <w:rsid w:val="008F79F7"/>
    <w:rsid w:val="009000CD"/>
    <w:rsid w:val="0090085B"/>
    <w:rsid w:val="00900F6C"/>
    <w:rsid w:val="0090114F"/>
    <w:rsid w:val="009024BF"/>
    <w:rsid w:val="00902595"/>
    <w:rsid w:val="00902787"/>
    <w:rsid w:val="00902981"/>
    <w:rsid w:val="00903826"/>
    <w:rsid w:val="00903A8B"/>
    <w:rsid w:val="00904405"/>
    <w:rsid w:val="009049CF"/>
    <w:rsid w:val="00904C32"/>
    <w:rsid w:val="00905456"/>
    <w:rsid w:val="00905559"/>
    <w:rsid w:val="00905669"/>
    <w:rsid w:val="0090594D"/>
    <w:rsid w:val="00906122"/>
    <w:rsid w:val="009061E2"/>
    <w:rsid w:val="00906BFE"/>
    <w:rsid w:val="009107F2"/>
    <w:rsid w:val="00913359"/>
    <w:rsid w:val="009136F7"/>
    <w:rsid w:val="0091431F"/>
    <w:rsid w:val="00914550"/>
    <w:rsid w:val="00914601"/>
    <w:rsid w:val="00914911"/>
    <w:rsid w:val="0091493E"/>
    <w:rsid w:val="00914F1A"/>
    <w:rsid w:val="00914F55"/>
    <w:rsid w:val="0091503F"/>
    <w:rsid w:val="00915180"/>
    <w:rsid w:val="0091560C"/>
    <w:rsid w:val="00915BE9"/>
    <w:rsid w:val="00915E27"/>
    <w:rsid w:val="0091611C"/>
    <w:rsid w:val="00916DB6"/>
    <w:rsid w:val="009209EE"/>
    <w:rsid w:val="00921058"/>
    <w:rsid w:val="009212C8"/>
    <w:rsid w:val="009213C0"/>
    <w:rsid w:val="00921C1F"/>
    <w:rsid w:val="00921E67"/>
    <w:rsid w:val="00921F0E"/>
    <w:rsid w:val="00922459"/>
    <w:rsid w:val="00922531"/>
    <w:rsid w:val="00922592"/>
    <w:rsid w:val="00922D18"/>
    <w:rsid w:val="0092340B"/>
    <w:rsid w:val="00924277"/>
    <w:rsid w:val="009243FD"/>
    <w:rsid w:val="009247FD"/>
    <w:rsid w:val="0092577A"/>
    <w:rsid w:val="0092593F"/>
    <w:rsid w:val="00925A71"/>
    <w:rsid w:val="00925F83"/>
    <w:rsid w:val="00926075"/>
    <w:rsid w:val="0092686B"/>
    <w:rsid w:val="0092728B"/>
    <w:rsid w:val="00927835"/>
    <w:rsid w:val="00927987"/>
    <w:rsid w:val="00927996"/>
    <w:rsid w:val="00930026"/>
    <w:rsid w:val="00930562"/>
    <w:rsid w:val="00931084"/>
    <w:rsid w:val="00931099"/>
    <w:rsid w:val="00931C22"/>
    <w:rsid w:val="009323DB"/>
    <w:rsid w:val="00932DD4"/>
    <w:rsid w:val="00932EBB"/>
    <w:rsid w:val="009330DC"/>
    <w:rsid w:val="009355F4"/>
    <w:rsid w:val="009357B5"/>
    <w:rsid w:val="00935CCC"/>
    <w:rsid w:val="0093649A"/>
    <w:rsid w:val="009364B6"/>
    <w:rsid w:val="009368C7"/>
    <w:rsid w:val="00936C94"/>
    <w:rsid w:val="0093717B"/>
    <w:rsid w:val="009374C1"/>
    <w:rsid w:val="0093762A"/>
    <w:rsid w:val="009401B8"/>
    <w:rsid w:val="0094059D"/>
    <w:rsid w:val="009407F1"/>
    <w:rsid w:val="0094081A"/>
    <w:rsid w:val="00941348"/>
    <w:rsid w:val="00941579"/>
    <w:rsid w:val="009419A2"/>
    <w:rsid w:val="009419E0"/>
    <w:rsid w:val="009446A7"/>
    <w:rsid w:val="00944984"/>
    <w:rsid w:val="00945B5B"/>
    <w:rsid w:val="00945BE2"/>
    <w:rsid w:val="00947C91"/>
    <w:rsid w:val="00951D8F"/>
    <w:rsid w:val="00952861"/>
    <w:rsid w:val="00952C21"/>
    <w:rsid w:val="0095332C"/>
    <w:rsid w:val="009537DA"/>
    <w:rsid w:val="009539FD"/>
    <w:rsid w:val="00953ABF"/>
    <w:rsid w:val="00954618"/>
    <w:rsid w:val="0095481F"/>
    <w:rsid w:val="00954E24"/>
    <w:rsid w:val="00954F46"/>
    <w:rsid w:val="009554AF"/>
    <w:rsid w:val="009559DF"/>
    <w:rsid w:val="00956555"/>
    <w:rsid w:val="00956DE4"/>
    <w:rsid w:val="0095706A"/>
    <w:rsid w:val="00957128"/>
    <w:rsid w:val="009575D8"/>
    <w:rsid w:val="009575EC"/>
    <w:rsid w:val="00960085"/>
    <w:rsid w:val="009601FA"/>
    <w:rsid w:val="009602D4"/>
    <w:rsid w:val="00960454"/>
    <w:rsid w:val="00960DE8"/>
    <w:rsid w:val="00960E2D"/>
    <w:rsid w:val="009613E5"/>
    <w:rsid w:val="009614CF"/>
    <w:rsid w:val="009617B7"/>
    <w:rsid w:val="00961F1B"/>
    <w:rsid w:val="00962107"/>
    <w:rsid w:val="0096347A"/>
    <w:rsid w:val="00963F05"/>
    <w:rsid w:val="00964876"/>
    <w:rsid w:val="00964A55"/>
    <w:rsid w:val="00964B82"/>
    <w:rsid w:val="00964EA2"/>
    <w:rsid w:val="00964EB2"/>
    <w:rsid w:val="00965099"/>
    <w:rsid w:val="00965132"/>
    <w:rsid w:val="0096547B"/>
    <w:rsid w:val="00965865"/>
    <w:rsid w:val="009660B8"/>
    <w:rsid w:val="009661EF"/>
    <w:rsid w:val="009664EE"/>
    <w:rsid w:val="0096689D"/>
    <w:rsid w:val="00967848"/>
    <w:rsid w:val="009678E1"/>
    <w:rsid w:val="00967C74"/>
    <w:rsid w:val="00970CDA"/>
    <w:rsid w:val="00970D21"/>
    <w:rsid w:val="00971986"/>
    <w:rsid w:val="009727A2"/>
    <w:rsid w:val="009730D1"/>
    <w:rsid w:val="00973AA7"/>
    <w:rsid w:val="00973B7D"/>
    <w:rsid w:val="00973C11"/>
    <w:rsid w:val="009745F6"/>
    <w:rsid w:val="0097539D"/>
    <w:rsid w:val="00975EE8"/>
    <w:rsid w:val="0097607A"/>
    <w:rsid w:val="00977983"/>
    <w:rsid w:val="0098009E"/>
    <w:rsid w:val="009800B1"/>
    <w:rsid w:val="00980728"/>
    <w:rsid w:val="0098099E"/>
    <w:rsid w:val="0098116E"/>
    <w:rsid w:val="00981514"/>
    <w:rsid w:val="009829EE"/>
    <w:rsid w:val="00982C85"/>
    <w:rsid w:val="0098373C"/>
    <w:rsid w:val="009837A0"/>
    <w:rsid w:val="009849D1"/>
    <w:rsid w:val="00984D12"/>
    <w:rsid w:val="009850B6"/>
    <w:rsid w:val="00985831"/>
    <w:rsid w:val="00986126"/>
    <w:rsid w:val="0098656E"/>
    <w:rsid w:val="00987105"/>
    <w:rsid w:val="00987F8A"/>
    <w:rsid w:val="009903A6"/>
    <w:rsid w:val="00990E8A"/>
    <w:rsid w:val="0099152D"/>
    <w:rsid w:val="00992407"/>
    <w:rsid w:val="00992868"/>
    <w:rsid w:val="00992B65"/>
    <w:rsid w:val="00992D73"/>
    <w:rsid w:val="00993457"/>
    <w:rsid w:val="009934DF"/>
    <w:rsid w:val="00993703"/>
    <w:rsid w:val="00993760"/>
    <w:rsid w:val="00993B9E"/>
    <w:rsid w:val="00993E7F"/>
    <w:rsid w:val="009942DE"/>
    <w:rsid w:val="00994435"/>
    <w:rsid w:val="009946F4"/>
    <w:rsid w:val="00995387"/>
    <w:rsid w:val="00995D12"/>
    <w:rsid w:val="0099647D"/>
    <w:rsid w:val="0099680C"/>
    <w:rsid w:val="00996A27"/>
    <w:rsid w:val="009973ED"/>
    <w:rsid w:val="0099774C"/>
    <w:rsid w:val="00997C46"/>
    <w:rsid w:val="00997DD4"/>
    <w:rsid w:val="009A035B"/>
    <w:rsid w:val="009A07A7"/>
    <w:rsid w:val="009A0E72"/>
    <w:rsid w:val="009A0FDA"/>
    <w:rsid w:val="009A17A7"/>
    <w:rsid w:val="009A1B33"/>
    <w:rsid w:val="009A1FB1"/>
    <w:rsid w:val="009A2019"/>
    <w:rsid w:val="009A2454"/>
    <w:rsid w:val="009A306D"/>
    <w:rsid w:val="009A4532"/>
    <w:rsid w:val="009A5205"/>
    <w:rsid w:val="009A5FE9"/>
    <w:rsid w:val="009A6350"/>
    <w:rsid w:val="009A6CDB"/>
    <w:rsid w:val="009A7461"/>
    <w:rsid w:val="009B0AB4"/>
    <w:rsid w:val="009B0C26"/>
    <w:rsid w:val="009B137F"/>
    <w:rsid w:val="009B234A"/>
    <w:rsid w:val="009B329B"/>
    <w:rsid w:val="009B3551"/>
    <w:rsid w:val="009B369B"/>
    <w:rsid w:val="009B38EF"/>
    <w:rsid w:val="009B3F7B"/>
    <w:rsid w:val="009B516D"/>
    <w:rsid w:val="009B5703"/>
    <w:rsid w:val="009B6913"/>
    <w:rsid w:val="009B751E"/>
    <w:rsid w:val="009B7DCC"/>
    <w:rsid w:val="009C04F9"/>
    <w:rsid w:val="009C07D9"/>
    <w:rsid w:val="009C0844"/>
    <w:rsid w:val="009C0910"/>
    <w:rsid w:val="009C0A94"/>
    <w:rsid w:val="009C0D2F"/>
    <w:rsid w:val="009C14CD"/>
    <w:rsid w:val="009C1C36"/>
    <w:rsid w:val="009C2D10"/>
    <w:rsid w:val="009C3273"/>
    <w:rsid w:val="009C374D"/>
    <w:rsid w:val="009C3AAE"/>
    <w:rsid w:val="009C3BB8"/>
    <w:rsid w:val="009C3EA4"/>
    <w:rsid w:val="009C405F"/>
    <w:rsid w:val="009C46D4"/>
    <w:rsid w:val="009C4799"/>
    <w:rsid w:val="009C48C3"/>
    <w:rsid w:val="009C4A5A"/>
    <w:rsid w:val="009C5419"/>
    <w:rsid w:val="009C5882"/>
    <w:rsid w:val="009C5E1C"/>
    <w:rsid w:val="009C61B5"/>
    <w:rsid w:val="009C6912"/>
    <w:rsid w:val="009C6CA2"/>
    <w:rsid w:val="009C6F01"/>
    <w:rsid w:val="009C7077"/>
    <w:rsid w:val="009C70CD"/>
    <w:rsid w:val="009C7176"/>
    <w:rsid w:val="009C7233"/>
    <w:rsid w:val="009D046E"/>
    <w:rsid w:val="009D0A2C"/>
    <w:rsid w:val="009D0A97"/>
    <w:rsid w:val="009D0D8F"/>
    <w:rsid w:val="009D0E69"/>
    <w:rsid w:val="009D1AF4"/>
    <w:rsid w:val="009D275F"/>
    <w:rsid w:val="009D2B86"/>
    <w:rsid w:val="009D2D10"/>
    <w:rsid w:val="009D3B72"/>
    <w:rsid w:val="009D4624"/>
    <w:rsid w:val="009D4B4D"/>
    <w:rsid w:val="009D5127"/>
    <w:rsid w:val="009D5398"/>
    <w:rsid w:val="009D5527"/>
    <w:rsid w:val="009D6547"/>
    <w:rsid w:val="009D666D"/>
    <w:rsid w:val="009D6C51"/>
    <w:rsid w:val="009D6D9E"/>
    <w:rsid w:val="009E01D0"/>
    <w:rsid w:val="009E05A9"/>
    <w:rsid w:val="009E079A"/>
    <w:rsid w:val="009E07A1"/>
    <w:rsid w:val="009E07E3"/>
    <w:rsid w:val="009E086C"/>
    <w:rsid w:val="009E0913"/>
    <w:rsid w:val="009E1320"/>
    <w:rsid w:val="009E1BF2"/>
    <w:rsid w:val="009E2ECC"/>
    <w:rsid w:val="009E2EF0"/>
    <w:rsid w:val="009E33A5"/>
    <w:rsid w:val="009E49DC"/>
    <w:rsid w:val="009E4FE2"/>
    <w:rsid w:val="009E52C0"/>
    <w:rsid w:val="009E5572"/>
    <w:rsid w:val="009E5CD0"/>
    <w:rsid w:val="009E5E3B"/>
    <w:rsid w:val="009E6098"/>
    <w:rsid w:val="009E6575"/>
    <w:rsid w:val="009E6DA5"/>
    <w:rsid w:val="009E6E19"/>
    <w:rsid w:val="009E6FF7"/>
    <w:rsid w:val="009E74FE"/>
    <w:rsid w:val="009E76C9"/>
    <w:rsid w:val="009E784A"/>
    <w:rsid w:val="009F03C4"/>
    <w:rsid w:val="009F0939"/>
    <w:rsid w:val="009F1E53"/>
    <w:rsid w:val="009F2F7F"/>
    <w:rsid w:val="009F31D1"/>
    <w:rsid w:val="009F368C"/>
    <w:rsid w:val="009F3B91"/>
    <w:rsid w:val="009F3CFC"/>
    <w:rsid w:val="009F5629"/>
    <w:rsid w:val="009F62AB"/>
    <w:rsid w:val="009F62EB"/>
    <w:rsid w:val="009F6527"/>
    <w:rsid w:val="009F76E8"/>
    <w:rsid w:val="009F7870"/>
    <w:rsid w:val="009F7B1B"/>
    <w:rsid w:val="009F7C71"/>
    <w:rsid w:val="00A00A01"/>
    <w:rsid w:val="00A00E60"/>
    <w:rsid w:val="00A012DA"/>
    <w:rsid w:val="00A01379"/>
    <w:rsid w:val="00A01D5E"/>
    <w:rsid w:val="00A02015"/>
    <w:rsid w:val="00A03120"/>
    <w:rsid w:val="00A03683"/>
    <w:rsid w:val="00A038C9"/>
    <w:rsid w:val="00A03C12"/>
    <w:rsid w:val="00A04009"/>
    <w:rsid w:val="00A04E30"/>
    <w:rsid w:val="00A05347"/>
    <w:rsid w:val="00A05382"/>
    <w:rsid w:val="00A06313"/>
    <w:rsid w:val="00A0667F"/>
    <w:rsid w:val="00A06797"/>
    <w:rsid w:val="00A067F8"/>
    <w:rsid w:val="00A06818"/>
    <w:rsid w:val="00A06C82"/>
    <w:rsid w:val="00A11333"/>
    <w:rsid w:val="00A116D3"/>
    <w:rsid w:val="00A12534"/>
    <w:rsid w:val="00A12E39"/>
    <w:rsid w:val="00A12E56"/>
    <w:rsid w:val="00A13510"/>
    <w:rsid w:val="00A13FF7"/>
    <w:rsid w:val="00A14AB3"/>
    <w:rsid w:val="00A150A5"/>
    <w:rsid w:val="00A15A22"/>
    <w:rsid w:val="00A15D51"/>
    <w:rsid w:val="00A15F4A"/>
    <w:rsid w:val="00A163B7"/>
    <w:rsid w:val="00A16A34"/>
    <w:rsid w:val="00A16ACF"/>
    <w:rsid w:val="00A16E31"/>
    <w:rsid w:val="00A17081"/>
    <w:rsid w:val="00A179B8"/>
    <w:rsid w:val="00A2034D"/>
    <w:rsid w:val="00A20A80"/>
    <w:rsid w:val="00A20CFC"/>
    <w:rsid w:val="00A20FAE"/>
    <w:rsid w:val="00A21C1B"/>
    <w:rsid w:val="00A21F14"/>
    <w:rsid w:val="00A23911"/>
    <w:rsid w:val="00A24969"/>
    <w:rsid w:val="00A24D75"/>
    <w:rsid w:val="00A24F96"/>
    <w:rsid w:val="00A2597C"/>
    <w:rsid w:val="00A270E7"/>
    <w:rsid w:val="00A27579"/>
    <w:rsid w:val="00A27C60"/>
    <w:rsid w:val="00A27F8B"/>
    <w:rsid w:val="00A30D30"/>
    <w:rsid w:val="00A31001"/>
    <w:rsid w:val="00A31015"/>
    <w:rsid w:val="00A31094"/>
    <w:rsid w:val="00A3110B"/>
    <w:rsid w:val="00A314E7"/>
    <w:rsid w:val="00A314FA"/>
    <w:rsid w:val="00A31803"/>
    <w:rsid w:val="00A340ED"/>
    <w:rsid w:val="00A3482E"/>
    <w:rsid w:val="00A3499C"/>
    <w:rsid w:val="00A35CB5"/>
    <w:rsid w:val="00A36452"/>
    <w:rsid w:val="00A3670B"/>
    <w:rsid w:val="00A36743"/>
    <w:rsid w:val="00A36BFF"/>
    <w:rsid w:val="00A36EE0"/>
    <w:rsid w:val="00A3766D"/>
    <w:rsid w:val="00A37C16"/>
    <w:rsid w:val="00A40196"/>
    <w:rsid w:val="00A40870"/>
    <w:rsid w:val="00A40AC4"/>
    <w:rsid w:val="00A40F28"/>
    <w:rsid w:val="00A41950"/>
    <w:rsid w:val="00A41A87"/>
    <w:rsid w:val="00A42173"/>
    <w:rsid w:val="00A43DAD"/>
    <w:rsid w:val="00A450FE"/>
    <w:rsid w:val="00A4517B"/>
    <w:rsid w:val="00A46BB7"/>
    <w:rsid w:val="00A46C26"/>
    <w:rsid w:val="00A46FA3"/>
    <w:rsid w:val="00A47170"/>
    <w:rsid w:val="00A500B5"/>
    <w:rsid w:val="00A50B9C"/>
    <w:rsid w:val="00A50C37"/>
    <w:rsid w:val="00A51067"/>
    <w:rsid w:val="00A5177F"/>
    <w:rsid w:val="00A51F17"/>
    <w:rsid w:val="00A5200F"/>
    <w:rsid w:val="00A5265B"/>
    <w:rsid w:val="00A526D3"/>
    <w:rsid w:val="00A52A28"/>
    <w:rsid w:val="00A532E3"/>
    <w:rsid w:val="00A533D4"/>
    <w:rsid w:val="00A534F5"/>
    <w:rsid w:val="00A53A24"/>
    <w:rsid w:val="00A54330"/>
    <w:rsid w:val="00A54669"/>
    <w:rsid w:val="00A55153"/>
    <w:rsid w:val="00A55892"/>
    <w:rsid w:val="00A56A8A"/>
    <w:rsid w:val="00A570CB"/>
    <w:rsid w:val="00A573B6"/>
    <w:rsid w:val="00A57810"/>
    <w:rsid w:val="00A57970"/>
    <w:rsid w:val="00A601DE"/>
    <w:rsid w:val="00A6042B"/>
    <w:rsid w:val="00A6085A"/>
    <w:rsid w:val="00A60BC5"/>
    <w:rsid w:val="00A610DB"/>
    <w:rsid w:val="00A62366"/>
    <w:rsid w:val="00A62FEA"/>
    <w:rsid w:val="00A6341B"/>
    <w:rsid w:val="00A6390C"/>
    <w:rsid w:val="00A63DC6"/>
    <w:rsid w:val="00A64F00"/>
    <w:rsid w:val="00A6501B"/>
    <w:rsid w:val="00A65662"/>
    <w:rsid w:val="00A65B06"/>
    <w:rsid w:val="00A65DBF"/>
    <w:rsid w:val="00A6636B"/>
    <w:rsid w:val="00A66607"/>
    <w:rsid w:val="00A6668A"/>
    <w:rsid w:val="00A66BB4"/>
    <w:rsid w:val="00A67BB6"/>
    <w:rsid w:val="00A67D28"/>
    <w:rsid w:val="00A70027"/>
    <w:rsid w:val="00A70541"/>
    <w:rsid w:val="00A70566"/>
    <w:rsid w:val="00A707D3"/>
    <w:rsid w:val="00A70C31"/>
    <w:rsid w:val="00A70CD9"/>
    <w:rsid w:val="00A713C4"/>
    <w:rsid w:val="00A720E6"/>
    <w:rsid w:val="00A72237"/>
    <w:rsid w:val="00A732CF"/>
    <w:rsid w:val="00A73919"/>
    <w:rsid w:val="00A73AA2"/>
    <w:rsid w:val="00A73B98"/>
    <w:rsid w:val="00A73C57"/>
    <w:rsid w:val="00A73EE6"/>
    <w:rsid w:val="00A740E1"/>
    <w:rsid w:val="00A75222"/>
    <w:rsid w:val="00A75749"/>
    <w:rsid w:val="00A758D4"/>
    <w:rsid w:val="00A75E38"/>
    <w:rsid w:val="00A778B4"/>
    <w:rsid w:val="00A77FDD"/>
    <w:rsid w:val="00A80F7F"/>
    <w:rsid w:val="00A8106F"/>
    <w:rsid w:val="00A81121"/>
    <w:rsid w:val="00A81284"/>
    <w:rsid w:val="00A82B69"/>
    <w:rsid w:val="00A836FA"/>
    <w:rsid w:val="00A839F9"/>
    <w:rsid w:val="00A84355"/>
    <w:rsid w:val="00A848FD"/>
    <w:rsid w:val="00A84A0B"/>
    <w:rsid w:val="00A854E6"/>
    <w:rsid w:val="00A85572"/>
    <w:rsid w:val="00A85DC4"/>
    <w:rsid w:val="00A868BA"/>
    <w:rsid w:val="00A868BB"/>
    <w:rsid w:val="00A87048"/>
    <w:rsid w:val="00A8748C"/>
    <w:rsid w:val="00A874CD"/>
    <w:rsid w:val="00A8764D"/>
    <w:rsid w:val="00A87884"/>
    <w:rsid w:val="00A90DD4"/>
    <w:rsid w:val="00A91682"/>
    <w:rsid w:val="00A918AB"/>
    <w:rsid w:val="00A91D53"/>
    <w:rsid w:val="00A92B0F"/>
    <w:rsid w:val="00A92E70"/>
    <w:rsid w:val="00A92ECB"/>
    <w:rsid w:val="00A939A2"/>
    <w:rsid w:val="00A93BB9"/>
    <w:rsid w:val="00A93C88"/>
    <w:rsid w:val="00A93CEB"/>
    <w:rsid w:val="00A93E78"/>
    <w:rsid w:val="00A94107"/>
    <w:rsid w:val="00A9421F"/>
    <w:rsid w:val="00A94460"/>
    <w:rsid w:val="00A948D7"/>
    <w:rsid w:val="00A94B7F"/>
    <w:rsid w:val="00A9556C"/>
    <w:rsid w:val="00A95CE4"/>
    <w:rsid w:val="00A9683C"/>
    <w:rsid w:val="00A96ADE"/>
    <w:rsid w:val="00A96F28"/>
    <w:rsid w:val="00A97484"/>
    <w:rsid w:val="00A97A6F"/>
    <w:rsid w:val="00AA078F"/>
    <w:rsid w:val="00AA08C3"/>
    <w:rsid w:val="00AA0940"/>
    <w:rsid w:val="00AA11B9"/>
    <w:rsid w:val="00AA17A7"/>
    <w:rsid w:val="00AA2081"/>
    <w:rsid w:val="00AA3481"/>
    <w:rsid w:val="00AA383C"/>
    <w:rsid w:val="00AA3C27"/>
    <w:rsid w:val="00AA3F20"/>
    <w:rsid w:val="00AA4135"/>
    <w:rsid w:val="00AA4302"/>
    <w:rsid w:val="00AA43B9"/>
    <w:rsid w:val="00AA46E0"/>
    <w:rsid w:val="00AA4C34"/>
    <w:rsid w:val="00AA5604"/>
    <w:rsid w:val="00AA5A7B"/>
    <w:rsid w:val="00AA6076"/>
    <w:rsid w:val="00AA6AC3"/>
    <w:rsid w:val="00AA6C52"/>
    <w:rsid w:val="00AA7FBB"/>
    <w:rsid w:val="00AB0064"/>
    <w:rsid w:val="00AB12D1"/>
    <w:rsid w:val="00AB171D"/>
    <w:rsid w:val="00AB2034"/>
    <w:rsid w:val="00AB2338"/>
    <w:rsid w:val="00AB3AF1"/>
    <w:rsid w:val="00AB3D7F"/>
    <w:rsid w:val="00AB4D1A"/>
    <w:rsid w:val="00AB4F1A"/>
    <w:rsid w:val="00AB5495"/>
    <w:rsid w:val="00AB5707"/>
    <w:rsid w:val="00AB604E"/>
    <w:rsid w:val="00AB631B"/>
    <w:rsid w:val="00AB65A1"/>
    <w:rsid w:val="00AB6AF9"/>
    <w:rsid w:val="00AB6C32"/>
    <w:rsid w:val="00AB7663"/>
    <w:rsid w:val="00AB76D3"/>
    <w:rsid w:val="00AB770E"/>
    <w:rsid w:val="00AB7BB9"/>
    <w:rsid w:val="00AB7D39"/>
    <w:rsid w:val="00AC03CA"/>
    <w:rsid w:val="00AC0902"/>
    <w:rsid w:val="00AC1E0F"/>
    <w:rsid w:val="00AC1E63"/>
    <w:rsid w:val="00AC2072"/>
    <w:rsid w:val="00AC2927"/>
    <w:rsid w:val="00AC2936"/>
    <w:rsid w:val="00AC3105"/>
    <w:rsid w:val="00AC40DC"/>
    <w:rsid w:val="00AC48BE"/>
    <w:rsid w:val="00AC537A"/>
    <w:rsid w:val="00AC5752"/>
    <w:rsid w:val="00AC6089"/>
    <w:rsid w:val="00AC735C"/>
    <w:rsid w:val="00AD0CDE"/>
    <w:rsid w:val="00AD12D8"/>
    <w:rsid w:val="00AD17A8"/>
    <w:rsid w:val="00AD1D46"/>
    <w:rsid w:val="00AD2787"/>
    <w:rsid w:val="00AD2A09"/>
    <w:rsid w:val="00AD370E"/>
    <w:rsid w:val="00AD3788"/>
    <w:rsid w:val="00AD391E"/>
    <w:rsid w:val="00AD3B55"/>
    <w:rsid w:val="00AD44F6"/>
    <w:rsid w:val="00AD488D"/>
    <w:rsid w:val="00AD4F7B"/>
    <w:rsid w:val="00AD58AF"/>
    <w:rsid w:val="00AD5C53"/>
    <w:rsid w:val="00AD6196"/>
    <w:rsid w:val="00AD66BC"/>
    <w:rsid w:val="00AD68F2"/>
    <w:rsid w:val="00AD692A"/>
    <w:rsid w:val="00AD7966"/>
    <w:rsid w:val="00AD7DB1"/>
    <w:rsid w:val="00AE045A"/>
    <w:rsid w:val="00AE0C04"/>
    <w:rsid w:val="00AE0F61"/>
    <w:rsid w:val="00AE13A4"/>
    <w:rsid w:val="00AE1884"/>
    <w:rsid w:val="00AE1B45"/>
    <w:rsid w:val="00AE1C53"/>
    <w:rsid w:val="00AE2524"/>
    <w:rsid w:val="00AE356F"/>
    <w:rsid w:val="00AE46D4"/>
    <w:rsid w:val="00AE4FE6"/>
    <w:rsid w:val="00AE575E"/>
    <w:rsid w:val="00AE5A49"/>
    <w:rsid w:val="00AE603A"/>
    <w:rsid w:val="00AE6357"/>
    <w:rsid w:val="00AE6AFB"/>
    <w:rsid w:val="00AE6F48"/>
    <w:rsid w:val="00AE7011"/>
    <w:rsid w:val="00AF01B1"/>
    <w:rsid w:val="00AF0F3E"/>
    <w:rsid w:val="00AF1151"/>
    <w:rsid w:val="00AF161E"/>
    <w:rsid w:val="00AF1B06"/>
    <w:rsid w:val="00AF1C49"/>
    <w:rsid w:val="00AF1C6E"/>
    <w:rsid w:val="00AF1D4F"/>
    <w:rsid w:val="00AF3118"/>
    <w:rsid w:val="00AF3797"/>
    <w:rsid w:val="00AF3C8D"/>
    <w:rsid w:val="00AF3D8A"/>
    <w:rsid w:val="00AF3E09"/>
    <w:rsid w:val="00AF3F3E"/>
    <w:rsid w:val="00AF3FC2"/>
    <w:rsid w:val="00AF4895"/>
    <w:rsid w:val="00AF4CB3"/>
    <w:rsid w:val="00AF5159"/>
    <w:rsid w:val="00AF580D"/>
    <w:rsid w:val="00AF5B9B"/>
    <w:rsid w:val="00AF6F40"/>
    <w:rsid w:val="00AF7245"/>
    <w:rsid w:val="00AF79F2"/>
    <w:rsid w:val="00B00ACF"/>
    <w:rsid w:val="00B00C42"/>
    <w:rsid w:val="00B01C4A"/>
    <w:rsid w:val="00B01EE6"/>
    <w:rsid w:val="00B0267D"/>
    <w:rsid w:val="00B02D3A"/>
    <w:rsid w:val="00B02E64"/>
    <w:rsid w:val="00B034F0"/>
    <w:rsid w:val="00B036CE"/>
    <w:rsid w:val="00B03E8A"/>
    <w:rsid w:val="00B03ED9"/>
    <w:rsid w:val="00B05918"/>
    <w:rsid w:val="00B05DCB"/>
    <w:rsid w:val="00B068D8"/>
    <w:rsid w:val="00B0732D"/>
    <w:rsid w:val="00B074DD"/>
    <w:rsid w:val="00B0759D"/>
    <w:rsid w:val="00B076CC"/>
    <w:rsid w:val="00B07753"/>
    <w:rsid w:val="00B0788A"/>
    <w:rsid w:val="00B07D2D"/>
    <w:rsid w:val="00B10327"/>
    <w:rsid w:val="00B10496"/>
    <w:rsid w:val="00B104F5"/>
    <w:rsid w:val="00B1105F"/>
    <w:rsid w:val="00B118F7"/>
    <w:rsid w:val="00B11BED"/>
    <w:rsid w:val="00B11EDD"/>
    <w:rsid w:val="00B12005"/>
    <w:rsid w:val="00B122F5"/>
    <w:rsid w:val="00B1292B"/>
    <w:rsid w:val="00B146DD"/>
    <w:rsid w:val="00B14AD1"/>
    <w:rsid w:val="00B14FED"/>
    <w:rsid w:val="00B152C8"/>
    <w:rsid w:val="00B1565E"/>
    <w:rsid w:val="00B15825"/>
    <w:rsid w:val="00B158E9"/>
    <w:rsid w:val="00B15BEA"/>
    <w:rsid w:val="00B16476"/>
    <w:rsid w:val="00B16639"/>
    <w:rsid w:val="00B16B09"/>
    <w:rsid w:val="00B16C05"/>
    <w:rsid w:val="00B16EEA"/>
    <w:rsid w:val="00B173B2"/>
    <w:rsid w:val="00B179D2"/>
    <w:rsid w:val="00B2038E"/>
    <w:rsid w:val="00B209AD"/>
    <w:rsid w:val="00B20A6B"/>
    <w:rsid w:val="00B20EEB"/>
    <w:rsid w:val="00B2107B"/>
    <w:rsid w:val="00B212CB"/>
    <w:rsid w:val="00B213F9"/>
    <w:rsid w:val="00B22161"/>
    <w:rsid w:val="00B2244B"/>
    <w:rsid w:val="00B239EB"/>
    <w:rsid w:val="00B2426B"/>
    <w:rsid w:val="00B24388"/>
    <w:rsid w:val="00B24C51"/>
    <w:rsid w:val="00B25576"/>
    <w:rsid w:val="00B256F2"/>
    <w:rsid w:val="00B25728"/>
    <w:rsid w:val="00B25771"/>
    <w:rsid w:val="00B259D1"/>
    <w:rsid w:val="00B2697B"/>
    <w:rsid w:val="00B26D74"/>
    <w:rsid w:val="00B27139"/>
    <w:rsid w:val="00B27B49"/>
    <w:rsid w:val="00B27BCC"/>
    <w:rsid w:val="00B3106B"/>
    <w:rsid w:val="00B31581"/>
    <w:rsid w:val="00B325FF"/>
    <w:rsid w:val="00B33569"/>
    <w:rsid w:val="00B33645"/>
    <w:rsid w:val="00B34690"/>
    <w:rsid w:val="00B35518"/>
    <w:rsid w:val="00B35FEB"/>
    <w:rsid w:val="00B36245"/>
    <w:rsid w:val="00B366F0"/>
    <w:rsid w:val="00B3670D"/>
    <w:rsid w:val="00B36A23"/>
    <w:rsid w:val="00B37268"/>
    <w:rsid w:val="00B37EB5"/>
    <w:rsid w:val="00B37FFB"/>
    <w:rsid w:val="00B40DD2"/>
    <w:rsid w:val="00B415F3"/>
    <w:rsid w:val="00B41B31"/>
    <w:rsid w:val="00B41E41"/>
    <w:rsid w:val="00B41E7E"/>
    <w:rsid w:val="00B4211E"/>
    <w:rsid w:val="00B42925"/>
    <w:rsid w:val="00B432ED"/>
    <w:rsid w:val="00B4346F"/>
    <w:rsid w:val="00B43490"/>
    <w:rsid w:val="00B4351C"/>
    <w:rsid w:val="00B4382C"/>
    <w:rsid w:val="00B43CE7"/>
    <w:rsid w:val="00B441C2"/>
    <w:rsid w:val="00B444E1"/>
    <w:rsid w:val="00B4504F"/>
    <w:rsid w:val="00B454D0"/>
    <w:rsid w:val="00B45999"/>
    <w:rsid w:val="00B45B05"/>
    <w:rsid w:val="00B46A66"/>
    <w:rsid w:val="00B46CA9"/>
    <w:rsid w:val="00B46DF2"/>
    <w:rsid w:val="00B4702E"/>
    <w:rsid w:val="00B47465"/>
    <w:rsid w:val="00B475A4"/>
    <w:rsid w:val="00B47DD9"/>
    <w:rsid w:val="00B47EAD"/>
    <w:rsid w:val="00B503E5"/>
    <w:rsid w:val="00B50B9A"/>
    <w:rsid w:val="00B50CAD"/>
    <w:rsid w:val="00B50EAA"/>
    <w:rsid w:val="00B511DA"/>
    <w:rsid w:val="00B516C5"/>
    <w:rsid w:val="00B51E8A"/>
    <w:rsid w:val="00B52250"/>
    <w:rsid w:val="00B5313D"/>
    <w:rsid w:val="00B538D7"/>
    <w:rsid w:val="00B53D8C"/>
    <w:rsid w:val="00B53F42"/>
    <w:rsid w:val="00B5486B"/>
    <w:rsid w:val="00B5527B"/>
    <w:rsid w:val="00B55647"/>
    <w:rsid w:val="00B55AAB"/>
    <w:rsid w:val="00B56C2C"/>
    <w:rsid w:val="00B56F2E"/>
    <w:rsid w:val="00B576A3"/>
    <w:rsid w:val="00B57DDD"/>
    <w:rsid w:val="00B6056A"/>
    <w:rsid w:val="00B60706"/>
    <w:rsid w:val="00B60717"/>
    <w:rsid w:val="00B61125"/>
    <w:rsid w:val="00B612C7"/>
    <w:rsid w:val="00B61381"/>
    <w:rsid w:val="00B61A37"/>
    <w:rsid w:val="00B61ADA"/>
    <w:rsid w:val="00B622EA"/>
    <w:rsid w:val="00B627EC"/>
    <w:rsid w:val="00B62976"/>
    <w:rsid w:val="00B6301B"/>
    <w:rsid w:val="00B638C7"/>
    <w:rsid w:val="00B6451E"/>
    <w:rsid w:val="00B64565"/>
    <w:rsid w:val="00B64BAB"/>
    <w:rsid w:val="00B64D15"/>
    <w:rsid w:val="00B65705"/>
    <w:rsid w:val="00B65817"/>
    <w:rsid w:val="00B662C6"/>
    <w:rsid w:val="00B66889"/>
    <w:rsid w:val="00B66D66"/>
    <w:rsid w:val="00B67B33"/>
    <w:rsid w:val="00B70A8B"/>
    <w:rsid w:val="00B70CD9"/>
    <w:rsid w:val="00B70DDF"/>
    <w:rsid w:val="00B71E6A"/>
    <w:rsid w:val="00B737FA"/>
    <w:rsid w:val="00B738F7"/>
    <w:rsid w:val="00B741FC"/>
    <w:rsid w:val="00B74210"/>
    <w:rsid w:val="00B743A4"/>
    <w:rsid w:val="00B7473B"/>
    <w:rsid w:val="00B750AC"/>
    <w:rsid w:val="00B75A10"/>
    <w:rsid w:val="00B76764"/>
    <w:rsid w:val="00B76C24"/>
    <w:rsid w:val="00B77139"/>
    <w:rsid w:val="00B77186"/>
    <w:rsid w:val="00B77254"/>
    <w:rsid w:val="00B8004A"/>
    <w:rsid w:val="00B80175"/>
    <w:rsid w:val="00B80BBF"/>
    <w:rsid w:val="00B812D5"/>
    <w:rsid w:val="00B81AC9"/>
    <w:rsid w:val="00B81E16"/>
    <w:rsid w:val="00B822B8"/>
    <w:rsid w:val="00B82BAF"/>
    <w:rsid w:val="00B82BE1"/>
    <w:rsid w:val="00B82C52"/>
    <w:rsid w:val="00B83BB5"/>
    <w:rsid w:val="00B83D93"/>
    <w:rsid w:val="00B840EA"/>
    <w:rsid w:val="00B84100"/>
    <w:rsid w:val="00B8410D"/>
    <w:rsid w:val="00B84574"/>
    <w:rsid w:val="00B84FFE"/>
    <w:rsid w:val="00B852F8"/>
    <w:rsid w:val="00B859C1"/>
    <w:rsid w:val="00B85AA4"/>
    <w:rsid w:val="00B863A1"/>
    <w:rsid w:val="00B86BA3"/>
    <w:rsid w:val="00B879B2"/>
    <w:rsid w:val="00B87A0E"/>
    <w:rsid w:val="00B87EE7"/>
    <w:rsid w:val="00B90C76"/>
    <w:rsid w:val="00B90FA1"/>
    <w:rsid w:val="00B91DB4"/>
    <w:rsid w:val="00B92AD1"/>
    <w:rsid w:val="00B93BE7"/>
    <w:rsid w:val="00B93DFF"/>
    <w:rsid w:val="00B93E5F"/>
    <w:rsid w:val="00B9423D"/>
    <w:rsid w:val="00B9426F"/>
    <w:rsid w:val="00B947C2"/>
    <w:rsid w:val="00B9492A"/>
    <w:rsid w:val="00B9497C"/>
    <w:rsid w:val="00B95DB7"/>
    <w:rsid w:val="00B96623"/>
    <w:rsid w:val="00B9687C"/>
    <w:rsid w:val="00B97151"/>
    <w:rsid w:val="00B97478"/>
    <w:rsid w:val="00B97D31"/>
    <w:rsid w:val="00B97E10"/>
    <w:rsid w:val="00BA06AC"/>
    <w:rsid w:val="00BA0FDC"/>
    <w:rsid w:val="00BA194B"/>
    <w:rsid w:val="00BA1E65"/>
    <w:rsid w:val="00BA2984"/>
    <w:rsid w:val="00BA2E54"/>
    <w:rsid w:val="00BA483E"/>
    <w:rsid w:val="00BA5E11"/>
    <w:rsid w:val="00BA5EF6"/>
    <w:rsid w:val="00BA7334"/>
    <w:rsid w:val="00BA73CE"/>
    <w:rsid w:val="00BA7435"/>
    <w:rsid w:val="00BA76C1"/>
    <w:rsid w:val="00BA7F01"/>
    <w:rsid w:val="00BB014D"/>
    <w:rsid w:val="00BB01A1"/>
    <w:rsid w:val="00BB020B"/>
    <w:rsid w:val="00BB06E8"/>
    <w:rsid w:val="00BB1CB1"/>
    <w:rsid w:val="00BB1F55"/>
    <w:rsid w:val="00BB20B1"/>
    <w:rsid w:val="00BB20E8"/>
    <w:rsid w:val="00BB2689"/>
    <w:rsid w:val="00BB2C38"/>
    <w:rsid w:val="00BB412F"/>
    <w:rsid w:val="00BB4836"/>
    <w:rsid w:val="00BB4BE6"/>
    <w:rsid w:val="00BB4C1E"/>
    <w:rsid w:val="00BB4D43"/>
    <w:rsid w:val="00BB4F8C"/>
    <w:rsid w:val="00BB5E60"/>
    <w:rsid w:val="00BB617D"/>
    <w:rsid w:val="00BB69E7"/>
    <w:rsid w:val="00BB6C40"/>
    <w:rsid w:val="00BB7517"/>
    <w:rsid w:val="00BC0318"/>
    <w:rsid w:val="00BC0857"/>
    <w:rsid w:val="00BC0BC4"/>
    <w:rsid w:val="00BC12A0"/>
    <w:rsid w:val="00BC1330"/>
    <w:rsid w:val="00BC18D2"/>
    <w:rsid w:val="00BC19E6"/>
    <w:rsid w:val="00BC1B99"/>
    <w:rsid w:val="00BC247F"/>
    <w:rsid w:val="00BC2BC0"/>
    <w:rsid w:val="00BC347E"/>
    <w:rsid w:val="00BC39C5"/>
    <w:rsid w:val="00BC3B19"/>
    <w:rsid w:val="00BC4C59"/>
    <w:rsid w:val="00BC51DD"/>
    <w:rsid w:val="00BC52A9"/>
    <w:rsid w:val="00BC6226"/>
    <w:rsid w:val="00BC63C7"/>
    <w:rsid w:val="00BC67FA"/>
    <w:rsid w:val="00BC6DA1"/>
    <w:rsid w:val="00BC7DEC"/>
    <w:rsid w:val="00BD0B40"/>
    <w:rsid w:val="00BD0FEC"/>
    <w:rsid w:val="00BD14DA"/>
    <w:rsid w:val="00BD1D9D"/>
    <w:rsid w:val="00BD1E29"/>
    <w:rsid w:val="00BD214F"/>
    <w:rsid w:val="00BD2F15"/>
    <w:rsid w:val="00BD4BF6"/>
    <w:rsid w:val="00BD623E"/>
    <w:rsid w:val="00BD6329"/>
    <w:rsid w:val="00BD63CB"/>
    <w:rsid w:val="00BD643B"/>
    <w:rsid w:val="00BD65E3"/>
    <w:rsid w:val="00BD667E"/>
    <w:rsid w:val="00BD6832"/>
    <w:rsid w:val="00BD6BA3"/>
    <w:rsid w:val="00BD71BD"/>
    <w:rsid w:val="00BD7574"/>
    <w:rsid w:val="00BD7DB0"/>
    <w:rsid w:val="00BE02A1"/>
    <w:rsid w:val="00BE087E"/>
    <w:rsid w:val="00BE0D88"/>
    <w:rsid w:val="00BE129A"/>
    <w:rsid w:val="00BE1326"/>
    <w:rsid w:val="00BE1557"/>
    <w:rsid w:val="00BE24CA"/>
    <w:rsid w:val="00BE29B5"/>
    <w:rsid w:val="00BE34F4"/>
    <w:rsid w:val="00BE4547"/>
    <w:rsid w:val="00BE455B"/>
    <w:rsid w:val="00BE5A66"/>
    <w:rsid w:val="00BE6CC9"/>
    <w:rsid w:val="00BE70D2"/>
    <w:rsid w:val="00BE77B7"/>
    <w:rsid w:val="00BF0DF3"/>
    <w:rsid w:val="00BF0F06"/>
    <w:rsid w:val="00BF137E"/>
    <w:rsid w:val="00BF2264"/>
    <w:rsid w:val="00BF24FD"/>
    <w:rsid w:val="00BF2531"/>
    <w:rsid w:val="00BF30CC"/>
    <w:rsid w:val="00BF3505"/>
    <w:rsid w:val="00BF36E4"/>
    <w:rsid w:val="00BF3DBD"/>
    <w:rsid w:val="00BF5055"/>
    <w:rsid w:val="00BF5A54"/>
    <w:rsid w:val="00BF6ABD"/>
    <w:rsid w:val="00BF6DF7"/>
    <w:rsid w:val="00BF76EE"/>
    <w:rsid w:val="00BF77C9"/>
    <w:rsid w:val="00BF7912"/>
    <w:rsid w:val="00C00F09"/>
    <w:rsid w:val="00C00F6E"/>
    <w:rsid w:val="00C014A8"/>
    <w:rsid w:val="00C03D5C"/>
    <w:rsid w:val="00C03E9E"/>
    <w:rsid w:val="00C041D6"/>
    <w:rsid w:val="00C046EF"/>
    <w:rsid w:val="00C0488D"/>
    <w:rsid w:val="00C04BB0"/>
    <w:rsid w:val="00C04BC9"/>
    <w:rsid w:val="00C04ED6"/>
    <w:rsid w:val="00C05440"/>
    <w:rsid w:val="00C05CF6"/>
    <w:rsid w:val="00C06346"/>
    <w:rsid w:val="00C06595"/>
    <w:rsid w:val="00C06DDD"/>
    <w:rsid w:val="00C10736"/>
    <w:rsid w:val="00C1189A"/>
    <w:rsid w:val="00C1195F"/>
    <w:rsid w:val="00C11E7A"/>
    <w:rsid w:val="00C12592"/>
    <w:rsid w:val="00C12C3F"/>
    <w:rsid w:val="00C130E3"/>
    <w:rsid w:val="00C13674"/>
    <w:rsid w:val="00C13E85"/>
    <w:rsid w:val="00C142BD"/>
    <w:rsid w:val="00C14A0D"/>
    <w:rsid w:val="00C14FDD"/>
    <w:rsid w:val="00C1547B"/>
    <w:rsid w:val="00C157A7"/>
    <w:rsid w:val="00C15F8B"/>
    <w:rsid w:val="00C160C3"/>
    <w:rsid w:val="00C16D45"/>
    <w:rsid w:val="00C17419"/>
    <w:rsid w:val="00C1775E"/>
    <w:rsid w:val="00C17F59"/>
    <w:rsid w:val="00C20517"/>
    <w:rsid w:val="00C20ADD"/>
    <w:rsid w:val="00C211AC"/>
    <w:rsid w:val="00C21523"/>
    <w:rsid w:val="00C21571"/>
    <w:rsid w:val="00C21A12"/>
    <w:rsid w:val="00C21C9C"/>
    <w:rsid w:val="00C22690"/>
    <w:rsid w:val="00C22931"/>
    <w:rsid w:val="00C22E72"/>
    <w:rsid w:val="00C232E9"/>
    <w:rsid w:val="00C23C70"/>
    <w:rsid w:val="00C24261"/>
    <w:rsid w:val="00C248E2"/>
    <w:rsid w:val="00C24D23"/>
    <w:rsid w:val="00C24E14"/>
    <w:rsid w:val="00C255F7"/>
    <w:rsid w:val="00C25D87"/>
    <w:rsid w:val="00C261B7"/>
    <w:rsid w:val="00C269E6"/>
    <w:rsid w:val="00C26B39"/>
    <w:rsid w:val="00C26FC7"/>
    <w:rsid w:val="00C277BF"/>
    <w:rsid w:val="00C27893"/>
    <w:rsid w:val="00C27DFF"/>
    <w:rsid w:val="00C27F67"/>
    <w:rsid w:val="00C313D0"/>
    <w:rsid w:val="00C31682"/>
    <w:rsid w:val="00C31E9F"/>
    <w:rsid w:val="00C31FEA"/>
    <w:rsid w:val="00C31FF7"/>
    <w:rsid w:val="00C32186"/>
    <w:rsid w:val="00C32199"/>
    <w:rsid w:val="00C3230E"/>
    <w:rsid w:val="00C32476"/>
    <w:rsid w:val="00C32680"/>
    <w:rsid w:val="00C3406C"/>
    <w:rsid w:val="00C34390"/>
    <w:rsid w:val="00C34A93"/>
    <w:rsid w:val="00C34B82"/>
    <w:rsid w:val="00C34EE3"/>
    <w:rsid w:val="00C35A23"/>
    <w:rsid w:val="00C35B6C"/>
    <w:rsid w:val="00C35E6F"/>
    <w:rsid w:val="00C35F10"/>
    <w:rsid w:val="00C3660B"/>
    <w:rsid w:val="00C36C30"/>
    <w:rsid w:val="00C36CCC"/>
    <w:rsid w:val="00C40033"/>
    <w:rsid w:val="00C4044E"/>
    <w:rsid w:val="00C41227"/>
    <w:rsid w:val="00C41376"/>
    <w:rsid w:val="00C416B1"/>
    <w:rsid w:val="00C41B82"/>
    <w:rsid w:val="00C42B0B"/>
    <w:rsid w:val="00C4304A"/>
    <w:rsid w:val="00C44767"/>
    <w:rsid w:val="00C456FB"/>
    <w:rsid w:val="00C45A10"/>
    <w:rsid w:val="00C45A15"/>
    <w:rsid w:val="00C46167"/>
    <w:rsid w:val="00C46289"/>
    <w:rsid w:val="00C465DF"/>
    <w:rsid w:val="00C470BB"/>
    <w:rsid w:val="00C475D0"/>
    <w:rsid w:val="00C506F5"/>
    <w:rsid w:val="00C508B8"/>
    <w:rsid w:val="00C51055"/>
    <w:rsid w:val="00C512CA"/>
    <w:rsid w:val="00C51972"/>
    <w:rsid w:val="00C51EF2"/>
    <w:rsid w:val="00C51F6A"/>
    <w:rsid w:val="00C5256C"/>
    <w:rsid w:val="00C52C36"/>
    <w:rsid w:val="00C54A39"/>
    <w:rsid w:val="00C54B90"/>
    <w:rsid w:val="00C55900"/>
    <w:rsid w:val="00C55D6D"/>
    <w:rsid w:val="00C55DBC"/>
    <w:rsid w:val="00C561EB"/>
    <w:rsid w:val="00C5635E"/>
    <w:rsid w:val="00C56880"/>
    <w:rsid w:val="00C56C0B"/>
    <w:rsid w:val="00C5747E"/>
    <w:rsid w:val="00C60630"/>
    <w:rsid w:val="00C60CB3"/>
    <w:rsid w:val="00C613BF"/>
    <w:rsid w:val="00C6154A"/>
    <w:rsid w:val="00C61A9B"/>
    <w:rsid w:val="00C62C4A"/>
    <w:rsid w:val="00C63754"/>
    <w:rsid w:val="00C63DA2"/>
    <w:rsid w:val="00C643E7"/>
    <w:rsid w:val="00C64C63"/>
    <w:rsid w:val="00C65CA4"/>
    <w:rsid w:val="00C664B5"/>
    <w:rsid w:val="00C66E05"/>
    <w:rsid w:val="00C67008"/>
    <w:rsid w:val="00C67739"/>
    <w:rsid w:val="00C67A8D"/>
    <w:rsid w:val="00C67F32"/>
    <w:rsid w:val="00C70766"/>
    <w:rsid w:val="00C727DB"/>
    <w:rsid w:val="00C72A4E"/>
    <w:rsid w:val="00C72AA0"/>
    <w:rsid w:val="00C7347E"/>
    <w:rsid w:val="00C74040"/>
    <w:rsid w:val="00C7488E"/>
    <w:rsid w:val="00C7534B"/>
    <w:rsid w:val="00C754DB"/>
    <w:rsid w:val="00C75601"/>
    <w:rsid w:val="00C75D55"/>
    <w:rsid w:val="00C7744F"/>
    <w:rsid w:val="00C8003E"/>
    <w:rsid w:val="00C800C9"/>
    <w:rsid w:val="00C80307"/>
    <w:rsid w:val="00C8067F"/>
    <w:rsid w:val="00C8084F"/>
    <w:rsid w:val="00C8156F"/>
    <w:rsid w:val="00C8206E"/>
    <w:rsid w:val="00C823E0"/>
    <w:rsid w:val="00C82BA9"/>
    <w:rsid w:val="00C82FD5"/>
    <w:rsid w:val="00C831C8"/>
    <w:rsid w:val="00C837A0"/>
    <w:rsid w:val="00C83888"/>
    <w:rsid w:val="00C83CFC"/>
    <w:rsid w:val="00C84734"/>
    <w:rsid w:val="00C850B0"/>
    <w:rsid w:val="00C86041"/>
    <w:rsid w:val="00C8629B"/>
    <w:rsid w:val="00C8692A"/>
    <w:rsid w:val="00C86E3D"/>
    <w:rsid w:val="00C86F2E"/>
    <w:rsid w:val="00C870C8"/>
    <w:rsid w:val="00C87F8C"/>
    <w:rsid w:val="00C90748"/>
    <w:rsid w:val="00C923DE"/>
    <w:rsid w:val="00C92E61"/>
    <w:rsid w:val="00C92F8E"/>
    <w:rsid w:val="00C93960"/>
    <w:rsid w:val="00C93B86"/>
    <w:rsid w:val="00C93C49"/>
    <w:rsid w:val="00C94343"/>
    <w:rsid w:val="00C94562"/>
    <w:rsid w:val="00C94BA5"/>
    <w:rsid w:val="00C94E81"/>
    <w:rsid w:val="00C958F9"/>
    <w:rsid w:val="00C964E1"/>
    <w:rsid w:val="00C96975"/>
    <w:rsid w:val="00C96EDB"/>
    <w:rsid w:val="00C96F6A"/>
    <w:rsid w:val="00C976FC"/>
    <w:rsid w:val="00C97A99"/>
    <w:rsid w:val="00C97C01"/>
    <w:rsid w:val="00CA0263"/>
    <w:rsid w:val="00CA0BF7"/>
    <w:rsid w:val="00CA1192"/>
    <w:rsid w:val="00CA1A84"/>
    <w:rsid w:val="00CA1D1A"/>
    <w:rsid w:val="00CA2029"/>
    <w:rsid w:val="00CA3083"/>
    <w:rsid w:val="00CA3B43"/>
    <w:rsid w:val="00CA4619"/>
    <w:rsid w:val="00CA4940"/>
    <w:rsid w:val="00CA5ADE"/>
    <w:rsid w:val="00CA5B90"/>
    <w:rsid w:val="00CA6461"/>
    <w:rsid w:val="00CA6560"/>
    <w:rsid w:val="00CA65B9"/>
    <w:rsid w:val="00CB080F"/>
    <w:rsid w:val="00CB096B"/>
    <w:rsid w:val="00CB0BC0"/>
    <w:rsid w:val="00CB15AA"/>
    <w:rsid w:val="00CB2072"/>
    <w:rsid w:val="00CB20DD"/>
    <w:rsid w:val="00CB2E3D"/>
    <w:rsid w:val="00CB2F14"/>
    <w:rsid w:val="00CB3B4B"/>
    <w:rsid w:val="00CB4542"/>
    <w:rsid w:val="00CB57EF"/>
    <w:rsid w:val="00CB5C09"/>
    <w:rsid w:val="00CB5DA8"/>
    <w:rsid w:val="00CB6965"/>
    <w:rsid w:val="00CB6B70"/>
    <w:rsid w:val="00CB73B4"/>
    <w:rsid w:val="00CB7972"/>
    <w:rsid w:val="00CB7ADC"/>
    <w:rsid w:val="00CC0180"/>
    <w:rsid w:val="00CC0A9A"/>
    <w:rsid w:val="00CC1555"/>
    <w:rsid w:val="00CC1966"/>
    <w:rsid w:val="00CC1D69"/>
    <w:rsid w:val="00CC2680"/>
    <w:rsid w:val="00CC2B97"/>
    <w:rsid w:val="00CC3D6F"/>
    <w:rsid w:val="00CC3E20"/>
    <w:rsid w:val="00CC407D"/>
    <w:rsid w:val="00CC4098"/>
    <w:rsid w:val="00CC4804"/>
    <w:rsid w:val="00CC624F"/>
    <w:rsid w:val="00CC6276"/>
    <w:rsid w:val="00CC635B"/>
    <w:rsid w:val="00CC7171"/>
    <w:rsid w:val="00CD0266"/>
    <w:rsid w:val="00CD0A20"/>
    <w:rsid w:val="00CD1064"/>
    <w:rsid w:val="00CD114A"/>
    <w:rsid w:val="00CD17F0"/>
    <w:rsid w:val="00CD1CC2"/>
    <w:rsid w:val="00CD1D81"/>
    <w:rsid w:val="00CD1E00"/>
    <w:rsid w:val="00CD3A0B"/>
    <w:rsid w:val="00CD3E5A"/>
    <w:rsid w:val="00CD4E61"/>
    <w:rsid w:val="00CD597C"/>
    <w:rsid w:val="00CD5B35"/>
    <w:rsid w:val="00CD5EB1"/>
    <w:rsid w:val="00CD6042"/>
    <w:rsid w:val="00CD65BC"/>
    <w:rsid w:val="00CD6DC3"/>
    <w:rsid w:val="00CD7A82"/>
    <w:rsid w:val="00CD7E3C"/>
    <w:rsid w:val="00CD7F76"/>
    <w:rsid w:val="00CE0758"/>
    <w:rsid w:val="00CE1751"/>
    <w:rsid w:val="00CE1F55"/>
    <w:rsid w:val="00CE36E8"/>
    <w:rsid w:val="00CE385C"/>
    <w:rsid w:val="00CE3970"/>
    <w:rsid w:val="00CE3CD9"/>
    <w:rsid w:val="00CE489B"/>
    <w:rsid w:val="00CE49AF"/>
    <w:rsid w:val="00CE4E98"/>
    <w:rsid w:val="00CE50E0"/>
    <w:rsid w:val="00CE5B58"/>
    <w:rsid w:val="00CE5C83"/>
    <w:rsid w:val="00CE5EB2"/>
    <w:rsid w:val="00CE6BDC"/>
    <w:rsid w:val="00CE779F"/>
    <w:rsid w:val="00CF1669"/>
    <w:rsid w:val="00CF2DA9"/>
    <w:rsid w:val="00CF3465"/>
    <w:rsid w:val="00CF3774"/>
    <w:rsid w:val="00CF37B4"/>
    <w:rsid w:val="00CF4165"/>
    <w:rsid w:val="00CF47E2"/>
    <w:rsid w:val="00CF52ED"/>
    <w:rsid w:val="00CF5792"/>
    <w:rsid w:val="00CF5979"/>
    <w:rsid w:val="00CF5D9B"/>
    <w:rsid w:val="00D00022"/>
    <w:rsid w:val="00D01338"/>
    <w:rsid w:val="00D019C4"/>
    <w:rsid w:val="00D019E2"/>
    <w:rsid w:val="00D01B39"/>
    <w:rsid w:val="00D02294"/>
    <w:rsid w:val="00D02355"/>
    <w:rsid w:val="00D02D92"/>
    <w:rsid w:val="00D02F0E"/>
    <w:rsid w:val="00D031DD"/>
    <w:rsid w:val="00D0336C"/>
    <w:rsid w:val="00D03452"/>
    <w:rsid w:val="00D035EA"/>
    <w:rsid w:val="00D03AA1"/>
    <w:rsid w:val="00D03E78"/>
    <w:rsid w:val="00D03EB1"/>
    <w:rsid w:val="00D054DB"/>
    <w:rsid w:val="00D05899"/>
    <w:rsid w:val="00D05A9E"/>
    <w:rsid w:val="00D05B84"/>
    <w:rsid w:val="00D05F17"/>
    <w:rsid w:val="00D06075"/>
    <w:rsid w:val="00D0629C"/>
    <w:rsid w:val="00D1043B"/>
    <w:rsid w:val="00D110FC"/>
    <w:rsid w:val="00D11573"/>
    <w:rsid w:val="00D12070"/>
    <w:rsid w:val="00D120F2"/>
    <w:rsid w:val="00D129E7"/>
    <w:rsid w:val="00D12B84"/>
    <w:rsid w:val="00D12C86"/>
    <w:rsid w:val="00D13BD1"/>
    <w:rsid w:val="00D13CBE"/>
    <w:rsid w:val="00D13EAE"/>
    <w:rsid w:val="00D14EBF"/>
    <w:rsid w:val="00D164D1"/>
    <w:rsid w:val="00D16F21"/>
    <w:rsid w:val="00D17192"/>
    <w:rsid w:val="00D21D74"/>
    <w:rsid w:val="00D22D9A"/>
    <w:rsid w:val="00D2349F"/>
    <w:rsid w:val="00D23A77"/>
    <w:rsid w:val="00D23C3C"/>
    <w:rsid w:val="00D23FF9"/>
    <w:rsid w:val="00D2426A"/>
    <w:rsid w:val="00D24623"/>
    <w:rsid w:val="00D2465B"/>
    <w:rsid w:val="00D24F6C"/>
    <w:rsid w:val="00D2599F"/>
    <w:rsid w:val="00D25E67"/>
    <w:rsid w:val="00D27120"/>
    <w:rsid w:val="00D2792C"/>
    <w:rsid w:val="00D27F66"/>
    <w:rsid w:val="00D300EC"/>
    <w:rsid w:val="00D310C8"/>
    <w:rsid w:val="00D328E8"/>
    <w:rsid w:val="00D32982"/>
    <w:rsid w:val="00D334E3"/>
    <w:rsid w:val="00D3417D"/>
    <w:rsid w:val="00D3491C"/>
    <w:rsid w:val="00D34FF6"/>
    <w:rsid w:val="00D35ACA"/>
    <w:rsid w:val="00D35B83"/>
    <w:rsid w:val="00D35FA4"/>
    <w:rsid w:val="00D3632D"/>
    <w:rsid w:val="00D367B0"/>
    <w:rsid w:val="00D36F36"/>
    <w:rsid w:val="00D3721F"/>
    <w:rsid w:val="00D37419"/>
    <w:rsid w:val="00D374D8"/>
    <w:rsid w:val="00D37DEA"/>
    <w:rsid w:val="00D405A1"/>
    <w:rsid w:val="00D40E5C"/>
    <w:rsid w:val="00D414A2"/>
    <w:rsid w:val="00D4164C"/>
    <w:rsid w:val="00D42371"/>
    <w:rsid w:val="00D43265"/>
    <w:rsid w:val="00D43C06"/>
    <w:rsid w:val="00D4452A"/>
    <w:rsid w:val="00D4512D"/>
    <w:rsid w:val="00D4520A"/>
    <w:rsid w:val="00D4589F"/>
    <w:rsid w:val="00D45E34"/>
    <w:rsid w:val="00D46637"/>
    <w:rsid w:val="00D47CF4"/>
    <w:rsid w:val="00D47D7A"/>
    <w:rsid w:val="00D47DE8"/>
    <w:rsid w:val="00D50F6E"/>
    <w:rsid w:val="00D52083"/>
    <w:rsid w:val="00D52304"/>
    <w:rsid w:val="00D52E13"/>
    <w:rsid w:val="00D5323B"/>
    <w:rsid w:val="00D542CE"/>
    <w:rsid w:val="00D54A7F"/>
    <w:rsid w:val="00D54BFF"/>
    <w:rsid w:val="00D5543B"/>
    <w:rsid w:val="00D55AC5"/>
    <w:rsid w:val="00D5637E"/>
    <w:rsid w:val="00D566BA"/>
    <w:rsid w:val="00D56959"/>
    <w:rsid w:val="00D57732"/>
    <w:rsid w:val="00D579C6"/>
    <w:rsid w:val="00D6053B"/>
    <w:rsid w:val="00D61439"/>
    <w:rsid w:val="00D614FD"/>
    <w:rsid w:val="00D6160F"/>
    <w:rsid w:val="00D6193D"/>
    <w:rsid w:val="00D62912"/>
    <w:rsid w:val="00D629BB"/>
    <w:rsid w:val="00D62AE1"/>
    <w:rsid w:val="00D631E2"/>
    <w:rsid w:val="00D63E72"/>
    <w:rsid w:val="00D63ED8"/>
    <w:rsid w:val="00D640E9"/>
    <w:rsid w:val="00D64DEC"/>
    <w:rsid w:val="00D6504A"/>
    <w:rsid w:val="00D65136"/>
    <w:rsid w:val="00D653B9"/>
    <w:rsid w:val="00D6560D"/>
    <w:rsid w:val="00D6571E"/>
    <w:rsid w:val="00D6630C"/>
    <w:rsid w:val="00D66410"/>
    <w:rsid w:val="00D66465"/>
    <w:rsid w:val="00D6684D"/>
    <w:rsid w:val="00D66E32"/>
    <w:rsid w:val="00D672C7"/>
    <w:rsid w:val="00D67B45"/>
    <w:rsid w:val="00D70199"/>
    <w:rsid w:val="00D70205"/>
    <w:rsid w:val="00D70D6D"/>
    <w:rsid w:val="00D71921"/>
    <w:rsid w:val="00D7256D"/>
    <w:rsid w:val="00D72BBE"/>
    <w:rsid w:val="00D7401F"/>
    <w:rsid w:val="00D74585"/>
    <w:rsid w:val="00D748C7"/>
    <w:rsid w:val="00D74B24"/>
    <w:rsid w:val="00D75D73"/>
    <w:rsid w:val="00D76623"/>
    <w:rsid w:val="00D770C6"/>
    <w:rsid w:val="00D772CB"/>
    <w:rsid w:val="00D7791F"/>
    <w:rsid w:val="00D77E43"/>
    <w:rsid w:val="00D77E7A"/>
    <w:rsid w:val="00D81167"/>
    <w:rsid w:val="00D82167"/>
    <w:rsid w:val="00D821D1"/>
    <w:rsid w:val="00D839D6"/>
    <w:rsid w:val="00D848E0"/>
    <w:rsid w:val="00D857C9"/>
    <w:rsid w:val="00D85F19"/>
    <w:rsid w:val="00D8636E"/>
    <w:rsid w:val="00D86393"/>
    <w:rsid w:val="00D868D7"/>
    <w:rsid w:val="00D86EF1"/>
    <w:rsid w:val="00D86F60"/>
    <w:rsid w:val="00D87286"/>
    <w:rsid w:val="00D87428"/>
    <w:rsid w:val="00D878E1"/>
    <w:rsid w:val="00D87AF8"/>
    <w:rsid w:val="00D87B56"/>
    <w:rsid w:val="00D901C5"/>
    <w:rsid w:val="00D90808"/>
    <w:rsid w:val="00D90979"/>
    <w:rsid w:val="00D91CAB"/>
    <w:rsid w:val="00D91CC4"/>
    <w:rsid w:val="00D93245"/>
    <w:rsid w:val="00D93A0D"/>
    <w:rsid w:val="00D94856"/>
    <w:rsid w:val="00D954BB"/>
    <w:rsid w:val="00D9564D"/>
    <w:rsid w:val="00D95830"/>
    <w:rsid w:val="00D962F8"/>
    <w:rsid w:val="00D9647D"/>
    <w:rsid w:val="00D96AF3"/>
    <w:rsid w:val="00D96E60"/>
    <w:rsid w:val="00D97637"/>
    <w:rsid w:val="00D97A87"/>
    <w:rsid w:val="00DA0FEC"/>
    <w:rsid w:val="00DA1067"/>
    <w:rsid w:val="00DA1F35"/>
    <w:rsid w:val="00DA213A"/>
    <w:rsid w:val="00DA2320"/>
    <w:rsid w:val="00DA26BF"/>
    <w:rsid w:val="00DA28B6"/>
    <w:rsid w:val="00DA33C6"/>
    <w:rsid w:val="00DA421F"/>
    <w:rsid w:val="00DA488B"/>
    <w:rsid w:val="00DA5126"/>
    <w:rsid w:val="00DA522C"/>
    <w:rsid w:val="00DA56A4"/>
    <w:rsid w:val="00DA5EC7"/>
    <w:rsid w:val="00DA60EF"/>
    <w:rsid w:val="00DA60F3"/>
    <w:rsid w:val="00DA6196"/>
    <w:rsid w:val="00DA68B7"/>
    <w:rsid w:val="00DA6F2B"/>
    <w:rsid w:val="00DA71F1"/>
    <w:rsid w:val="00DB0220"/>
    <w:rsid w:val="00DB0556"/>
    <w:rsid w:val="00DB079F"/>
    <w:rsid w:val="00DB123F"/>
    <w:rsid w:val="00DB1AB8"/>
    <w:rsid w:val="00DB1C8E"/>
    <w:rsid w:val="00DB3221"/>
    <w:rsid w:val="00DB3761"/>
    <w:rsid w:val="00DB4C68"/>
    <w:rsid w:val="00DB4D10"/>
    <w:rsid w:val="00DB4EA0"/>
    <w:rsid w:val="00DB4EE1"/>
    <w:rsid w:val="00DB51E0"/>
    <w:rsid w:val="00DB538A"/>
    <w:rsid w:val="00DB60C2"/>
    <w:rsid w:val="00DB61F3"/>
    <w:rsid w:val="00DB6572"/>
    <w:rsid w:val="00DB6986"/>
    <w:rsid w:val="00DB6B05"/>
    <w:rsid w:val="00DB6D9D"/>
    <w:rsid w:val="00DB6EB3"/>
    <w:rsid w:val="00DB73DA"/>
    <w:rsid w:val="00DB7FC6"/>
    <w:rsid w:val="00DC04F1"/>
    <w:rsid w:val="00DC0C40"/>
    <w:rsid w:val="00DC1050"/>
    <w:rsid w:val="00DC1069"/>
    <w:rsid w:val="00DC114F"/>
    <w:rsid w:val="00DC1C66"/>
    <w:rsid w:val="00DC2146"/>
    <w:rsid w:val="00DC220F"/>
    <w:rsid w:val="00DC2817"/>
    <w:rsid w:val="00DC2884"/>
    <w:rsid w:val="00DC2B4C"/>
    <w:rsid w:val="00DC2EBB"/>
    <w:rsid w:val="00DC32CE"/>
    <w:rsid w:val="00DC360D"/>
    <w:rsid w:val="00DC3B92"/>
    <w:rsid w:val="00DC44C8"/>
    <w:rsid w:val="00DC4B93"/>
    <w:rsid w:val="00DC4DD0"/>
    <w:rsid w:val="00DC5A01"/>
    <w:rsid w:val="00DC5A5D"/>
    <w:rsid w:val="00DC5FFC"/>
    <w:rsid w:val="00DC68B1"/>
    <w:rsid w:val="00DC6AD9"/>
    <w:rsid w:val="00DC6E4F"/>
    <w:rsid w:val="00DD0023"/>
    <w:rsid w:val="00DD024A"/>
    <w:rsid w:val="00DD073C"/>
    <w:rsid w:val="00DD0C3A"/>
    <w:rsid w:val="00DD2730"/>
    <w:rsid w:val="00DD2732"/>
    <w:rsid w:val="00DD2F60"/>
    <w:rsid w:val="00DD34F2"/>
    <w:rsid w:val="00DD3915"/>
    <w:rsid w:val="00DD3DF3"/>
    <w:rsid w:val="00DD3FD2"/>
    <w:rsid w:val="00DD3FDA"/>
    <w:rsid w:val="00DD493A"/>
    <w:rsid w:val="00DD4BBB"/>
    <w:rsid w:val="00DD4CEF"/>
    <w:rsid w:val="00DD5849"/>
    <w:rsid w:val="00DD5EFF"/>
    <w:rsid w:val="00DD6564"/>
    <w:rsid w:val="00DD73BD"/>
    <w:rsid w:val="00DD7505"/>
    <w:rsid w:val="00DD75A2"/>
    <w:rsid w:val="00DD796A"/>
    <w:rsid w:val="00DD7B9E"/>
    <w:rsid w:val="00DD7BC6"/>
    <w:rsid w:val="00DD7C20"/>
    <w:rsid w:val="00DE0490"/>
    <w:rsid w:val="00DE1A66"/>
    <w:rsid w:val="00DE2B29"/>
    <w:rsid w:val="00DE38A0"/>
    <w:rsid w:val="00DE3D46"/>
    <w:rsid w:val="00DE3DD2"/>
    <w:rsid w:val="00DE4394"/>
    <w:rsid w:val="00DE4466"/>
    <w:rsid w:val="00DE4506"/>
    <w:rsid w:val="00DE47F6"/>
    <w:rsid w:val="00DE4E8E"/>
    <w:rsid w:val="00DE651F"/>
    <w:rsid w:val="00DE68FA"/>
    <w:rsid w:val="00DE786E"/>
    <w:rsid w:val="00DF056C"/>
    <w:rsid w:val="00DF155D"/>
    <w:rsid w:val="00DF1B00"/>
    <w:rsid w:val="00DF3229"/>
    <w:rsid w:val="00DF3825"/>
    <w:rsid w:val="00DF39B1"/>
    <w:rsid w:val="00DF3C68"/>
    <w:rsid w:val="00DF4824"/>
    <w:rsid w:val="00DF50BC"/>
    <w:rsid w:val="00DF56CE"/>
    <w:rsid w:val="00DF5E3B"/>
    <w:rsid w:val="00DF7000"/>
    <w:rsid w:val="00DF74C6"/>
    <w:rsid w:val="00DF786F"/>
    <w:rsid w:val="00DF789E"/>
    <w:rsid w:val="00DF7931"/>
    <w:rsid w:val="00DF7D0A"/>
    <w:rsid w:val="00E00449"/>
    <w:rsid w:val="00E005E8"/>
    <w:rsid w:val="00E00F1E"/>
    <w:rsid w:val="00E01A84"/>
    <w:rsid w:val="00E02FE5"/>
    <w:rsid w:val="00E03557"/>
    <w:rsid w:val="00E03B1E"/>
    <w:rsid w:val="00E03B5C"/>
    <w:rsid w:val="00E051D6"/>
    <w:rsid w:val="00E06124"/>
    <w:rsid w:val="00E064F8"/>
    <w:rsid w:val="00E0669D"/>
    <w:rsid w:val="00E06941"/>
    <w:rsid w:val="00E06B29"/>
    <w:rsid w:val="00E06B96"/>
    <w:rsid w:val="00E07053"/>
    <w:rsid w:val="00E0708F"/>
    <w:rsid w:val="00E0720A"/>
    <w:rsid w:val="00E07E39"/>
    <w:rsid w:val="00E10722"/>
    <w:rsid w:val="00E11D12"/>
    <w:rsid w:val="00E12485"/>
    <w:rsid w:val="00E12D60"/>
    <w:rsid w:val="00E130EC"/>
    <w:rsid w:val="00E13366"/>
    <w:rsid w:val="00E13487"/>
    <w:rsid w:val="00E13AC9"/>
    <w:rsid w:val="00E14665"/>
    <w:rsid w:val="00E14686"/>
    <w:rsid w:val="00E14848"/>
    <w:rsid w:val="00E15716"/>
    <w:rsid w:val="00E15751"/>
    <w:rsid w:val="00E15998"/>
    <w:rsid w:val="00E15BEA"/>
    <w:rsid w:val="00E15ED1"/>
    <w:rsid w:val="00E160E4"/>
    <w:rsid w:val="00E17C44"/>
    <w:rsid w:val="00E202DA"/>
    <w:rsid w:val="00E203CE"/>
    <w:rsid w:val="00E20E1B"/>
    <w:rsid w:val="00E2220C"/>
    <w:rsid w:val="00E223D7"/>
    <w:rsid w:val="00E228C9"/>
    <w:rsid w:val="00E22C62"/>
    <w:rsid w:val="00E23262"/>
    <w:rsid w:val="00E237B4"/>
    <w:rsid w:val="00E239C0"/>
    <w:rsid w:val="00E239F6"/>
    <w:rsid w:val="00E25007"/>
    <w:rsid w:val="00E255A4"/>
    <w:rsid w:val="00E2586C"/>
    <w:rsid w:val="00E27904"/>
    <w:rsid w:val="00E27E01"/>
    <w:rsid w:val="00E30A1C"/>
    <w:rsid w:val="00E30D3D"/>
    <w:rsid w:val="00E312B9"/>
    <w:rsid w:val="00E3262E"/>
    <w:rsid w:val="00E32E76"/>
    <w:rsid w:val="00E33106"/>
    <w:rsid w:val="00E33388"/>
    <w:rsid w:val="00E333A3"/>
    <w:rsid w:val="00E33B84"/>
    <w:rsid w:val="00E33D36"/>
    <w:rsid w:val="00E33F79"/>
    <w:rsid w:val="00E35012"/>
    <w:rsid w:val="00E35395"/>
    <w:rsid w:val="00E3577A"/>
    <w:rsid w:val="00E35B61"/>
    <w:rsid w:val="00E36116"/>
    <w:rsid w:val="00E37743"/>
    <w:rsid w:val="00E379B6"/>
    <w:rsid w:val="00E4083F"/>
    <w:rsid w:val="00E409C4"/>
    <w:rsid w:val="00E40B36"/>
    <w:rsid w:val="00E41A44"/>
    <w:rsid w:val="00E41C6C"/>
    <w:rsid w:val="00E41D81"/>
    <w:rsid w:val="00E42238"/>
    <w:rsid w:val="00E4235E"/>
    <w:rsid w:val="00E4245C"/>
    <w:rsid w:val="00E42E2B"/>
    <w:rsid w:val="00E43355"/>
    <w:rsid w:val="00E436A0"/>
    <w:rsid w:val="00E43782"/>
    <w:rsid w:val="00E437B7"/>
    <w:rsid w:val="00E43B2F"/>
    <w:rsid w:val="00E43E2C"/>
    <w:rsid w:val="00E448CF"/>
    <w:rsid w:val="00E44F8B"/>
    <w:rsid w:val="00E450D8"/>
    <w:rsid w:val="00E45684"/>
    <w:rsid w:val="00E457AA"/>
    <w:rsid w:val="00E465E4"/>
    <w:rsid w:val="00E46C73"/>
    <w:rsid w:val="00E477C6"/>
    <w:rsid w:val="00E47E45"/>
    <w:rsid w:val="00E50A45"/>
    <w:rsid w:val="00E51189"/>
    <w:rsid w:val="00E5148D"/>
    <w:rsid w:val="00E5177E"/>
    <w:rsid w:val="00E51EA9"/>
    <w:rsid w:val="00E52DA5"/>
    <w:rsid w:val="00E530DA"/>
    <w:rsid w:val="00E53509"/>
    <w:rsid w:val="00E5402E"/>
    <w:rsid w:val="00E54A83"/>
    <w:rsid w:val="00E554C3"/>
    <w:rsid w:val="00E556E8"/>
    <w:rsid w:val="00E55BCE"/>
    <w:rsid w:val="00E55D4E"/>
    <w:rsid w:val="00E56175"/>
    <w:rsid w:val="00E561E9"/>
    <w:rsid w:val="00E56777"/>
    <w:rsid w:val="00E573E6"/>
    <w:rsid w:val="00E57466"/>
    <w:rsid w:val="00E57E6A"/>
    <w:rsid w:val="00E60073"/>
    <w:rsid w:val="00E60193"/>
    <w:rsid w:val="00E609EB"/>
    <w:rsid w:val="00E615D5"/>
    <w:rsid w:val="00E61C5B"/>
    <w:rsid w:val="00E61F7D"/>
    <w:rsid w:val="00E62437"/>
    <w:rsid w:val="00E62CCE"/>
    <w:rsid w:val="00E62CFE"/>
    <w:rsid w:val="00E63238"/>
    <w:rsid w:val="00E63806"/>
    <w:rsid w:val="00E64157"/>
    <w:rsid w:val="00E64409"/>
    <w:rsid w:val="00E64747"/>
    <w:rsid w:val="00E65107"/>
    <w:rsid w:val="00E658A4"/>
    <w:rsid w:val="00E65946"/>
    <w:rsid w:val="00E65999"/>
    <w:rsid w:val="00E66BA4"/>
    <w:rsid w:val="00E671BC"/>
    <w:rsid w:val="00E67AE7"/>
    <w:rsid w:val="00E70085"/>
    <w:rsid w:val="00E70199"/>
    <w:rsid w:val="00E706D9"/>
    <w:rsid w:val="00E70EB2"/>
    <w:rsid w:val="00E7158D"/>
    <w:rsid w:val="00E71E85"/>
    <w:rsid w:val="00E71F96"/>
    <w:rsid w:val="00E72A86"/>
    <w:rsid w:val="00E72ACD"/>
    <w:rsid w:val="00E7346B"/>
    <w:rsid w:val="00E73C1D"/>
    <w:rsid w:val="00E75262"/>
    <w:rsid w:val="00E75A76"/>
    <w:rsid w:val="00E75B87"/>
    <w:rsid w:val="00E75E83"/>
    <w:rsid w:val="00E7608B"/>
    <w:rsid w:val="00E762F5"/>
    <w:rsid w:val="00E76805"/>
    <w:rsid w:val="00E76963"/>
    <w:rsid w:val="00E7729F"/>
    <w:rsid w:val="00E802C9"/>
    <w:rsid w:val="00E80981"/>
    <w:rsid w:val="00E80EAD"/>
    <w:rsid w:val="00E80EB3"/>
    <w:rsid w:val="00E811EA"/>
    <w:rsid w:val="00E814EC"/>
    <w:rsid w:val="00E83573"/>
    <w:rsid w:val="00E83CF5"/>
    <w:rsid w:val="00E83E04"/>
    <w:rsid w:val="00E847BE"/>
    <w:rsid w:val="00E849FB"/>
    <w:rsid w:val="00E853A2"/>
    <w:rsid w:val="00E8632C"/>
    <w:rsid w:val="00E866C3"/>
    <w:rsid w:val="00E86890"/>
    <w:rsid w:val="00E869AD"/>
    <w:rsid w:val="00E86DAC"/>
    <w:rsid w:val="00E86E1E"/>
    <w:rsid w:val="00E879E5"/>
    <w:rsid w:val="00E87D7B"/>
    <w:rsid w:val="00E9072C"/>
    <w:rsid w:val="00E90BFA"/>
    <w:rsid w:val="00E90D07"/>
    <w:rsid w:val="00E90E3D"/>
    <w:rsid w:val="00E91397"/>
    <w:rsid w:val="00E915BE"/>
    <w:rsid w:val="00E9211D"/>
    <w:rsid w:val="00E92315"/>
    <w:rsid w:val="00E9232C"/>
    <w:rsid w:val="00E92A72"/>
    <w:rsid w:val="00E93521"/>
    <w:rsid w:val="00E93CBB"/>
    <w:rsid w:val="00E9417B"/>
    <w:rsid w:val="00E945A3"/>
    <w:rsid w:val="00E946DE"/>
    <w:rsid w:val="00E94A70"/>
    <w:rsid w:val="00E94B77"/>
    <w:rsid w:val="00E94EB7"/>
    <w:rsid w:val="00E956AE"/>
    <w:rsid w:val="00E95739"/>
    <w:rsid w:val="00E95DCB"/>
    <w:rsid w:val="00E961ED"/>
    <w:rsid w:val="00E96C44"/>
    <w:rsid w:val="00E97399"/>
    <w:rsid w:val="00E97647"/>
    <w:rsid w:val="00E9769F"/>
    <w:rsid w:val="00EA0200"/>
    <w:rsid w:val="00EA0817"/>
    <w:rsid w:val="00EA10A5"/>
    <w:rsid w:val="00EA1425"/>
    <w:rsid w:val="00EA179A"/>
    <w:rsid w:val="00EA1D22"/>
    <w:rsid w:val="00EA2C99"/>
    <w:rsid w:val="00EA2FF6"/>
    <w:rsid w:val="00EA3305"/>
    <w:rsid w:val="00EA33B6"/>
    <w:rsid w:val="00EA3726"/>
    <w:rsid w:val="00EA3A0F"/>
    <w:rsid w:val="00EA3C06"/>
    <w:rsid w:val="00EA42C2"/>
    <w:rsid w:val="00EA4E81"/>
    <w:rsid w:val="00EA7281"/>
    <w:rsid w:val="00EA7547"/>
    <w:rsid w:val="00EA7837"/>
    <w:rsid w:val="00EB01B0"/>
    <w:rsid w:val="00EB0509"/>
    <w:rsid w:val="00EB08E4"/>
    <w:rsid w:val="00EB0B91"/>
    <w:rsid w:val="00EB2451"/>
    <w:rsid w:val="00EB261C"/>
    <w:rsid w:val="00EB281F"/>
    <w:rsid w:val="00EB2BAE"/>
    <w:rsid w:val="00EB3C80"/>
    <w:rsid w:val="00EB416F"/>
    <w:rsid w:val="00EB43E4"/>
    <w:rsid w:val="00EB4B63"/>
    <w:rsid w:val="00EB4D6E"/>
    <w:rsid w:val="00EB4EA5"/>
    <w:rsid w:val="00EB4EE8"/>
    <w:rsid w:val="00EB51E1"/>
    <w:rsid w:val="00EB5AE3"/>
    <w:rsid w:val="00EB6075"/>
    <w:rsid w:val="00EB6076"/>
    <w:rsid w:val="00EB6DC4"/>
    <w:rsid w:val="00EB6E10"/>
    <w:rsid w:val="00EB7060"/>
    <w:rsid w:val="00EB7134"/>
    <w:rsid w:val="00EB7212"/>
    <w:rsid w:val="00EB7ED4"/>
    <w:rsid w:val="00EB7FFC"/>
    <w:rsid w:val="00EC0094"/>
    <w:rsid w:val="00EC04DF"/>
    <w:rsid w:val="00EC0531"/>
    <w:rsid w:val="00EC06E2"/>
    <w:rsid w:val="00EC0CC6"/>
    <w:rsid w:val="00EC19F7"/>
    <w:rsid w:val="00EC1B95"/>
    <w:rsid w:val="00EC1DA6"/>
    <w:rsid w:val="00EC3A7A"/>
    <w:rsid w:val="00EC4CD1"/>
    <w:rsid w:val="00EC4D45"/>
    <w:rsid w:val="00EC51E0"/>
    <w:rsid w:val="00EC5201"/>
    <w:rsid w:val="00EC53F4"/>
    <w:rsid w:val="00EC54C1"/>
    <w:rsid w:val="00EC5DB2"/>
    <w:rsid w:val="00EC70D1"/>
    <w:rsid w:val="00EC7468"/>
    <w:rsid w:val="00EC780A"/>
    <w:rsid w:val="00EC7C8E"/>
    <w:rsid w:val="00ED17A6"/>
    <w:rsid w:val="00ED1B00"/>
    <w:rsid w:val="00ED1CFE"/>
    <w:rsid w:val="00ED29CD"/>
    <w:rsid w:val="00ED2E49"/>
    <w:rsid w:val="00ED33FB"/>
    <w:rsid w:val="00ED3611"/>
    <w:rsid w:val="00ED42A0"/>
    <w:rsid w:val="00ED438D"/>
    <w:rsid w:val="00ED4689"/>
    <w:rsid w:val="00ED5151"/>
    <w:rsid w:val="00ED5595"/>
    <w:rsid w:val="00ED59D0"/>
    <w:rsid w:val="00ED5C04"/>
    <w:rsid w:val="00ED5D68"/>
    <w:rsid w:val="00ED5F70"/>
    <w:rsid w:val="00ED60AB"/>
    <w:rsid w:val="00ED6C87"/>
    <w:rsid w:val="00ED6E77"/>
    <w:rsid w:val="00ED7392"/>
    <w:rsid w:val="00ED7A84"/>
    <w:rsid w:val="00EE02F1"/>
    <w:rsid w:val="00EE0DBE"/>
    <w:rsid w:val="00EE14F7"/>
    <w:rsid w:val="00EE2235"/>
    <w:rsid w:val="00EE23F6"/>
    <w:rsid w:val="00EE2AC6"/>
    <w:rsid w:val="00EE2F8F"/>
    <w:rsid w:val="00EE31AF"/>
    <w:rsid w:val="00EE3406"/>
    <w:rsid w:val="00EE381B"/>
    <w:rsid w:val="00EE3FB6"/>
    <w:rsid w:val="00EE4308"/>
    <w:rsid w:val="00EE43EC"/>
    <w:rsid w:val="00EE4B2C"/>
    <w:rsid w:val="00EE5D5C"/>
    <w:rsid w:val="00EE5F24"/>
    <w:rsid w:val="00EE637F"/>
    <w:rsid w:val="00EE727A"/>
    <w:rsid w:val="00EE7526"/>
    <w:rsid w:val="00EF050D"/>
    <w:rsid w:val="00EF1839"/>
    <w:rsid w:val="00EF18F6"/>
    <w:rsid w:val="00EF1B18"/>
    <w:rsid w:val="00EF1B9F"/>
    <w:rsid w:val="00EF2247"/>
    <w:rsid w:val="00EF25B4"/>
    <w:rsid w:val="00EF2BEB"/>
    <w:rsid w:val="00EF3174"/>
    <w:rsid w:val="00EF424D"/>
    <w:rsid w:val="00EF4879"/>
    <w:rsid w:val="00EF5978"/>
    <w:rsid w:val="00EF59EF"/>
    <w:rsid w:val="00EF5CAC"/>
    <w:rsid w:val="00EF5E2C"/>
    <w:rsid w:val="00EF654E"/>
    <w:rsid w:val="00EF7793"/>
    <w:rsid w:val="00EF7819"/>
    <w:rsid w:val="00EF78B8"/>
    <w:rsid w:val="00EF79B6"/>
    <w:rsid w:val="00EF7D5E"/>
    <w:rsid w:val="00F00D8A"/>
    <w:rsid w:val="00F00E5A"/>
    <w:rsid w:val="00F00FB7"/>
    <w:rsid w:val="00F0104A"/>
    <w:rsid w:val="00F01580"/>
    <w:rsid w:val="00F01A1C"/>
    <w:rsid w:val="00F01E83"/>
    <w:rsid w:val="00F023C1"/>
    <w:rsid w:val="00F02881"/>
    <w:rsid w:val="00F03A90"/>
    <w:rsid w:val="00F03E45"/>
    <w:rsid w:val="00F040AE"/>
    <w:rsid w:val="00F043F3"/>
    <w:rsid w:val="00F045F5"/>
    <w:rsid w:val="00F047FF"/>
    <w:rsid w:val="00F0492E"/>
    <w:rsid w:val="00F04D42"/>
    <w:rsid w:val="00F04DB7"/>
    <w:rsid w:val="00F057DF"/>
    <w:rsid w:val="00F05F44"/>
    <w:rsid w:val="00F06ABB"/>
    <w:rsid w:val="00F06E3F"/>
    <w:rsid w:val="00F06EE6"/>
    <w:rsid w:val="00F07130"/>
    <w:rsid w:val="00F078B9"/>
    <w:rsid w:val="00F07DBB"/>
    <w:rsid w:val="00F101C0"/>
    <w:rsid w:val="00F10350"/>
    <w:rsid w:val="00F10457"/>
    <w:rsid w:val="00F10787"/>
    <w:rsid w:val="00F10905"/>
    <w:rsid w:val="00F10D77"/>
    <w:rsid w:val="00F111E7"/>
    <w:rsid w:val="00F118DE"/>
    <w:rsid w:val="00F11D29"/>
    <w:rsid w:val="00F122C8"/>
    <w:rsid w:val="00F123BF"/>
    <w:rsid w:val="00F123EA"/>
    <w:rsid w:val="00F12946"/>
    <w:rsid w:val="00F12A0C"/>
    <w:rsid w:val="00F12AB8"/>
    <w:rsid w:val="00F12D76"/>
    <w:rsid w:val="00F130BA"/>
    <w:rsid w:val="00F1351B"/>
    <w:rsid w:val="00F13659"/>
    <w:rsid w:val="00F13DFE"/>
    <w:rsid w:val="00F143CF"/>
    <w:rsid w:val="00F1478C"/>
    <w:rsid w:val="00F1497B"/>
    <w:rsid w:val="00F15AB5"/>
    <w:rsid w:val="00F16293"/>
    <w:rsid w:val="00F1667D"/>
    <w:rsid w:val="00F1682E"/>
    <w:rsid w:val="00F16B66"/>
    <w:rsid w:val="00F171B8"/>
    <w:rsid w:val="00F17B62"/>
    <w:rsid w:val="00F204DC"/>
    <w:rsid w:val="00F212FE"/>
    <w:rsid w:val="00F22F71"/>
    <w:rsid w:val="00F231B4"/>
    <w:rsid w:val="00F23318"/>
    <w:rsid w:val="00F23C0F"/>
    <w:rsid w:val="00F23C4E"/>
    <w:rsid w:val="00F242C5"/>
    <w:rsid w:val="00F244AC"/>
    <w:rsid w:val="00F24FEC"/>
    <w:rsid w:val="00F25D61"/>
    <w:rsid w:val="00F261F8"/>
    <w:rsid w:val="00F26CB8"/>
    <w:rsid w:val="00F274C2"/>
    <w:rsid w:val="00F27A07"/>
    <w:rsid w:val="00F27F64"/>
    <w:rsid w:val="00F30EA8"/>
    <w:rsid w:val="00F317C4"/>
    <w:rsid w:val="00F3192A"/>
    <w:rsid w:val="00F31C74"/>
    <w:rsid w:val="00F32315"/>
    <w:rsid w:val="00F331F4"/>
    <w:rsid w:val="00F3332A"/>
    <w:rsid w:val="00F3344D"/>
    <w:rsid w:val="00F33D0A"/>
    <w:rsid w:val="00F340C4"/>
    <w:rsid w:val="00F345B7"/>
    <w:rsid w:val="00F3482E"/>
    <w:rsid w:val="00F34B6D"/>
    <w:rsid w:val="00F3503E"/>
    <w:rsid w:val="00F353BF"/>
    <w:rsid w:val="00F361E9"/>
    <w:rsid w:val="00F3671A"/>
    <w:rsid w:val="00F36912"/>
    <w:rsid w:val="00F36AAD"/>
    <w:rsid w:val="00F36AF1"/>
    <w:rsid w:val="00F37D09"/>
    <w:rsid w:val="00F408E0"/>
    <w:rsid w:val="00F40A34"/>
    <w:rsid w:val="00F40D0D"/>
    <w:rsid w:val="00F40FBC"/>
    <w:rsid w:val="00F411ED"/>
    <w:rsid w:val="00F42329"/>
    <w:rsid w:val="00F42496"/>
    <w:rsid w:val="00F42C1B"/>
    <w:rsid w:val="00F42CC2"/>
    <w:rsid w:val="00F443B6"/>
    <w:rsid w:val="00F455D3"/>
    <w:rsid w:val="00F45B41"/>
    <w:rsid w:val="00F45C17"/>
    <w:rsid w:val="00F467D0"/>
    <w:rsid w:val="00F50831"/>
    <w:rsid w:val="00F508EB"/>
    <w:rsid w:val="00F508F4"/>
    <w:rsid w:val="00F50B1F"/>
    <w:rsid w:val="00F50C9C"/>
    <w:rsid w:val="00F50FEE"/>
    <w:rsid w:val="00F51495"/>
    <w:rsid w:val="00F51A2A"/>
    <w:rsid w:val="00F52211"/>
    <w:rsid w:val="00F528D9"/>
    <w:rsid w:val="00F53AA0"/>
    <w:rsid w:val="00F53BD4"/>
    <w:rsid w:val="00F53F8F"/>
    <w:rsid w:val="00F53FDC"/>
    <w:rsid w:val="00F54762"/>
    <w:rsid w:val="00F5498C"/>
    <w:rsid w:val="00F557C8"/>
    <w:rsid w:val="00F55C6F"/>
    <w:rsid w:val="00F56169"/>
    <w:rsid w:val="00F56EEE"/>
    <w:rsid w:val="00F5792F"/>
    <w:rsid w:val="00F57B8F"/>
    <w:rsid w:val="00F57D15"/>
    <w:rsid w:val="00F6095E"/>
    <w:rsid w:val="00F60A1E"/>
    <w:rsid w:val="00F61025"/>
    <w:rsid w:val="00F611EC"/>
    <w:rsid w:val="00F6158A"/>
    <w:rsid w:val="00F616DD"/>
    <w:rsid w:val="00F61704"/>
    <w:rsid w:val="00F61A58"/>
    <w:rsid w:val="00F62061"/>
    <w:rsid w:val="00F625A6"/>
    <w:rsid w:val="00F62DFA"/>
    <w:rsid w:val="00F63249"/>
    <w:rsid w:val="00F637AF"/>
    <w:rsid w:val="00F63AF2"/>
    <w:rsid w:val="00F63FA6"/>
    <w:rsid w:val="00F651DD"/>
    <w:rsid w:val="00F65956"/>
    <w:rsid w:val="00F65EAA"/>
    <w:rsid w:val="00F65F4C"/>
    <w:rsid w:val="00F677CD"/>
    <w:rsid w:val="00F67D4D"/>
    <w:rsid w:val="00F67FAC"/>
    <w:rsid w:val="00F70006"/>
    <w:rsid w:val="00F70908"/>
    <w:rsid w:val="00F70A83"/>
    <w:rsid w:val="00F70BF7"/>
    <w:rsid w:val="00F72269"/>
    <w:rsid w:val="00F72291"/>
    <w:rsid w:val="00F73414"/>
    <w:rsid w:val="00F74023"/>
    <w:rsid w:val="00F74578"/>
    <w:rsid w:val="00F746BE"/>
    <w:rsid w:val="00F746FF"/>
    <w:rsid w:val="00F7527A"/>
    <w:rsid w:val="00F75454"/>
    <w:rsid w:val="00F7564B"/>
    <w:rsid w:val="00F75866"/>
    <w:rsid w:val="00F76EF3"/>
    <w:rsid w:val="00F77103"/>
    <w:rsid w:val="00F77CC7"/>
    <w:rsid w:val="00F816BF"/>
    <w:rsid w:val="00F819EF"/>
    <w:rsid w:val="00F81B24"/>
    <w:rsid w:val="00F81D69"/>
    <w:rsid w:val="00F827E1"/>
    <w:rsid w:val="00F827F2"/>
    <w:rsid w:val="00F828C0"/>
    <w:rsid w:val="00F82A5C"/>
    <w:rsid w:val="00F82AAA"/>
    <w:rsid w:val="00F82C7F"/>
    <w:rsid w:val="00F8360F"/>
    <w:rsid w:val="00F8460C"/>
    <w:rsid w:val="00F84DF5"/>
    <w:rsid w:val="00F85220"/>
    <w:rsid w:val="00F853AC"/>
    <w:rsid w:val="00F853DC"/>
    <w:rsid w:val="00F8601E"/>
    <w:rsid w:val="00F86A5E"/>
    <w:rsid w:val="00F86AD1"/>
    <w:rsid w:val="00F8709F"/>
    <w:rsid w:val="00F908E3"/>
    <w:rsid w:val="00F90C46"/>
    <w:rsid w:val="00F90F28"/>
    <w:rsid w:val="00F919E1"/>
    <w:rsid w:val="00F91A6C"/>
    <w:rsid w:val="00F91A9C"/>
    <w:rsid w:val="00F91F71"/>
    <w:rsid w:val="00F92ACA"/>
    <w:rsid w:val="00F92EFC"/>
    <w:rsid w:val="00F93139"/>
    <w:rsid w:val="00F93305"/>
    <w:rsid w:val="00F93821"/>
    <w:rsid w:val="00F93A5E"/>
    <w:rsid w:val="00F93C15"/>
    <w:rsid w:val="00F948DA"/>
    <w:rsid w:val="00F94B1B"/>
    <w:rsid w:val="00F95B58"/>
    <w:rsid w:val="00F95D8E"/>
    <w:rsid w:val="00F96067"/>
    <w:rsid w:val="00F96426"/>
    <w:rsid w:val="00F96961"/>
    <w:rsid w:val="00F96D16"/>
    <w:rsid w:val="00F96D36"/>
    <w:rsid w:val="00F96FA7"/>
    <w:rsid w:val="00F97200"/>
    <w:rsid w:val="00F97291"/>
    <w:rsid w:val="00FA00AD"/>
    <w:rsid w:val="00FA0435"/>
    <w:rsid w:val="00FA131B"/>
    <w:rsid w:val="00FA21D8"/>
    <w:rsid w:val="00FA239B"/>
    <w:rsid w:val="00FA3262"/>
    <w:rsid w:val="00FA3349"/>
    <w:rsid w:val="00FA36E7"/>
    <w:rsid w:val="00FA3AE8"/>
    <w:rsid w:val="00FA3B57"/>
    <w:rsid w:val="00FA40A3"/>
    <w:rsid w:val="00FA426A"/>
    <w:rsid w:val="00FA4876"/>
    <w:rsid w:val="00FA49DF"/>
    <w:rsid w:val="00FA4A57"/>
    <w:rsid w:val="00FA4CE6"/>
    <w:rsid w:val="00FA571D"/>
    <w:rsid w:val="00FA5AE0"/>
    <w:rsid w:val="00FA5AEC"/>
    <w:rsid w:val="00FA62EB"/>
    <w:rsid w:val="00FA6A06"/>
    <w:rsid w:val="00FA6D7F"/>
    <w:rsid w:val="00FA7058"/>
    <w:rsid w:val="00FA769D"/>
    <w:rsid w:val="00FA7BF9"/>
    <w:rsid w:val="00FA7E37"/>
    <w:rsid w:val="00FB027B"/>
    <w:rsid w:val="00FB041B"/>
    <w:rsid w:val="00FB0686"/>
    <w:rsid w:val="00FB10E8"/>
    <w:rsid w:val="00FB13C0"/>
    <w:rsid w:val="00FB1A3A"/>
    <w:rsid w:val="00FB1FB4"/>
    <w:rsid w:val="00FB2049"/>
    <w:rsid w:val="00FB2137"/>
    <w:rsid w:val="00FB23AF"/>
    <w:rsid w:val="00FB26E4"/>
    <w:rsid w:val="00FB2B6E"/>
    <w:rsid w:val="00FB30F5"/>
    <w:rsid w:val="00FB3681"/>
    <w:rsid w:val="00FB3B54"/>
    <w:rsid w:val="00FB3CC6"/>
    <w:rsid w:val="00FB41FA"/>
    <w:rsid w:val="00FB464E"/>
    <w:rsid w:val="00FB464F"/>
    <w:rsid w:val="00FB4832"/>
    <w:rsid w:val="00FB4BB9"/>
    <w:rsid w:val="00FB66E6"/>
    <w:rsid w:val="00FB6870"/>
    <w:rsid w:val="00FB6A90"/>
    <w:rsid w:val="00FB6EC6"/>
    <w:rsid w:val="00FB6FC5"/>
    <w:rsid w:val="00FB78D8"/>
    <w:rsid w:val="00FB7DBF"/>
    <w:rsid w:val="00FC033E"/>
    <w:rsid w:val="00FC0429"/>
    <w:rsid w:val="00FC0AA8"/>
    <w:rsid w:val="00FC1DE7"/>
    <w:rsid w:val="00FC1FF3"/>
    <w:rsid w:val="00FC2D83"/>
    <w:rsid w:val="00FC2DCA"/>
    <w:rsid w:val="00FC2EF8"/>
    <w:rsid w:val="00FC3431"/>
    <w:rsid w:val="00FC35CB"/>
    <w:rsid w:val="00FC4948"/>
    <w:rsid w:val="00FC49B6"/>
    <w:rsid w:val="00FC4B2E"/>
    <w:rsid w:val="00FC4CCE"/>
    <w:rsid w:val="00FC4F48"/>
    <w:rsid w:val="00FC66BD"/>
    <w:rsid w:val="00FC6F10"/>
    <w:rsid w:val="00FC731B"/>
    <w:rsid w:val="00FC7558"/>
    <w:rsid w:val="00FC7570"/>
    <w:rsid w:val="00FD014C"/>
    <w:rsid w:val="00FD0D6E"/>
    <w:rsid w:val="00FD1288"/>
    <w:rsid w:val="00FD16A7"/>
    <w:rsid w:val="00FD17E7"/>
    <w:rsid w:val="00FD19E3"/>
    <w:rsid w:val="00FD1D57"/>
    <w:rsid w:val="00FD2F80"/>
    <w:rsid w:val="00FD438E"/>
    <w:rsid w:val="00FD49A0"/>
    <w:rsid w:val="00FD55AA"/>
    <w:rsid w:val="00FD6581"/>
    <w:rsid w:val="00FD680E"/>
    <w:rsid w:val="00FD6CDD"/>
    <w:rsid w:val="00FD74CA"/>
    <w:rsid w:val="00FE0E58"/>
    <w:rsid w:val="00FE14AC"/>
    <w:rsid w:val="00FE1990"/>
    <w:rsid w:val="00FE1ADD"/>
    <w:rsid w:val="00FE2383"/>
    <w:rsid w:val="00FE2B7A"/>
    <w:rsid w:val="00FE3308"/>
    <w:rsid w:val="00FE3804"/>
    <w:rsid w:val="00FE3ABF"/>
    <w:rsid w:val="00FE49D8"/>
    <w:rsid w:val="00FE4AF4"/>
    <w:rsid w:val="00FE4BDF"/>
    <w:rsid w:val="00FE5140"/>
    <w:rsid w:val="00FE53F8"/>
    <w:rsid w:val="00FE6133"/>
    <w:rsid w:val="00FE6BC4"/>
    <w:rsid w:val="00FE7107"/>
    <w:rsid w:val="00FE74C9"/>
    <w:rsid w:val="00FE7C58"/>
    <w:rsid w:val="00FF0437"/>
    <w:rsid w:val="00FF0A0A"/>
    <w:rsid w:val="00FF0C22"/>
    <w:rsid w:val="00FF0F6E"/>
    <w:rsid w:val="00FF1584"/>
    <w:rsid w:val="00FF159A"/>
    <w:rsid w:val="00FF2556"/>
    <w:rsid w:val="00FF2A14"/>
    <w:rsid w:val="00FF2BAD"/>
    <w:rsid w:val="00FF3FA2"/>
    <w:rsid w:val="00FF4257"/>
    <w:rsid w:val="00FF4A97"/>
    <w:rsid w:val="00FF4B9F"/>
    <w:rsid w:val="00FF4F7D"/>
    <w:rsid w:val="00FF5174"/>
    <w:rsid w:val="00FF5A88"/>
    <w:rsid w:val="00FF5EB3"/>
    <w:rsid w:val="00FF63FE"/>
    <w:rsid w:val="00FF6AC6"/>
    <w:rsid w:val="00FF6B3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77C1FD"/>
  <w15:docId w15:val="{DE2750B0-4BA6-4A88-B745-A694652D9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18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9"/>
    <w:unhideWhenUsed/>
    <w:qFormat/>
    <w:rsid w:val="00A874CD"/>
    <w:pPr>
      <w:spacing w:before="200" w:after="0" w:line="271" w:lineRule="auto"/>
      <w:outlineLvl w:val="1"/>
    </w:pPr>
    <w:rPr>
      <w:rFonts w:ascii="Times New Roman" w:eastAsia="Times New Roman" w:hAnsi="Times New Roman" w:cs="Times New Roman"/>
      <w:smallCaps/>
      <w:sz w:val="28"/>
      <w:szCs w:val="2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01B39"/>
    <w:rPr>
      <w:color w:val="0000FF" w:themeColor="hyperlink"/>
      <w:u w:val="single"/>
    </w:rPr>
  </w:style>
  <w:style w:type="character" w:customStyle="1" w:styleId="apple-style-span">
    <w:name w:val="apple-style-span"/>
    <w:basedOn w:val="DefaultParagraphFont"/>
    <w:rsid w:val="00D01B39"/>
  </w:style>
  <w:style w:type="paragraph" w:styleId="ListParagraph">
    <w:name w:val="List Paragraph"/>
    <w:basedOn w:val="Normal"/>
    <w:uiPriority w:val="34"/>
    <w:qFormat/>
    <w:rsid w:val="00495F47"/>
    <w:pPr>
      <w:ind w:left="720"/>
      <w:contextualSpacing/>
    </w:pPr>
  </w:style>
  <w:style w:type="paragraph" w:styleId="BalloonText">
    <w:name w:val="Balloon Text"/>
    <w:basedOn w:val="Normal"/>
    <w:link w:val="BalloonTextChar"/>
    <w:uiPriority w:val="99"/>
    <w:semiHidden/>
    <w:unhideWhenUsed/>
    <w:rsid w:val="000D22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22D8"/>
    <w:rPr>
      <w:rFonts w:ascii="Tahoma" w:hAnsi="Tahoma" w:cs="Tahoma"/>
      <w:sz w:val="16"/>
      <w:szCs w:val="16"/>
    </w:rPr>
  </w:style>
  <w:style w:type="paragraph" w:styleId="NormalWeb">
    <w:name w:val="Normal (Web)"/>
    <w:basedOn w:val="Normal"/>
    <w:uiPriority w:val="99"/>
    <w:unhideWhenUsed/>
    <w:rsid w:val="00B10327"/>
    <w:pPr>
      <w:spacing w:before="100" w:beforeAutospacing="1" w:after="100" w:afterAutospacing="1" w:line="240" w:lineRule="auto"/>
    </w:pPr>
    <w:rPr>
      <w:rFonts w:ascii="Times New Roman" w:eastAsiaTheme="minorEastAsia" w:hAnsi="Times New Roman" w:cs="Times New Roman"/>
      <w:sz w:val="24"/>
      <w:szCs w:val="24"/>
      <w:lang w:eastAsia="en-GB"/>
    </w:rPr>
  </w:style>
  <w:style w:type="table" w:styleId="TableGrid">
    <w:name w:val="Table Grid"/>
    <w:basedOn w:val="TableNormal"/>
    <w:uiPriority w:val="39"/>
    <w:rsid w:val="009811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71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71E8"/>
  </w:style>
  <w:style w:type="paragraph" w:styleId="Footer">
    <w:name w:val="footer"/>
    <w:basedOn w:val="Normal"/>
    <w:link w:val="FooterChar"/>
    <w:uiPriority w:val="99"/>
    <w:unhideWhenUsed/>
    <w:rsid w:val="003B71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71E8"/>
  </w:style>
  <w:style w:type="character" w:customStyle="1" w:styleId="Heading2Char">
    <w:name w:val="Heading 2 Char"/>
    <w:basedOn w:val="DefaultParagraphFont"/>
    <w:link w:val="Heading2"/>
    <w:uiPriority w:val="99"/>
    <w:rsid w:val="00A874CD"/>
    <w:rPr>
      <w:rFonts w:ascii="Times New Roman" w:eastAsia="Times New Roman" w:hAnsi="Times New Roman" w:cs="Times New Roman"/>
      <w:smallCaps/>
      <w:sz w:val="28"/>
      <w:szCs w:val="28"/>
      <w:lang w:eastAsia="en-GB"/>
    </w:rPr>
  </w:style>
  <w:style w:type="paragraph" w:styleId="FootnoteText">
    <w:name w:val="footnote text"/>
    <w:basedOn w:val="Normal"/>
    <w:link w:val="FootnoteTextChar"/>
    <w:uiPriority w:val="99"/>
    <w:semiHidden/>
    <w:unhideWhenUsed/>
    <w:rsid w:val="00A874CD"/>
    <w:pPr>
      <w:spacing w:after="0" w:line="240" w:lineRule="auto"/>
      <w:jc w:val="both"/>
    </w:pPr>
    <w:rPr>
      <w:rFonts w:ascii="Arial" w:hAnsi="Arial" w:cs="Arial"/>
      <w:sz w:val="20"/>
      <w:szCs w:val="20"/>
    </w:rPr>
  </w:style>
  <w:style w:type="character" w:customStyle="1" w:styleId="FootnoteTextChar">
    <w:name w:val="Footnote Text Char"/>
    <w:basedOn w:val="DefaultParagraphFont"/>
    <w:link w:val="FootnoteText"/>
    <w:uiPriority w:val="99"/>
    <w:semiHidden/>
    <w:rsid w:val="00A874CD"/>
    <w:rPr>
      <w:rFonts w:ascii="Arial" w:hAnsi="Arial" w:cs="Arial"/>
      <w:sz w:val="20"/>
      <w:szCs w:val="20"/>
    </w:rPr>
  </w:style>
  <w:style w:type="character" w:styleId="FootnoteReference">
    <w:name w:val="footnote reference"/>
    <w:basedOn w:val="DefaultParagraphFont"/>
    <w:uiPriority w:val="99"/>
    <w:semiHidden/>
    <w:unhideWhenUsed/>
    <w:rsid w:val="00A874CD"/>
    <w:rPr>
      <w:vertAlign w:val="superscript"/>
    </w:rPr>
  </w:style>
  <w:style w:type="paragraph" w:customStyle="1" w:styleId="Bullets">
    <w:name w:val="Bullets"/>
    <w:basedOn w:val="ListParagraph"/>
    <w:qFormat/>
    <w:rsid w:val="002A1E6C"/>
    <w:pPr>
      <w:numPr>
        <w:numId w:val="29"/>
      </w:numPr>
      <w:spacing w:after="120" w:line="264" w:lineRule="auto"/>
    </w:pPr>
    <w:rPr>
      <w:rFonts w:eastAsia="MS Mincho" w:cs="Times New Roman"/>
      <w:color w:val="000000" w:themeColor="text1"/>
      <w:spacing w:val="-4"/>
      <w:sz w:val="20"/>
      <w:lang w:eastAsia="ja-JP"/>
    </w:rPr>
  </w:style>
  <w:style w:type="paragraph" w:styleId="CommentText">
    <w:name w:val="annotation text"/>
    <w:basedOn w:val="Normal"/>
    <w:link w:val="CommentTextChar"/>
    <w:uiPriority w:val="99"/>
    <w:semiHidden/>
    <w:unhideWhenUsed/>
    <w:rsid w:val="00860DF6"/>
    <w:pPr>
      <w:spacing w:after="0" w:line="240" w:lineRule="auto"/>
    </w:pPr>
    <w:rPr>
      <w:rFonts w:ascii="Calibri" w:eastAsia="Calibri" w:hAnsi="Calibri" w:cs="Calibri"/>
      <w:sz w:val="20"/>
      <w:szCs w:val="20"/>
      <w:lang w:eastAsia="en-GB"/>
    </w:rPr>
  </w:style>
  <w:style w:type="character" w:customStyle="1" w:styleId="CommentTextChar">
    <w:name w:val="Comment Text Char"/>
    <w:basedOn w:val="DefaultParagraphFont"/>
    <w:link w:val="CommentText"/>
    <w:uiPriority w:val="99"/>
    <w:semiHidden/>
    <w:rsid w:val="00860DF6"/>
    <w:rPr>
      <w:rFonts w:ascii="Calibri" w:eastAsia="Calibri" w:hAnsi="Calibri" w:cs="Calibri"/>
      <w:sz w:val="20"/>
      <w:szCs w:val="20"/>
      <w:lang w:eastAsia="en-GB"/>
    </w:rPr>
  </w:style>
  <w:style w:type="character" w:styleId="CommentReference">
    <w:name w:val="annotation reference"/>
    <w:basedOn w:val="DefaultParagraphFont"/>
    <w:uiPriority w:val="99"/>
    <w:semiHidden/>
    <w:unhideWhenUsed/>
    <w:rsid w:val="00860DF6"/>
    <w:rPr>
      <w:sz w:val="16"/>
      <w:szCs w:val="16"/>
    </w:rPr>
  </w:style>
  <w:style w:type="character" w:customStyle="1" w:styleId="Heading1Char">
    <w:name w:val="Heading 1 Char"/>
    <w:basedOn w:val="DefaultParagraphFont"/>
    <w:link w:val="Heading1"/>
    <w:uiPriority w:val="9"/>
    <w:rsid w:val="00683181"/>
    <w:rPr>
      <w:rFonts w:asciiTheme="majorHAnsi" w:eastAsiaTheme="majorEastAsia" w:hAnsiTheme="majorHAnsi" w:cstheme="majorBidi"/>
      <w:b/>
      <w:bCs/>
      <w:color w:val="365F91" w:themeColor="accent1" w:themeShade="BF"/>
      <w:sz w:val="28"/>
      <w:szCs w:val="28"/>
    </w:rPr>
  </w:style>
  <w:style w:type="paragraph" w:styleId="CommentSubject">
    <w:name w:val="annotation subject"/>
    <w:basedOn w:val="CommentText"/>
    <w:next w:val="CommentText"/>
    <w:link w:val="CommentSubjectChar"/>
    <w:uiPriority w:val="99"/>
    <w:semiHidden/>
    <w:unhideWhenUsed/>
    <w:rsid w:val="00C84734"/>
    <w:pPr>
      <w:spacing w:after="20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sid w:val="00C84734"/>
    <w:rPr>
      <w:rFonts w:ascii="Calibri" w:eastAsia="Calibri" w:hAnsi="Calibri" w:cs="Calibri"/>
      <w:b/>
      <w:bCs/>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638945">
      <w:bodyDiv w:val="1"/>
      <w:marLeft w:val="0"/>
      <w:marRight w:val="0"/>
      <w:marTop w:val="0"/>
      <w:marBottom w:val="0"/>
      <w:divBdr>
        <w:top w:val="none" w:sz="0" w:space="0" w:color="auto"/>
        <w:left w:val="none" w:sz="0" w:space="0" w:color="auto"/>
        <w:bottom w:val="none" w:sz="0" w:space="0" w:color="auto"/>
        <w:right w:val="none" w:sz="0" w:space="0" w:color="auto"/>
      </w:divBdr>
    </w:div>
    <w:div w:id="115291950">
      <w:bodyDiv w:val="1"/>
      <w:marLeft w:val="0"/>
      <w:marRight w:val="0"/>
      <w:marTop w:val="0"/>
      <w:marBottom w:val="0"/>
      <w:divBdr>
        <w:top w:val="none" w:sz="0" w:space="0" w:color="auto"/>
        <w:left w:val="none" w:sz="0" w:space="0" w:color="auto"/>
        <w:bottom w:val="none" w:sz="0" w:space="0" w:color="auto"/>
        <w:right w:val="none" w:sz="0" w:space="0" w:color="auto"/>
      </w:divBdr>
    </w:div>
    <w:div w:id="262612287">
      <w:bodyDiv w:val="1"/>
      <w:marLeft w:val="0"/>
      <w:marRight w:val="0"/>
      <w:marTop w:val="0"/>
      <w:marBottom w:val="0"/>
      <w:divBdr>
        <w:top w:val="none" w:sz="0" w:space="0" w:color="auto"/>
        <w:left w:val="none" w:sz="0" w:space="0" w:color="auto"/>
        <w:bottom w:val="none" w:sz="0" w:space="0" w:color="auto"/>
        <w:right w:val="none" w:sz="0" w:space="0" w:color="auto"/>
      </w:divBdr>
    </w:div>
    <w:div w:id="273753678">
      <w:bodyDiv w:val="1"/>
      <w:marLeft w:val="0"/>
      <w:marRight w:val="0"/>
      <w:marTop w:val="0"/>
      <w:marBottom w:val="0"/>
      <w:divBdr>
        <w:top w:val="none" w:sz="0" w:space="0" w:color="auto"/>
        <w:left w:val="none" w:sz="0" w:space="0" w:color="auto"/>
        <w:bottom w:val="none" w:sz="0" w:space="0" w:color="auto"/>
        <w:right w:val="none" w:sz="0" w:space="0" w:color="auto"/>
      </w:divBdr>
    </w:div>
    <w:div w:id="687023686">
      <w:bodyDiv w:val="1"/>
      <w:marLeft w:val="0"/>
      <w:marRight w:val="0"/>
      <w:marTop w:val="0"/>
      <w:marBottom w:val="0"/>
      <w:divBdr>
        <w:top w:val="none" w:sz="0" w:space="0" w:color="auto"/>
        <w:left w:val="none" w:sz="0" w:space="0" w:color="auto"/>
        <w:bottom w:val="none" w:sz="0" w:space="0" w:color="auto"/>
        <w:right w:val="none" w:sz="0" w:space="0" w:color="auto"/>
      </w:divBdr>
    </w:div>
    <w:div w:id="721633075">
      <w:bodyDiv w:val="1"/>
      <w:marLeft w:val="0"/>
      <w:marRight w:val="0"/>
      <w:marTop w:val="0"/>
      <w:marBottom w:val="0"/>
      <w:divBdr>
        <w:top w:val="none" w:sz="0" w:space="0" w:color="auto"/>
        <w:left w:val="none" w:sz="0" w:space="0" w:color="auto"/>
        <w:bottom w:val="none" w:sz="0" w:space="0" w:color="auto"/>
        <w:right w:val="none" w:sz="0" w:space="0" w:color="auto"/>
      </w:divBdr>
    </w:div>
    <w:div w:id="731581163">
      <w:bodyDiv w:val="1"/>
      <w:marLeft w:val="0"/>
      <w:marRight w:val="0"/>
      <w:marTop w:val="0"/>
      <w:marBottom w:val="0"/>
      <w:divBdr>
        <w:top w:val="none" w:sz="0" w:space="0" w:color="auto"/>
        <w:left w:val="none" w:sz="0" w:space="0" w:color="auto"/>
        <w:bottom w:val="none" w:sz="0" w:space="0" w:color="auto"/>
        <w:right w:val="none" w:sz="0" w:space="0" w:color="auto"/>
      </w:divBdr>
    </w:div>
    <w:div w:id="814295145">
      <w:bodyDiv w:val="1"/>
      <w:marLeft w:val="0"/>
      <w:marRight w:val="0"/>
      <w:marTop w:val="0"/>
      <w:marBottom w:val="0"/>
      <w:divBdr>
        <w:top w:val="none" w:sz="0" w:space="0" w:color="auto"/>
        <w:left w:val="none" w:sz="0" w:space="0" w:color="auto"/>
        <w:bottom w:val="none" w:sz="0" w:space="0" w:color="auto"/>
        <w:right w:val="none" w:sz="0" w:space="0" w:color="auto"/>
      </w:divBdr>
    </w:div>
    <w:div w:id="824706512">
      <w:bodyDiv w:val="1"/>
      <w:marLeft w:val="0"/>
      <w:marRight w:val="0"/>
      <w:marTop w:val="0"/>
      <w:marBottom w:val="0"/>
      <w:divBdr>
        <w:top w:val="none" w:sz="0" w:space="0" w:color="auto"/>
        <w:left w:val="none" w:sz="0" w:space="0" w:color="auto"/>
        <w:bottom w:val="none" w:sz="0" w:space="0" w:color="auto"/>
        <w:right w:val="none" w:sz="0" w:space="0" w:color="auto"/>
      </w:divBdr>
    </w:div>
    <w:div w:id="827359070">
      <w:bodyDiv w:val="1"/>
      <w:marLeft w:val="0"/>
      <w:marRight w:val="0"/>
      <w:marTop w:val="0"/>
      <w:marBottom w:val="0"/>
      <w:divBdr>
        <w:top w:val="none" w:sz="0" w:space="0" w:color="auto"/>
        <w:left w:val="none" w:sz="0" w:space="0" w:color="auto"/>
        <w:bottom w:val="none" w:sz="0" w:space="0" w:color="auto"/>
        <w:right w:val="none" w:sz="0" w:space="0" w:color="auto"/>
      </w:divBdr>
    </w:div>
    <w:div w:id="1254051203">
      <w:bodyDiv w:val="1"/>
      <w:marLeft w:val="0"/>
      <w:marRight w:val="0"/>
      <w:marTop w:val="0"/>
      <w:marBottom w:val="0"/>
      <w:divBdr>
        <w:top w:val="none" w:sz="0" w:space="0" w:color="auto"/>
        <w:left w:val="none" w:sz="0" w:space="0" w:color="auto"/>
        <w:bottom w:val="none" w:sz="0" w:space="0" w:color="auto"/>
        <w:right w:val="none" w:sz="0" w:space="0" w:color="auto"/>
      </w:divBdr>
    </w:div>
    <w:div w:id="1305543382">
      <w:bodyDiv w:val="1"/>
      <w:marLeft w:val="0"/>
      <w:marRight w:val="0"/>
      <w:marTop w:val="0"/>
      <w:marBottom w:val="0"/>
      <w:divBdr>
        <w:top w:val="none" w:sz="0" w:space="0" w:color="auto"/>
        <w:left w:val="none" w:sz="0" w:space="0" w:color="auto"/>
        <w:bottom w:val="none" w:sz="0" w:space="0" w:color="auto"/>
        <w:right w:val="none" w:sz="0" w:space="0" w:color="auto"/>
      </w:divBdr>
    </w:div>
    <w:div w:id="1306198491">
      <w:bodyDiv w:val="1"/>
      <w:marLeft w:val="0"/>
      <w:marRight w:val="0"/>
      <w:marTop w:val="0"/>
      <w:marBottom w:val="0"/>
      <w:divBdr>
        <w:top w:val="none" w:sz="0" w:space="0" w:color="auto"/>
        <w:left w:val="none" w:sz="0" w:space="0" w:color="auto"/>
        <w:bottom w:val="none" w:sz="0" w:space="0" w:color="auto"/>
        <w:right w:val="none" w:sz="0" w:space="0" w:color="auto"/>
      </w:divBdr>
      <w:divsChild>
        <w:div w:id="239797292">
          <w:marLeft w:val="0"/>
          <w:marRight w:val="0"/>
          <w:marTop w:val="0"/>
          <w:marBottom w:val="0"/>
          <w:divBdr>
            <w:top w:val="none" w:sz="0" w:space="0" w:color="auto"/>
            <w:left w:val="none" w:sz="0" w:space="0" w:color="auto"/>
            <w:bottom w:val="none" w:sz="0" w:space="0" w:color="auto"/>
            <w:right w:val="none" w:sz="0" w:space="0" w:color="auto"/>
          </w:divBdr>
        </w:div>
      </w:divsChild>
    </w:div>
    <w:div w:id="1426464131">
      <w:bodyDiv w:val="1"/>
      <w:marLeft w:val="0"/>
      <w:marRight w:val="0"/>
      <w:marTop w:val="0"/>
      <w:marBottom w:val="0"/>
      <w:divBdr>
        <w:top w:val="none" w:sz="0" w:space="0" w:color="auto"/>
        <w:left w:val="none" w:sz="0" w:space="0" w:color="auto"/>
        <w:bottom w:val="none" w:sz="0" w:space="0" w:color="auto"/>
        <w:right w:val="none" w:sz="0" w:space="0" w:color="auto"/>
      </w:divBdr>
    </w:div>
    <w:div w:id="1581789121">
      <w:bodyDiv w:val="1"/>
      <w:marLeft w:val="0"/>
      <w:marRight w:val="0"/>
      <w:marTop w:val="0"/>
      <w:marBottom w:val="0"/>
      <w:divBdr>
        <w:top w:val="none" w:sz="0" w:space="0" w:color="auto"/>
        <w:left w:val="none" w:sz="0" w:space="0" w:color="auto"/>
        <w:bottom w:val="none" w:sz="0" w:space="0" w:color="auto"/>
        <w:right w:val="none" w:sz="0" w:space="0" w:color="auto"/>
      </w:divBdr>
    </w:div>
    <w:div w:id="1610163730">
      <w:bodyDiv w:val="1"/>
      <w:marLeft w:val="0"/>
      <w:marRight w:val="0"/>
      <w:marTop w:val="0"/>
      <w:marBottom w:val="0"/>
      <w:divBdr>
        <w:top w:val="none" w:sz="0" w:space="0" w:color="auto"/>
        <w:left w:val="none" w:sz="0" w:space="0" w:color="auto"/>
        <w:bottom w:val="none" w:sz="0" w:space="0" w:color="auto"/>
        <w:right w:val="none" w:sz="0" w:space="0" w:color="auto"/>
      </w:divBdr>
    </w:div>
    <w:div w:id="1610702133">
      <w:bodyDiv w:val="1"/>
      <w:marLeft w:val="0"/>
      <w:marRight w:val="0"/>
      <w:marTop w:val="0"/>
      <w:marBottom w:val="0"/>
      <w:divBdr>
        <w:top w:val="none" w:sz="0" w:space="0" w:color="auto"/>
        <w:left w:val="none" w:sz="0" w:space="0" w:color="auto"/>
        <w:bottom w:val="none" w:sz="0" w:space="0" w:color="auto"/>
        <w:right w:val="none" w:sz="0" w:space="0" w:color="auto"/>
      </w:divBdr>
    </w:div>
    <w:div w:id="1640963301">
      <w:bodyDiv w:val="1"/>
      <w:marLeft w:val="0"/>
      <w:marRight w:val="0"/>
      <w:marTop w:val="0"/>
      <w:marBottom w:val="0"/>
      <w:divBdr>
        <w:top w:val="none" w:sz="0" w:space="0" w:color="auto"/>
        <w:left w:val="none" w:sz="0" w:space="0" w:color="auto"/>
        <w:bottom w:val="none" w:sz="0" w:space="0" w:color="auto"/>
        <w:right w:val="none" w:sz="0" w:space="0" w:color="auto"/>
      </w:divBdr>
    </w:div>
    <w:div w:id="1667710701">
      <w:bodyDiv w:val="1"/>
      <w:marLeft w:val="0"/>
      <w:marRight w:val="0"/>
      <w:marTop w:val="0"/>
      <w:marBottom w:val="0"/>
      <w:divBdr>
        <w:top w:val="none" w:sz="0" w:space="0" w:color="auto"/>
        <w:left w:val="none" w:sz="0" w:space="0" w:color="auto"/>
        <w:bottom w:val="none" w:sz="0" w:space="0" w:color="auto"/>
        <w:right w:val="none" w:sz="0" w:space="0" w:color="auto"/>
      </w:divBdr>
    </w:div>
    <w:div w:id="1677541070">
      <w:bodyDiv w:val="1"/>
      <w:marLeft w:val="0"/>
      <w:marRight w:val="0"/>
      <w:marTop w:val="0"/>
      <w:marBottom w:val="0"/>
      <w:divBdr>
        <w:top w:val="none" w:sz="0" w:space="0" w:color="auto"/>
        <w:left w:val="none" w:sz="0" w:space="0" w:color="auto"/>
        <w:bottom w:val="none" w:sz="0" w:space="0" w:color="auto"/>
        <w:right w:val="none" w:sz="0" w:space="0" w:color="auto"/>
      </w:divBdr>
    </w:div>
    <w:div w:id="1711683027">
      <w:bodyDiv w:val="1"/>
      <w:marLeft w:val="0"/>
      <w:marRight w:val="0"/>
      <w:marTop w:val="0"/>
      <w:marBottom w:val="0"/>
      <w:divBdr>
        <w:top w:val="none" w:sz="0" w:space="0" w:color="auto"/>
        <w:left w:val="none" w:sz="0" w:space="0" w:color="auto"/>
        <w:bottom w:val="none" w:sz="0" w:space="0" w:color="auto"/>
        <w:right w:val="none" w:sz="0" w:space="0" w:color="auto"/>
      </w:divBdr>
    </w:div>
    <w:div w:id="1727679683">
      <w:bodyDiv w:val="1"/>
      <w:marLeft w:val="0"/>
      <w:marRight w:val="0"/>
      <w:marTop w:val="0"/>
      <w:marBottom w:val="0"/>
      <w:divBdr>
        <w:top w:val="none" w:sz="0" w:space="0" w:color="auto"/>
        <w:left w:val="none" w:sz="0" w:space="0" w:color="auto"/>
        <w:bottom w:val="none" w:sz="0" w:space="0" w:color="auto"/>
        <w:right w:val="none" w:sz="0" w:space="0" w:color="auto"/>
      </w:divBdr>
    </w:div>
    <w:div w:id="1837187526">
      <w:bodyDiv w:val="1"/>
      <w:marLeft w:val="0"/>
      <w:marRight w:val="0"/>
      <w:marTop w:val="0"/>
      <w:marBottom w:val="0"/>
      <w:divBdr>
        <w:top w:val="none" w:sz="0" w:space="0" w:color="auto"/>
        <w:left w:val="none" w:sz="0" w:space="0" w:color="auto"/>
        <w:bottom w:val="none" w:sz="0" w:space="0" w:color="auto"/>
        <w:right w:val="none" w:sz="0" w:space="0" w:color="auto"/>
      </w:divBdr>
    </w:div>
    <w:div w:id="1940333257">
      <w:bodyDiv w:val="1"/>
      <w:marLeft w:val="0"/>
      <w:marRight w:val="0"/>
      <w:marTop w:val="0"/>
      <w:marBottom w:val="0"/>
      <w:divBdr>
        <w:top w:val="none" w:sz="0" w:space="0" w:color="auto"/>
        <w:left w:val="none" w:sz="0" w:space="0" w:color="auto"/>
        <w:bottom w:val="none" w:sz="0" w:space="0" w:color="auto"/>
        <w:right w:val="none" w:sz="0" w:space="0" w:color="auto"/>
      </w:divBdr>
    </w:div>
    <w:div w:id="1977569086">
      <w:bodyDiv w:val="1"/>
      <w:marLeft w:val="0"/>
      <w:marRight w:val="0"/>
      <w:marTop w:val="0"/>
      <w:marBottom w:val="0"/>
      <w:divBdr>
        <w:top w:val="none" w:sz="0" w:space="0" w:color="auto"/>
        <w:left w:val="none" w:sz="0" w:space="0" w:color="auto"/>
        <w:bottom w:val="none" w:sz="0" w:space="0" w:color="auto"/>
        <w:right w:val="none" w:sz="0" w:space="0" w:color="auto"/>
      </w:divBdr>
    </w:div>
    <w:div w:id="214369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1.jpeg"/><Relationship Id="rId26" Type="http://schemas.microsoft.com/office/2007/relationships/hdphoto" Target="media/hdphoto1.wdp"/><Relationship Id="rId39" Type="http://schemas.openxmlformats.org/officeDocument/2006/relationships/chart" Target="charts/chart6.xml"/><Relationship Id="rId21" Type="http://schemas.openxmlformats.org/officeDocument/2006/relationships/image" Target="media/image4.jpeg"/><Relationship Id="rId34" Type="http://schemas.openxmlformats.org/officeDocument/2006/relationships/chart" Target="charts/chart2.xml"/><Relationship Id="rId42" Type="http://schemas.openxmlformats.org/officeDocument/2006/relationships/chart" Target="charts/chart9.xml"/><Relationship Id="rId47" Type="http://schemas.openxmlformats.org/officeDocument/2006/relationships/image" Target="media/image17.png"/><Relationship Id="rId50"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1.png"/><Relationship Id="rId11" Type="http://schemas.openxmlformats.org/officeDocument/2006/relationships/hyperlink" Target="mailto:" TargetMode="External"/><Relationship Id="rId24" Type="http://schemas.openxmlformats.org/officeDocument/2006/relationships/image" Target="media/image7.jpg"/><Relationship Id="rId32" Type="http://schemas.openxmlformats.org/officeDocument/2006/relationships/hyperlink" Target="file:///C:\Users\ac2569\Downloads\PREPRINT%20version%20COVID%20validity%20paper.pdf" TargetMode="External"/><Relationship Id="rId37" Type="http://schemas.openxmlformats.org/officeDocument/2006/relationships/chart" Target="charts/chart5.xml"/><Relationship Id="rId40" Type="http://schemas.openxmlformats.org/officeDocument/2006/relationships/chart" Target="charts/chart7.xml"/><Relationship Id="rId45" Type="http://schemas.openxmlformats.org/officeDocument/2006/relationships/hyperlink" Target="http://data-portal-heed.s3-website.eu-west-2.amazonaws.com/" TargetMode="Externa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6.jpeg"/><Relationship Id="rId28" Type="http://schemas.openxmlformats.org/officeDocument/2006/relationships/image" Target="media/image10.jpeg"/><Relationship Id="rId36" Type="http://schemas.openxmlformats.org/officeDocument/2006/relationships/chart" Target="charts/chart4.xm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2.jpeg"/><Relationship Id="rId31" Type="http://schemas.openxmlformats.org/officeDocument/2006/relationships/image" Target="media/image13.png"/><Relationship Id="rId44"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5.jpeg"/><Relationship Id="rId27" Type="http://schemas.openxmlformats.org/officeDocument/2006/relationships/image" Target="media/image9.jpeg"/><Relationship Id="rId30" Type="http://schemas.openxmlformats.org/officeDocument/2006/relationships/image" Target="media/image12.png"/><Relationship Id="rId35" Type="http://schemas.openxmlformats.org/officeDocument/2006/relationships/chart" Target="charts/chart3.xml"/><Relationship Id="rId43" Type="http://schemas.openxmlformats.org/officeDocument/2006/relationships/chart" Target="charts/chart10.xml"/><Relationship Id="rId48" Type="http://schemas.openxmlformats.org/officeDocument/2006/relationships/image" Target="media/image18.png"/><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mailto:jonathan.nixon@coventry.ac.uk" TargetMode="External"/><Relationship Id="rId17" Type="http://schemas.openxmlformats.org/officeDocument/2006/relationships/footer" Target="footer1.xml"/><Relationship Id="rId25" Type="http://schemas.openxmlformats.org/officeDocument/2006/relationships/image" Target="media/image8.png"/><Relationship Id="rId33" Type="http://schemas.openxmlformats.org/officeDocument/2006/relationships/chart" Target="charts/chart1.xml"/><Relationship Id="rId38" Type="http://schemas.openxmlformats.org/officeDocument/2006/relationships/image" Target="media/image14.png"/><Relationship Id="rId46" Type="http://schemas.openxmlformats.org/officeDocument/2006/relationships/image" Target="media/image16.png"/><Relationship Id="rId20" Type="http://schemas.openxmlformats.org/officeDocument/2006/relationships/image" Target="media/image3.jpeg"/><Relationship Id="rId41" Type="http://schemas.openxmlformats.org/officeDocument/2006/relationships/chart" Target="charts/chart8.xml"/><Relationship Id="rId1" Type="http://schemas.openxmlformats.org/officeDocument/2006/relationships/customXml" Target="../customXml/item1.xml"/><Relationship Id="rId6" Type="http://schemas.openxmlformats.org/officeDocument/2006/relationships/styles" Target="styles.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https://livecoventryac-my.sharepoint.com/personal/ac2569_coventry_ac_uk/Documents/Research%20Projects/HELP%20project/Data/Nepal%20Streetlights/Example%20plot%203%20SL%20profile.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https://livecoventryac-my.sharepoint.com/personal/ac2569_coventry_ac_uk/Documents/Research%20Projects/HELP%20project/Data/Nepal%20Streetlights/Example%20plot%203%20SL%20profile.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Jonathan\OneDrive%20-%20Coventry%20University\Research%20Projects\HEED%20project\Papers\Streetlight%20papers\Data%20summary%20Rwanda%20SL%20PR.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https://livecoventryac-my.sharepoint.com/personal/ac2569_coventry_ac_uk/Documents/Research%20Projects/HEED%20project/Papers/Streetlight%20papers/Data%20summary%20Rwanda%20SL%20PR.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https://livecoventryac-my.sharepoint.com/personal/ac2569_coventry_ac_uk/Documents/Research%20Projects/HEED%20project/Papers/Streetlight%20papers/Rwanda%20Streetlight%20Sim%20Data%20with%20Daily%20Averages%20with%20dimming%20lights.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https://livecoventryac-my.sharepoint.com/personal/ac2569_coventry_ac_uk/Documents/Research%20Projects/HELP%20project/Data/Nepal%20Streetlights/Example%20plot%203%20SL%20profile.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https://livecoventryac-my.sharepoint.com/personal/ac2569_coventry_ac_uk/Documents/Research%20Projects/HELP%20project/Data/Nepal%20Streetlights/Example%20plot%203%20SL%20profile.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Jonathan\OneDrive%20-%20Coventry%20University\Research%20Projects\HEED%20project\Papers\Streetlight%20papers\Data%20summary%20Nepal%20SL%20PR.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Jonathan\OneDrive%20-%20Coventry%20University\Research%20Projects\HEED%20project\Papers\Streetlight%20papers\Data%20summary%20Nepal%20SL%20PR.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Users\Jonathan\OneDrive%20-%20Coventry%20University\Research%20Projects\HEED%20project\Papers\Streetlight%20papers\Nepal%20Streetlight%20Sim%20Data%20with%20Daily%20Averages%20with%20dimming%20light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954227188011322"/>
          <c:y val="7.0568792353143853E-2"/>
          <c:w val="0.69184155478507581"/>
          <c:h val="0.53678709529218083"/>
        </c:manualLayout>
      </c:layout>
      <c:scatterChart>
        <c:scatterStyle val="lineMarker"/>
        <c:varyColors val="0"/>
        <c:ser>
          <c:idx val="0"/>
          <c:order val="0"/>
          <c:tx>
            <c:strRef>
              <c:f>'[Example plot 3 SL profile.xlsx]test 2'!$B$1:$B$2</c:f>
              <c:strCache>
                <c:ptCount val="2"/>
                <c:pt idx="0">
                  <c:v>Pot. PV Power Output</c:v>
                </c:pt>
              </c:strCache>
            </c:strRef>
          </c:tx>
          <c:spPr>
            <a:ln w="19050"/>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2'!$B$3:$B$26</c:f>
              <c:numCache>
                <c:formatCode>General</c:formatCode>
                <c:ptCount val="24"/>
                <c:pt idx="0">
                  <c:v>0</c:v>
                </c:pt>
                <c:pt idx="1">
                  <c:v>0</c:v>
                </c:pt>
                <c:pt idx="2">
                  <c:v>0</c:v>
                </c:pt>
                <c:pt idx="3">
                  <c:v>0</c:v>
                </c:pt>
                <c:pt idx="4">
                  <c:v>0</c:v>
                </c:pt>
                <c:pt idx="5">
                  <c:v>0</c:v>
                </c:pt>
                <c:pt idx="6">
                  <c:v>0.1391154</c:v>
                </c:pt>
                <c:pt idx="7">
                  <c:v>0.30183359999999998</c:v>
                </c:pt>
                <c:pt idx="8">
                  <c:v>0.49104700000000001</c:v>
                </c:pt>
                <c:pt idx="9">
                  <c:v>0.91256199999999998</c:v>
                </c:pt>
                <c:pt idx="10">
                  <c:v>1.335842</c:v>
                </c:pt>
                <c:pt idx="11">
                  <c:v>1.594317</c:v>
                </c:pt>
                <c:pt idx="12">
                  <c:v>1.460102</c:v>
                </c:pt>
                <c:pt idx="13">
                  <c:v>1.3274630000000001</c:v>
                </c:pt>
                <c:pt idx="14">
                  <c:v>0.74643409999999999</c:v>
                </c:pt>
                <c:pt idx="15">
                  <c:v>0.75942829999999995</c:v>
                </c:pt>
                <c:pt idx="16">
                  <c:v>0.24784239999999999</c:v>
                </c:pt>
                <c:pt idx="17">
                  <c:v>0.17639070000000001</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0-01F8-4841-93DC-9D87ACB618EA}"/>
            </c:ext>
          </c:extLst>
        </c:ser>
        <c:ser>
          <c:idx val="9"/>
          <c:order val="1"/>
          <c:tx>
            <c:strRef>
              <c:f>'[Example plot 3 SL profile.xlsx]test 2'!$K$1:$K$2</c:f>
              <c:strCache>
                <c:ptCount val="2"/>
                <c:pt idx="0">
                  <c:v>Act. PV Power Output</c:v>
                </c:pt>
              </c:strCache>
            </c:strRef>
          </c:tx>
          <c:spPr>
            <a:ln w="19050">
              <a:solidFill>
                <a:schemeClr val="tx1">
                  <a:lumMod val="95000"/>
                  <a:lumOff val="5000"/>
                </a:schemeClr>
              </a:solidFill>
              <a:prstDash val="solid"/>
            </a:ln>
          </c:spPr>
          <c:marker>
            <c:spPr>
              <a:solidFill>
                <a:schemeClr val="tx1"/>
              </a:solidFill>
            </c:spPr>
          </c:marke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2'!$K$3:$K$26</c:f>
              <c:numCache>
                <c:formatCode>General</c:formatCode>
                <c:ptCount val="24"/>
                <c:pt idx="0">
                  <c:v>0</c:v>
                </c:pt>
                <c:pt idx="1">
                  <c:v>0</c:v>
                </c:pt>
                <c:pt idx="2">
                  <c:v>0</c:v>
                </c:pt>
                <c:pt idx="3">
                  <c:v>0</c:v>
                </c:pt>
                <c:pt idx="4">
                  <c:v>0</c:v>
                </c:pt>
                <c:pt idx="5">
                  <c:v>0</c:v>
                </c:pt>
                <c:pt idx="6">
                  <c:v>0</c:v>
                </c:pt>
                <c:pt idx="7">
                  <c:v>0</c:v>
                </c:pt>
                <c:pt idx="8">
                  <c:v>3.4749780000000001E-2</c:v>
                </c:pt>
                <c:pt idx="9">
                  <c:v>0.36722670000000002</c:v>
                </c:pt>
                <c:pt idx="10">
                  <c:v>1.08551</c:v>
                </c:pt>
                <c:pt idx="11">
                  <c:v>1.476461</c:v>
                </c:pt>
                <c:pt idx="12">
                  <c:v>1.1005549999999999</c:v>
                </c:pt>
                <c:pt idx="13">
                  <c:v>0.4746609</c:v>
                </c:pt>
                <c:pt idx="14">
                  <c:v>0.46369450000000001</c:v>
                </c:pt>
                <c:pt idx="15">
                  <c:v>0.29662230000000001</c:v>
                </c:pt>
                <c:pt idx="16">
                  <c:v>0.20333380000000001</c:v>
                </c:pt>
                <c:pt idx="17">
                  <c:v>0</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1-01F8-4841-93DC-9D87ACB618EA}"/>
            </c:ext>
          </c:extLst>
        </c:ser>
        <c:ser>
          <c:idx val="1"/>
          <c:order val="2"/>
          <c:tx>
            <c:strRef>
              <c:f>'[Example plot 3 SL profile.xlsx]test 2'!$C$1:$C$2</c:f>
              <c:strCache>
                <c:ptCount val="2"/>
                <c:pt idx="0">
                  <c:v>System load</c:v>
                </c:pt>
              </c:strCache>
            </c:strRef>
          </c:tx>
          <c:spPr>
            <a:ln w="19050">
              <a:prstDash val="solid"/>
            </a:ln>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2'!$C$3:$C$26</c:f>
              <c:numCache>
                <c:formatCode>General</c:formatCode>
                <c:ptCount val="24"/>
                <c:pt idx="0">
                  <c:v>0.5</c:v>
                </c:pt>
                <c:pt idx="1">
                  <c:v>0.6</c:v>
                </c:pt>
                <c:pt idx="2">
                  <c:v>0.4</c:v>
                </c:pt>
                <c:pt idx="3">
                  <c:v>0.5</c:v>
                </c:pt>
                <c:pt idx="4">
                  <c:v>0.6</c:v>
                </c:pt>
                <c:pt idx="5">
                  <c:v>0.5</c:v>
                </c:pt>
                <c:pt idx="6">
                  <c:v>0.56944760000000005</c:v>
                </c:pt>
                <c:pt idx="7">
                  <c:v>0.6335634</c:v>
                </c:pt>
                <c:pt idx="8">
                  <c:v>0.31094309999999997</c:v>
                </c:pt>
                <c:pt idx="9">
                  <c:v>0.33114700000000002</c:v>
                </c:pt>
                <c:pt idx="10">
                  <c:v>0.1</c:v>
                </c:pt>
                <c:pt idx="11">
                  <c:v>0.2</c:v>
                </c:pt>
                <c:pt idx="12">
                  <c:v>0.2</c:v>
                </c:pt>
                <c:pt idx="13">
                  <c:v>0.3</c:v>
                </c:pt>
                <c:pt idx="14">
                  <c:v>0.4</c:v>
                </c:pt>
                <c:pt idx="15">
                  <c:v>0.2</c:v>
                </c:pt>
                <c:pt idx="16">
                  <c:v>0.24082249999999999</c:v>
                </c:pt>
                <c:pt idx="17">
                  <c:v>0.33440429999999999</c:v>
                </c:pt>
                <c:pt idx="18">
                  <c:v>0.31825249999999999</c:v>
                </c:pt>
                <c:pt idx="19">
                  <c:v>0.57111089999999998</c:v>
                </c:pt>
                <c:pt idx="20">
                  <c:v>0.5677084</c:v>
                </c:pt>
                <c:pt idx="21">
                  <c:v>0.63082899999999997</c:v>
                </c:pt>
                <c:pt idx="22">
                  <c:v>0.34842479999999998</c:v>
                </c:pt>
                <c:pt idx="23">
                  <c:v>0.5</c:v>
                </c:pt>
              </c:numCache>
            </c:numRef>
          </c:yVal>
          <c:smooth val="0"/>
          <c:extLst>
            <c:ext xmlns:c16="http://schemas.microsoft.com/office/drawing/2014/chart" uri="{C3380CC4-5D6E-409C-BE32-E72D297353CC}">
              <c16:uniqueId val="{00000002-01F8-4841-93DC-9D87ACB618EA}"/>
            </c:ext>
          </c:extLst>
        </c:ser>
        <c:ser>
          <c:idx val="2"/>
          <c:order val="3"/>
          <c:tx>
            <c:strRef>
              <c:f>'[Example plot 3 SL profile.xlsx]test 2'!$D$1:$D$2</c:f>
              <c:strCache>
                <c:ptCount val="2"/>
                <c:pt idx="0">
                  <c:v>Capture losses</c:v>
                </c:pt>
              </c:strCache>
            </c:strRef>
          </c:tx>
          <c:spPr>
            <a:ln w="19050">
              <a:prstDash val="solid"/>
            </a:ln>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2'!$D$3:$D$26</c:f>
              <c:numCache>
                <c:formatCode>General</c:formatCode>
                <c:ptCount val="24"/>
                <c:pt idx="0">
                  <c:v>0</c:v>
                </c:pt>
                <c:pt idx="1">
                  <c:v>0</c:v>
                </c:pt>
                <c:pt idx="2">
                  <c:v>0</c:v>
                </c:pt>
                <c:pt idx="3">
                  <c:v>0</c:v>
                </c:pt>
                <c:pt idx="4">
                  <c:v>0</c:v>
                </c:pt>
                <c:pt idx="5">
                  <c:v>0</c:v>
                </c:pt>
                <c:pt idx="6">
                  <c:v>0</c:v>
                </c:pt>
                <c:pt idx="7">
                  <c:v>0</c:v>
                </c:pt>
                <c:pt idx="8">
                  <c:v>0</c:v>
                </c:pt>
                <c:pt idx="9">
                  <c:v>0</c:v>
                </c:pt>
                <c:pt idx="10">
                  <c:v>0</c:v>
                </c:pt>
                <c:pt idx="11">
                  <c:v>0.68008550000000001</c:v>
                </c:pt>
                <c:pt idx="12">
                  <c:v>0.78355589999999997</c:v>
                </c:pt>
                <c:pt idx="13">
                  <c:v>0.4733695</c:v>
                </c:pt>
                <c:pt idx="14">
                  <c:v>0.51765890000000003</c:v>
                </c:pt>
                <c:pt idx="15">
                  <c:v>0.30695640000000002</c:v>
                </c:pt>
                <c:pt idx="16">
                  <c:v>0</c:v>
                </c:pt>
                <c:pt idx="17">
                  <c:v>0</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3-01F8-4841-93DC-9D87ACB618EA}"/>
            </c:ext>
          </c:extLst>
        </c:ser>
        <c:ser>
          <c:idx val="3"/>
          <c:order val="4"/>
          <c:tx>
            <c:strRef>
              <c:f>'[Example plot 3 SL profile.xlsx]test 2'!$E$1:$E$2</c:f>
              <c:strCache>
                <c:ptCount val="2"/>
                <c:pt idx="0">
                  <c:v>Battery Charge Power</c:v>
                </c:pt>
              </c:strCache>
            </c:strRef>
          </c:tx>
          <c:spPr>
            <a:ln w="19050">
              <a:prstDash val="solid"/>
            </a:ln>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2'!$E$3:$E$26</c:f>
              <c:numCache>
                <c:formatCode>General</c:formatCode>
                <c:ptCount val="24"/>
                <c:pt idx="0">
                  <c:v>0</c:v>
                </c:pt>
                <c:pt idx="1">
                  <c:v>0</c:v>
                </c:pt>
                <c:pt idx="2">
                  <c:v>0</c:v>
                </c:pt>
                <c:pt idx="3">
                  <c:v>0</c:v>
                </c:pt>
                <c:pt idx="4">
                  <c:v>0</c:v>
                </c:pt>
                <c:pt idx="5">
                  <c:v>0</c:v>
                </c:pt>
                <c:pt idx="6">
                  <c:v>0</c:v>
                </c:pt>
                <c:pt idx="7">
                  <c:v>0</c:v>
                </c:pt>
                <c:pt idx="8">
                  <c:v>0.16373850000000001</c:v>
                </c:pt>
                <c:pt idx="9">
                  <c:v>0.56398619999999999</c:v>
                </c:pt>
                <c:pt idx="10">
                  <c:v>1.31613</c:v>
                </c:pt>
                <c:pt idx="11">
                  <c:v>0.89228580000000002</c:v>
                </c:pt>
                <c:pt idx="12">
                  <c:v>0.4415809</c:v>
                </c:pt>
                <c:pt idx="13">
                  <c:v>0.31784069999999998</c:v>
                </c:pt>
                <c:pt idx="14">
                  <c:v>0.22877520000000001</c:v>
                </c:pt>
                <c:pt idx="15">
                  <c:v>0.1646676</c:v>
                </c:pt>
                <c:pt idx="16">
                  <c:v>0</c:v>
                </c:pt>
                <c:pt idx="17">
                  <c:v>0</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4-01F8-4841-93DC-9D87ACB618EA}"/>
            </c:ext>
          </c:extLst>
        </c:ser>
        <c:ser>
          <c:idx val="4"/>
          <c:order val="5"/>
          <c:tx>
            <c:strRef>
              <c:f>'[Example plot 3 SL profile.xlsx]test 2'!$F$1:$F$2</c:f>
              <c:strCache>
                <c:ptCount val="2"/>
                <c:pt idx="0">
                  <c:v>Battery Discharge Power</c:v>
                </c:pt>
              </c:strCache>
            </c:strRef>
          </c:tx>
          <c:spPr>
            <a:ln w="19050"/>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2'!$F$3:$F$26</c:f>
              <c:numCache>
                <c:formatCode>General</c:formatCode>
                <c:ptCount val="24"/>
                <c:pt idx="0">
                  <c:v>0</c:v>
                </c:pt>
                <c:pt idx="1">
                  <c:v>0</c:v>
                </c:pt>
                <c:pt idx="2">
                  <c:v>0</c:v>
                </c:pt>
                <c:pt idx="3">
                  <c:v>0</c:v>
                </c:pt>
                <c:pt idx="4">
                  <c:v>0</c:v>
                </c:pt>
                <c:pt idx="5">
                  <c:v>0</c:v>
                </c:pt>
                <c:pt idx="6">
                  <c:v>0.46030320000000002</c:v>
                </c:pt>
                <c:pt idx="7">
                  <c:v>0.36507519999999999</c:v>
                </c:pt>
                <c:pt idx="8">
                  <c:v>0</c:v>
                </c:pt>
                <c:pt idx="9">
                  <c:v>0</c:v>
                </c:pt>
                <c:pt idx="10">
                  <c:v>0</c:v>
                </c:pt>
                <c:pt idx="11">
                  <c:v>0</c:v>
                </c:pt>
                <c:pt idx="12">
                  <c:v>0</c:v>
                </c:pt>
                <c:pt idx="13">
                  <c:v>0</c:v>
                </c:pt>
                <c:pt idx="14">
                  <c:v>0</c:v>
                </c:pt>
                <c:pt idx="15">
                  <c:v>0</c:v>
                </c:pt>
                <c:pt idx="16">
                  <c:v>9.9842479999999997E-2</c:v>
                </c:pt>
                <c:pt idx="17">
                  <c:v>0.21783089999999999</c:v>
                </c:pt>
                <c:pt idx="18">
                  <c:v>0.41531380000000001</c:v>
                </c:pt>
                <c:pt idx="19">
                  <c:v>0.60116930000000002</c:v>
                </c:pt>
                <c:pt idx="20">
                  <c:v>0.5975878</c:v>
                </c:pt>
                <c:pt idx="21">
                  <c:v>0.66403060000000003</c:v>
                </c:pt>
                <c:pt idx="22">
                  <c:v>0.36676300000000001</c:v>
                </c:pt>
                <c:pt idx="23">
                  <c:v>0</c:v>
                </c:pt>
              </c:numCache>
            </c:numRef>
          </c:yVal>
          <c:smooth val="0"/>
          <c:extLst>
            <c:ext xmlns:c16="http://schemas.microsoft.com/office/drawing/2014/chart" uri="{C3380CC4-5D6E-409C-BE32-E72D297353CC}">
              <c16:uniqueId val="{00000005-01F8-4841-93DC-9D87ACB618EA}"/>
            </c:ext>
          </c:extLst>
        </c:ser>
        <c:dLbls>
          <c:showLegendKey val="0"/>
          <c:showVal val="0"/>
          <c:showCatName val="0"/>
          <c:showSerName val="0"/>
          <c:showPercent val="0"/>
          <c:showBubbleSize val="0"/>
        </c:dLbls>
        <c:axId val="1317893184"/>
        <c:axId val="1317893760"/>
      </c:scatterChart>
      <c:scatterChart>
        <c:scatterStyle val="lineMarker"/>
        <c:varyColors val="0"/>
        <c:ser>
          <c:idx val="5"/>
          <c:order val="6"/>
          <c:tx>
            <c:strRef>
              <c:f>'[Example plot 3 SL profile.xlsx]test 2'!$G$1:$G$2</c:f>
              <c:strCache>
                <c:ptCount val="2"/>
                <c:pt idx="0">
                  <c:v>Battery State of Charge</c:v>
                </c:pt>
              </c:strCache>
            </c:strRef>
          </c:tx>
          <c:spPr>
            <a:ln w="19050"/>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2'!$G$3:$G$26</c:f>
              <c:numCache>
                <c:formatCode>General</c:formatCode>
                <c:ptCount val="24"/>
                <c:pt idx="0">
                  <c:v>84.44829</c:v>
                </c:pt>
                <c:pt idx="1">
                  <c:v>84.44829</c:v>
                </c:pt>
                <c:pt idx="2">
                  <c:v>84.44829</c:v>
                </c:pt>
                <c:pt idx="3">
                  <c:v>84.44829</c:v>
                </c:pt>
                <c:pt idx="4">
                  <c:v>84.44829</c:v>
                </c:pt>
                <c:pt idx="5">
                  <c:v>84.44829</c:v>
                </c:pt>
                <c:pt idx="6">
                  <c:v>81.877170000000007</c:v>
                </c:pt>
                <c:pt idx="7">
                  <c:v>79.837969999999999</c:v>
                </c:pt>
                <c:pt idx="8">
                  <c:v>80.569649999999996</c:v>
                </c:pt>
                <c:pt idx="9">
                  <c:v>83.089860000000002</c:v>
                </c:pt>
                <c:pt idx="10">
                  <c:v>88.971059999999994</c:v>
                </c:pt>
                <c:pt idx="11">
                  <c:v>92.958299999999994</c:v>
                </c:pt>
                <c:pt idx="12">
                  <c:v>94.931529999999995</c:v>
                </c:pt>
                <c:pt idx="13">
                  <c:v>96.351820000000004</c:v>
                </c:pt>
                <c:pt idx="14">
                  <c:v>97.374110000000002</c:v>
                </c:pt>
                <c:pt idx="15">
                  <c:v>98.109939999999995</c:v>
                </c:pt>
                <c:pt idx="16">
                  <c:v>97.552250000000001</c:v>
                </c:pt>
                <c:pt idx="17">
                  <c:v>96.335520000000002</c:v>
                </c:pt>
                <c:pt idx="18">
                  <c:v>94.015690000000006</c:v>
                </c:pt>
                <c:pt idx="19">
                  <c:v>90.657749999999993</c:v>
                </c:pt>
                <c:pt idx="20">
                  <c:v>87.319789999999998</c:v>
                </c:pt>
                <c:pt idx="21">
                  <c:v>83.610720000000001</c:v>
                </c:pt>
                <c:pt idx="22">
                  <c:v>81.562089999999998</c:v>
                </c:pt>
                <c:pt idx="23">
                  <c:v>81.562089999999998</c:v>
                </c:pt>
              </c:numCache>
            </c:numRef>
          </c:yVal>
          <c:smooth val="0"/>
          <c:extLst>
            <c:ext xmlns:c16="http://schemas.microsoft.com/office/drawing/2014/chart" uri="{C3380CC4-5D6E-409C-BE32-E72D297353CC}">
              <c16:uniqueId val="{00000006-01F8-4841-93DC-9D87ACB618EA}"/>
            </c:ext>
          </c:extLst>
        </c:ser>
        <c:dLbls>
          <c:showLegendKey val="0"/>
          <c:showVal val="0"/>
          <c:showCatName val="0"/>
          <c:showSerName val="0"/>
          <c:showPercent val="0"/>
          <c:showBubbleSize val="0"/>
        </c:dLbls>
        <c:axId val="1317894912"/>
        <c:axId val="1317894336"/>
      </c:scatterChart>
      <c:valAx>
        <c:axId val="1317893184"/>
        <c:scaling>
          <c:orientation val="minMax"/>
          <c:max val="24"/>
          <c:min val="0"/>
        </c:scaling>
        <c:delete val="0"/>
        <c:axPos val="b"/>
        <c:title>
          <c:tx>
            <c:rich>
              <a:bodyPr/>
              <a:lstStyle/>
              <a:p>
                <a:pPr>
                  <a:defRPr/>
                </a:pPr>
                <a:r>
                  <a:rPr lang="en-US"/>
                  <a:t>Typical day</a:t>
                </a:r>
              </a:p>
            </c:rich>
          </c:tx>
          <c:overlay val="0"/>
        </c:title>
        <c:numFmt formatCode="0.00" sourceLinked="1"/>
        <c:majorTickMark val="out"/>
        <c:minorTickMark val="none"/>
        <c:tickLblPos val="nextTo"/>
        <c:crossAx val="1317893760"/>
        <c:crosses val="autoZero"/>
        <c:crossBetween val="midCat"/>
      </c:valAx>
      <c:valAx>
        <c:axId val="1317893760"/>
        <c:scaling>
          <c:orientation val="minMax"/>
          <c:max val="2"/>
        </c:scaling>
        <c:delete val="0"/>
        <c:axPos val="l"/>
        <c:majorGridlines/>
        <c:title>
          <c:tx>
            <c:rich>
              <a:bodyPr rot="-5400000" vert="horz"/>
              <a:lstStyle/>
              <a:p>
                <a:pPr>
                  <a:defRPr/>
                </a:pPr>
                <a:r>
                  <a:rPr lang="en-US"/>
                  <a:t>Power (kW)</a:t>
                </a:r>
              </a:p>
            </c:rich>
          </c:tx>
          <c:overlay val="0"/>
        </c:title>
        <c:numFmt formatCode="General" sourceLinked="1"/>
        <c:majorTickMark val="out"/>
        <c:minorTickMark val="none"/>
        <c:tickLblPos val="nextTo"/>
        <c:crossAx val="1317893184"/>
        <c:crosses val="autoZero"/>
        <c:crossBetween val="midCat"/>
      </c:valAx>
      <c:valAx>
        <c:axId val="1317894336"/>
        <c:scaling>
          <c:orientation val="minMax"/>
          <c:max val="110"/>
        </c:scaling>
        <c:delete val="0"/>
        <c:axPos val="r"/>
        <c:title>
          <c:tx>
            <c:rich>
              <a:bodyPr rot="-5400000" vert="horz"/>
              <a:lstStyle/>
              <a:p>
                <a:pPr>
                  <a:defRPr/>
                </a:pPr>
                <a:r>
                  <a:rPr lang="en-US"/>
                  <a:t>State of charge (%)</a:t>
                </a:r>
              </a:p>
            </c:rich>
          </c:tx>
          <c:overlay val="0"/>
        </c:title>
        <c:numFmt formatCode="General" sourceLinked="1"/>
        <c:majorTickMark val="out"/>
        <c:minorTickMark val="none"/>
        <c:tickLblPos val="nextTo"/>
        <c:crossAx val="1317894912"/>
        <c:crosses val="max"/>
        <c:crossBetween val="midCat"/>
      </c:valAx>
      <c:valAx>
        <c:axId val="1317894912"/>
        <c:scaling>
          <c:orientation val="minMax"/>
        </c:scaling>
        <c:delete val="1"/>
        <c:axPos val="b"/>
        <c:numFmt formatCode="0.00" sourceLinked="1"/>
        <c:majorTickMark val="out"/>
        <c:minorTickMark val="none"/>
        <c:tickLblPos val="nextTo"/>
        <c:crossAx val="1317894336"/>
        <c:crosses val="autoZero"/>
        <c:crossBetween val="midCat"/>
      </c:valAx>
    </c:plotArea>
    <c:legend>
      <c:legendPos val="r"/>
      <c:layout>
        <c:manualLayout>
          <c:xMode val="edge"/>
          <c:yMode val="edge"/>
          <c:x val="1.5603936818273849E-4"/>
          <c:y val="0.77101205137040196"/>
          <c:w val="0.99984410384915878"/>
          <c:h val="0.2251283621962166"/>
        </c:manualLayout>
      </c:layout>
      <c:overlay val="0"/>
    </c:legend>
    <c:plotVisOnly val="1"/>
    <c:dispBlanksAs val="gap"/>
    <c:showDLblsOverMax val="0"/>
  </c:chart>
  <c:spPr>
    <a:ln>
      <a:noFill/>
    </a:ln>
  </c:spPr>
  <c:txPr>
    <a:bodyPr/>
    <a:lstStyle/>
    <a:p>
      <a:pPr>
        <a:defRPr sz="800"/>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954227188011322"/>
          <c:y val="7.0568792353143853E-2"/>
          <c:w val="0.69184155478507581"/>
          <c:h val="0.53678709529218083"/>
        </c:manualLayout>
      </c:layout>
      <c:scatterChart>
        <c:scatterStyle val="lineMarker"/>
        <c:varyColors val="0"/>
        <c:ser>
          <c:idx val="0"/>
          <c:order val="0"/>
          <c:tx>
            <c:strRef>
              <c:f>'[Example plot 3 SL profile.xlsx]test 2'!$B$1:$B$2</c:f>
              <c:strCache>
                <c:ptCount val="2"/>
                <c:pt idx="0">
                  <c:v>Pot. PV Power Output</c:v>
                </c:pt>
              </c:strCache>
            </c:strRef>
          </c:tx>
          <c:spPr>
            <a:ln w="19050"/>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2'!$B$3:$B$26</c:f>
              <c:numCache>
                <c:formatCode>General</c:formatCode>
                <c:ptCount val="24"/>
                <c:pt idx="0">
                  <c:v>0</c:v>
                </c:pt>
                <c:pt idx="1">
                  <c:v>0</c:v>
                </c:pt>
                <c:pt idx="2">
                  <c:v>0</c:v>
                </c:pt>
                <c:pt idx="3">
                  <c:v>0</c:v>
                </c:pt>
                <c:pt idx="4">
                  <c:v>0</c:v>
                </c:pt>
                <c:pt idx="5">
                  <c:v>0</c:v>
                </c:pt>
                <c:pt idx="6">
                  <c:v>0.1391154</c:v>
                </c:pt>
                <c:pt idx="7">
                  <c:v>0.30183359999999998</c:v>
                </c:pt>
                <c:pt idx="8">
                  <c:v>0.49104700000000001</c:v>
                </c:pt>
                <c:pt idx="9">
                  <c:v>0.91256199999999998</c:v>
                </c:pt>
                <c:pt idx="10">
                  <c:v>1.335842</c:v>
                </c:pt>
                <c:pt idx="11">
                  <c:v>1.594317</c:v>
                </c:pt>
                <c:pt idx="12">
                  <c:v>1.460102</c:v>
                </c:pt>
                <c:pt idx="13">
                  <c:v>1.3274630000000001</c:v>
                </c:pt>
                <c:pt idx="14">
                  <c:v>0.74643409999999999</c:v>
                </c:pt>
                <c:pt idx="15">
                  <c:v>0.75942829999999995</c:v>
                </c:pt>
                <c:pt idx="16">
                  <c:v>0.24784239999999999</c:v>
                </c:pt>
                <c:pt idx="17">
                  <c:v>0.17639070000000001</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0-2A29-4598-9BBD-7D21F497D1D5}"/>
            </c:ext>
          </c:extLst>
        </c:ser>
        <c:ser>
          <c:idx val="9"/>
          <c:order val="1"/>
          <c:tx>
            <c:strRef>
              <c:f>'[Example plot 3 SL profile.xlsx]test 2'!$K$1:$K$2</c:f>
              <c:strCache>
                <c:ptCount val="2"/>
                <c:pt idx="0">
                  <c:v>Act. PV Power Output</c:v>
                </c:pt>
              </c:strCache>
            </c:strRef>
          </c:tx>
          <c:spPr>
            <a:ln w="19050">
              <a:solidFill>
                <a:schemeClr val="tx1">
                  <a:lumMod val="95000"/>
                  <a:lumOff val="5000"/>
                </a:schemeClr>
              </a:solidFill>
              <a:prstDash val="solid"/>
            </a:ln>
          </c:spPr>
          <c:marker>
            <c:spPr>
              <a:solidFill>
                <a:schemeClr val="tx1"/>
              </a:solidFill>
            </c:spPr>
          </c:marke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2'!$K$3:$K$26</c:f>
              <c:numCache>
                <c:formatCode>General</c:formatCode>
                <c:ptCount val="24"/>
                <c:pt idx="0">
                  <c:v>0</c:v>
                </c:pt>
                <c:pt idx="1">
                  <c:v>0</c:v>
                </c:pt>
                <c:pt idx="2">
                  <c:v>0</c:v>
                </c:pt>
                <c:pt idx="3">
                  <c:v>0</c:v>
                </c:pt>
                <c:pt idx="4">
                  <c:v>0</c:v>
                </c:pt>
                <c:pt idx="5">
                  <c:v>0</c:v>
                </c:pt>
                <c:pt idx="6">
                  <c:v>0</c:v>
                </c:pt>
                <c:pt idx="7">
                  <c:v>0</c:v>
                </c:pt>
                <c:pt idx="8">
                  <c:v>3.4749780000000001E-2</c:v>
                </c:pt>
                <c:pt idx="9">
                  <c:v>0.36722670000000002</c:v>
                </c:pt>
                <c:pt idx="10">
                  <c:v>1.08551</c:v>
                </c:pt>
                <c:pt idx="11">
                  <c:v>1.476461</c:v>
                </c:pt>
                <c:pt idx="12">
                  <c:v>1.1005549999999999</c:v>
                </c:pt>
                <c:pt idx="13">
                  <c:v>0.4746609</c:v>
                </c:pt>
                <c:pt idx="14">
                  <c:v>0.46369450000000001</c:v>
                </c:pt>
                <c:pt idx="15">
                  <c:v>0.29662230000000001</c:v>
                </c:pt>
                <c:pt idx="16">
                  <c:v>0.20333380000000001</c:v>
                </c:pt>
                <c:pt idx="17">
                  <c:v>0</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1-2A29-4598-9BBD-7D21F497D1D5}"/>
            </c:ext>
          </c:extLst>
        </c:ser>
        <c:ser>
          <c:idx val="1"/>
          <c:order val="2"/>
          <c:tx>
            <c:strRef>
              <c:f>'[Example plot 3 SL profile.xlsx]test 2'!$C$1:$C$2</c:f>
              <c:strCache>
                <c:ptCount val="2"/>
                <c:pt idx="0">
                  <c:v>System load</c:v>
                </c:pt>
              </c:strCache>
            </c:strRef>
          </c:tx>
          <c:spPr>
            <a:ln w="19050">
              <a:prstDash val="solid"/>
            </a:ln>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2'!$C$3:$C$26</c:f>
              <c:numCache>
                <c:formatCode>General</c:formatCode>
                <c:ptCount val="24"/>
                <c:pt idx="0">
                  <c:v>0.5</c:v>
                </c:pt>
                <c:pt idx="1">
                  <c:v>0.6</c:v>
                </c:pt>
                <c:pt idx="2">
                  <c:v>0.4</c:v>
                </c:pt>
                <c:pt idx="3">
                  <c:v>0.5</c:v>
                </c:pt>
                <c:pt idx="4">
                  <c:v>0.6</c:v>
                </c:pt>
                <c:pt idx="5">
                  <c:v>0.5</c:v>
                </c:pt>
                <c:pt idx="6">
                  <c:v>0.56944760000000005</c:v>
                </c:pt>
                <c:pt idx="7">
                  <c:v>0.6335634</c:v>
                </c:pt>
                <c:pt idx="8">
                  <c:v>0.31094309999999997</c:v>
                </c:pt>
                <c:pt idx="9">
                  <c:v>0.33114700000000002</c:v>
                </c:pt>
                <c:pt idx="10">
                  <c:v>0.1</c:v>
                </c:pt>
                <c:pt idx="11">
                  <c:v>0.2</c:v>
                </c:pt>
                <c:pt idx="12">
                  <c:v>0.2</c:v>
                </c:pt>
                <c:pt idx="13">
                  <c:v>0.3</c:v>
                </c:pt>
                <c:pt idx="14">
                  <c:v>0.4</c:v>
                </c:pt>
                <c:pt idx="15">
                  <c:v>0.2</c:v>
                </c:pt>
                <c:pt idx="16">
                  <c:v>0.24082249999999999</c:v>
                </c:pt>
                <c:pt idx="17">
                  <c:v>0.33440429999999999</c:v>
                </c:pt>
                <c:pt idx="18">
                  <c:v>0.31825249999999999</c:v>
                </c:pt>
                <c:pt idx="19">
                  <c:v>0.57111089999999998</c:v>
                </c:pt>
                <c:pt idx="20">
                  <c:v>0.5677084</c:v>
                </c:pt>
                <c:pt idx="21">
                  <c:v>0.63082899999999997</c:v>
                </c:pt>
                <c:pt idx="22">
                  <c:v>0.34842479999999998</c:v>
                </c:pt>
                <c:pt idx="23">
                  <c:v>0.5</c:v>
                </c:pt>
              </c:numCache>
            </c:numRef>
          </c:yVal>
          <c:smooth val="0"/>
          <c:extLst>
            <c:ext xmlns:c16="http://schemas.microsoft.com/office/drawing/2014/chart" uri="{C3380CC4-5D6E-409C-BE32-E72D297353CC}">
              <c16:uniqueId val="{00000002-2A29-4598-9BBD-7D21F497D1D5}"/>
            </c:ext>
          </c:extLst>
        </c:ser>
        <c:ser>
          <c:idx val="2"/>
          <c:order val="3"/>
          <c:tx>
            <c:strRef>
              <c:f>'[Example plot 3 SL profile.xlsx]test 2'!$D$1:$D$2</c:f>
              <c:strCache>
                <c:ptCount val="2"/>
                <c:pt idx="0">
                  <c:v>Capture losses</c:v>
                </c:pt>
              </c:strCache>
            </c:strRef>
          </c:tx>
          <c:spPr>
            <a:ln w="19050">
              <a:prstDash val="solid"/>
            </a:ln>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2'!$D$3:$D$26</c:f>
              <c:numCache>
                <c:formatCode>General</c:formatCode>
                <c:ptCount val="24"/>
                <c:pt idx="0">
                  <c:v>0</c:v>
                </c:pt>
                <c:pt idx="1">
                  <c:v>0</c:v>
                </c:pt>
                <c:pt idx="2">
                  <c:v>0</c:v>
                </c:pt>
                <c:pt idx="3">
                  <c:v>0</c:v>
                </c:pt>
                <c:pt idx="4">
                  <c:v>0</c:v>
                </c:pt>
                <c:pt idx="5">
                  <c:v>0</c:v>
                </c:pt>
                <c:pt idx="6">
                  <c:v>0</c:v>
                </c:pt>
                <c:pt idx="7">
                  <c:v>0</c:v>
                </c:pt>
                <c:pt idx="8">
                  <c:v>0</c:v>
                </c:pt>
                <c:pt idx="9">
                  <c:v>0</c:v>
                </c:pt>
                <c:pt idx="10">
                  <c:v>0</c:v>
                </c:pt>
                <c:pt idx="11">
                  <c:v>0.68008550000000001</c:v>
                </c:pt>
                <c:pt idx="12">
                  <c:v>0.78355589999999997</c:v>
                </c:pt>
                <c:pt idx="13">
                  <c:v>0.4733695</c:v>
                </c:pt>
                <c:pt idx="14">
                  <c:v>0.51765890000000003</c:v>
                </c:pt>
                <c:pt idx="15">
                  <c:v>0.30695640000000002</c:v>
                </c:pt>
                <c:pt idx="16">
                  <c:v>0</c:v>
                </c:pt>
                <c:pt idx="17">
                  <c:v>0</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3-2A29-4598-9BBD-7D21F497D1D5}"/>
            </c:ext>
          </c:extLst>
        </c:ser>
        <c:ser>
          <c:idx val="3"/>
          <c:order val="4"/>
          <c:tx>
            <c:strRef>
              <c:f>'[Example plot 3 SL profile.xlsx]test 2'!$E$1:$E$2</c:f>
              <c:strCache>
                <c:ptCount val="2"/>
                <c:pt idx="0">
                  <c:v>Battery Charge Power</c:v>
                </c:pt>
              </c:strCache>
            </c:strRef>
          </c:tx>
          <c:spPr>
            <a:ln w="19050">
              <a:prstDash val="solid"/>
            </a:ln>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2'!$E$3:$E$26</c:f>
              <c:numCache>
                <c:formatCode>General</c:formatCode>
                <c:ptCount val="24"/>
                <c:pt idx="0">
                  <c:v>0</c:v>
                </c:pt>
                <c:pt idx="1">
                  <c:v>0</c:v>
                </c:pt>
                <c:pt idx="2">
                  <c:v>0</c:v>
                </c:pt>
                <c:pt idx="3">
                  <c:v>0</c:v>
                </c:pt>
                <c:pt idx="4">
                  <c:v>0</c:v>
                </c:pt>
                <c:pt idx="5">
                  <c:v>0</c:v>
                </c:pt>
                <c:pt idx="6">
                  <c:v>0</c:v>
                </c:pt>
                <c:pt idx="7">
                  <c:v>0</c:v>
                </c:pt>
                <c:pt idx="8">
                  <c:v>0.16373850000000001</c:v>
                </c:pt>
                <c:pt idx="9">
                  <c:v>0.56398619999999999</c:v>
                </c:pt>
                <c:pt idx="10">
                  <c:v>1.31613</c:v>
                </c:pt>
                <c:pt idx="11">
                  <c:v>0.89228580000000002</c:v>
                </c:pt>
                <c:pt idx="12">
                  <c:v>0.4415809</c:v>
                </c:pt>
                <c:pt idx="13">
                  <c:v>0.31784069999999998</c:v>
                </c:pt>
                <c:pt idx="14">
                  <c:v>0.22877520000000001</c:v>
                </c:pt>
                <c:pt idx="15">
                  <c:v>0.1646676</c:v>
                </c:pt>
                <c:pt idx="16">
                  <c:v>0</c:v>
                </c:pt>
                <c:pt idx="17">
                  <c:v>0</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4-2A29-4598-9BBD-7D21F497D1D5}"/>
            </c:ext>
          </c:extLst>
        </c:ser>
        <c:ser>
          <c:idx val="4"/>
          <c:order val="5"/>
          <c:tx>
            <c:strRef>
              <c:f>'[Example plot 3 SL profile.xlsx]test 2'!$F$1:$F$2</c:f>
              <c:strCache>
                <c:ptCount val="2"/>
                <c:pt idx="0">
                  <c:v>Battery Discharge Power</c:v>
                </c:pt>
              </c:strCache>
            </c:strRef>
          </c:tx>
          <c:spPr>
            <a:ln w="19050"/>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2'!$F$3:$F$26</c:f>
              <c:numCache>
                <c:formatCode>General</c:formatCode>
                <c:ptCount val="24"/>
                <c:pt idx="0">
                  <c:v>0</c:v>
                </c:pt>
                <c:pt idx="1">
                  <c:v>0</c:v>
                </c:pt>
                <c:pt idx="2">
                  <c:v>0</c:v>
                </c:pt>
                <c:pt idx="3">
                  <c:v>0</c:v>
                </c:pt>
                <c:pt idx="4">
                  <c:v>0</c:v>
                </c:pt>
                <c:pt idx="5">
                  <c:v>0</c:v>
                </c:pt>
                <c:pt idx="6">
                  <c:v>0.46030320000000002</c:v>
                </c:pt>
                <c:pt idx="7">
                  <c:v>0.36507519999999999</c:v>
                </c:pt>
                <c:pt idx="8">
                  <c:v>0</c:v>
                </c:pt>
                <c:pt idx="9">
                  <c:v>0</c:v>
                </c:pt>
                <c:pt idx="10">
                  <c:v>0</c:v>
                </c:pt>
                <c:pt idx="11">
                  <c:v>0</c:v>
                </c:pt>
                <c:pt idx="12">
                  <c:v>0</c:v>
                </c:pt>
                <c:pt idx="13">
                  <c:v>0</c:v>
                </c:pt>
                <c:pt idx="14">
                  <c:v>0</c:v>
                </c:pt>
                <c:pt idx="15">
                  <c:v>0</c:v>
                </c:pt>
                <c:pt idx="16">
                  <c:v>9.9842479999999997E-2</c:v>
                </c:pt>
                <c:pt idx="17">
                  <c:v>0.21783089999999999</c:v>
                </c:pt>
                <c:pt idx="18">
                  <c:v>0.41531380000000001</c:v>
                </c:pt>
                <c:pt idx="19">
                  <c:v>0.60116930000000002</c:v>
                </c:pt>
                <c:pt idx="20">
                  <c:v>0.5975878</c:v>
                </c:pt>
                <c:pt idx="21">
                  <c:v>0.66403060000000003</c:v>
                </c:pt>
                <c:pt idx="22">
                  <c:v>0.36676300000000001</c:v>
                </c:pt>
                <c:pt idx="23">
                  <c:v>0</c:v>
                </c:pt>
              </c:numCache>
            </c:numRef>
          </c:yVal>
          <c:smooth val="0"/>
          <c:extLst>
            <c:ext xmlns:c16="http://schemas.microsoft.com/office/drawing/2014/chart" uri="{C3380CC4-5D6E-409C-BE32-E72D297353CC}">
              <c16:uniqueId val="{00000005-2A29-4598-9BBD-7D21F497D1D5}"/>
            </c:ext>
          </c:extLst>
        </c:ser>
        <c:dLbls>
          <c:showLegendKey val="0"/>
          <c:showVal val="0"/>
          <c:showCatName val="0"/>
          <c:showSerName val="0"/>
          <c:showPercent val="0"/>
          <c:showBubbleSize val="0"/>
        </c:dLbls>
        <c:axId val="1317897344"/>
        <c:axId val="1317897920"/>
      </c:scatterChart>
      <c:scatterChart>
        <c:scatterStyle val="lineMarker"/>
        <c:varyColors val="0"/>
        <c:ser>
          <c:idx val="5"/>
          <c:order val="6"/>
          <c:tx>
            <c:strRef>
              <c:f>'[Example plot 3 SL profile.xlsx]test 2'!$G$1:$G$2</c:f>
              <c:strCache>
                <c:ptCount val="2"/>
                <c:pt idx="0">
                  <c:v>Battery State of Charge</c:v>
                </c:pt>
              </c:strCache>
            </c:strRef>
          </c:tx>
          <c:spPr>
            <a:ln w="19050"/>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2'!$G$3:$G$26</c:f>
              <c:numCache>
                <c:formatCode>General</c:formatCode>
                <c:ptCount val="24"/>
                <c:pt idx="0">
                  <c:v>84.44829</c:v>
                </c:pt>
                <c:pt idx="1">
                  <c:v>84.44829</c:v>
                </c:pt>
                <c:pt idx="2">
                  <c:v>84.44829</c:v>
                </c:pt>
                <c:pt idx="3">
                  <c:v>84.44829</c:v>
                </c:pt>
                <c:pt idx="4">
                  <c:v>84.44829</c:v>
                </c:pt>
                <c:pt idx="5">
                  <c:v>84.44829</c:v>
                </c:pt>
                <c:pt idx="6">
                  <c:v>81.877170000000007</c:v>
                </c:pt>
                <c:pt idx="7">
                  <c:v>79.837969999999999</c:v>
                </c:pt>
                <c:pt idx="8">
                  <c:v>80.569649999999996</c:v>
                </c:pt>
                <c:pt idx="9">
                  <c:v>83.089860000000002</c:v>
                </c:pt>
                <c:pt idx="10">
                  <c:v>88.971059999999994</c:v>
                </c:pt>
                <c:pt idx="11">
                  <c:v>92.958299999999994</c:v>
                </c:pt>
                <c:pt idx="12">
                  <c:v>94.931529999999995</c:v>
                </c:pt>
                <c:pt idx="13">
                  <c:v>96.351820000000004</c:v>
                </c:pt>
                <c:pt idx="14">
                  <c:v>97.374110000000002</c:v>
                </c:pt>
                <c:pt idx="15">
                  <c:v>98.109939999999995</c:v>
                </c:pt>
                <c:pt idx="16">
                  <c:v>97.552250000000001</c:v>
                </c:pt>
                <c:pt idx="17">
                  <c:v>96.335520000000002</c:v>
                </c:pt>
                <c:pt idx="18">
                  <c:v>94.015690000000006</c:v>
                </c:pt>
                <c:pt idx="19">
                  <c:v>90.657749999999993</c:v>
                </c:pt>
                <c:pt idx="20">
                  <c:v>87.319789999999998</c:v>
                </c:pt>
                <c:pt idx="21">
                  <c:v>83.610720000000001</c:v>
                </c:pt>
                <c:pt idx="22">
                  <c:v>81.562089999999998</c:v>
                </c:pt>
                <c:pt idx="23">
                  <c:v>81.562089999999998</c:v>
                </c:pt>
              </c:numCache>
            </c:numRef>
          </c:yVal>
          <c:smooth val="0"/>
          <c:extLst>
            <c:ext xmlns:c16="http://schemas.microsoft.com/office/drawing/2014/chart" uri="{C3380CC4-5D6E-409C-BE32-E72D297353CC}">
              <c16:uniqueId val="{00000006-2A29-4598-9BBD-7D21F497D1D5}"/>
            </c:ext>
          </c:extLst>
        </c:ser>
        <c:dLbls>
          <c:showLegendKey val="0"/>
          <c:showVal val="0"/>
          <c:showCatName val="0"/>
          <c:showSerName val="0"/>
          <c:showPercent val="0"/>
          <c:showBubbleSize val="0"/>
        </c:dLbls>
        <c:axId val="1317899072"/>
        <c:axId val="1317898496"/>
      </c:scatterChart>
      <c:valAx>
        <c:axId val="1317897344"/>
        <c:scaling>
          <c:orientation val="minMax"/>
          <c:max val="24"/>
          <c:min val="0"/>
        </c:scaling>
        <c:delete val="0"/>
        <c:axPos val="b"/>
        <c:title>
          <c:tx>
            <c:rich>
              <a:bodyPr/>
              <a:lstStyle/>
              <a:p>
                <a:pPr>
                  <a:defRPr/>
                </a:pPr>
                <a:r>
                  <a:rPr lang="en-US"/>
                  <a:t>Typical day</a:t>
                </a:r>
              </a:p>
            </c:rich>
          </c:tx>
          <c:overlay val="0"/>
        </c:title>
        <c:numFmt formatCode="0.00" sourceLinked="1"/>
        <c:majorTickMark val="out"/>
        <c:minorTickMark val="none"/>
        <c:tickLblPos val="nextTo"/>
        <c:crossAx val="1317897920"/>
        <c:crosses val="autoZero"/>
        <c:crossBetween val="midCat"/>
      </c:valAx>
      <c:valAx>
        <c:axId val="1317897920"/>
        <c:scaling>
          <c:orientation val="minMax"/>
          <c:max val="2"/>
        </c:scaling>
        <c:delete val="0"/>
        <c:axPos val="l"/>
        <c:majorGridlines/>
        <c:title>
          <c:tx>
            <c:rich>
              <a:bodyPr rot="-5400000" vert="horz"/>
              <a:lstStyle/>
              <a:p>
                <a:pPr>
                  <a:defRPr/>
                </a:pPr>
                <a:r>
                  <a:rPr lang="en-US"/>
                  <a:t>Power (kW)</a:t>
                </a:r>
              </a:p>
            </c:rich>
          </c:tx>
          <c:overlay val="0"/>
        </c:title>
        <c:numFmt formatCode="General" sourceLinked="1"/>
        <c:majorTickMark val="out"/>
        <c:minorTickMark val="none"/>
        <c:tickLblPos val="nextTo"/>
        <c:crossAx val="1317897344"/>
        <c:crosses val="autoZero"/>
        <c:crossBetween val="midCat"/>
      </c:valAx>
      <c:valAx>
        <c:axId val="1317898496"/>
        <c:scaling>
          <c:orientation val="minMax"/>
          <c:max val="110"/>
        </c:scaling>
        <c:delete val="0"/>
        <c:axPos val="r"/>
        <c:title>
          <c:tx>
            <c:rich>
              <a:bodyPr rot="-5400000" vert="horz"/>
              <a:lstStyle/>
              <a:p>
                <a:pPr>
                  <a:defRPr/>
                </a:pPr>
                <a:r>
                  <a:rPr lang="en-US"/>
                  <a:t>State of charge (%)</a:t>
                </a:r>
              </a:p>
            </c:rich>
          </c:tx>
          <c:overlay val="0"/>
        </c:title>
        <c:numFmt formatCode="General" sourceLinked="1"/>
        <c:majorTickMark val="out"/>
        <c:minorTickMark val="none"/>
        <c:tickLblPos val="nextTo"/>
        <c:crossAx val="1317899072"/>
        <c:crosses val="max"/>
        <c:crossBetween val="midCat"/>
      </c:valAx>
      <c:valAx>
        <c:axId val="1317899072"/>
        <c:scaling>
          <c:orientation val="minMax"/>
        </c:scaling>
        <c:delete val="1"/>
        <c:axPos val="b"/>
        <c:numFmt formatCode="0.00" sourceLinked="1"/>
        <c:majorTickMark val="out"/>
        <c:minorTickMark val="none"/>
        <c:tickLblPos val="nextTo"/>
        <c:crossAx val="1317898496"/>
        <c:crosses val="autoZero"/>
        <c:crossBetween val="midCat"/>
      </c:valAx>
    </c:plotArea>
    <c:legend>
      <c:legendPos val="r"/>
      <c:layout>
        <c:manualLayout>
          <c:xMode val="edge"/>
          <c:yMode val="edge"/>
          <c:x val="1.5603936818273849E-4"/>
          <c:y val="0.77101205137040196"/>
          <c:w val="0.99984410384915878"/>
          <c:h val="0.2251283621962166"/>
        </c:manualLayout>
      </c:layout>
      <c:overlay val="0"/>
    </c:legend>
    <c:plotVisOnly val="1"/>
    <c:dispBlanksAs val="gap"/>
    <c:showDLblsOverMax val="0"/>
  </c:chart>
  <c:spPr>
    <a:ln>
      <a:noFill/>
    </a:ln>
  </c:spPr>
  <c:txPr>
    <a:bodyPr/>
    <a:lstStyle/>
    <a:p>
      <a:pPr>
        <a:defRPr sz="800"/>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stacked"/>
        <c:varyColors val="0"/>
        <c:ser>
          <c:idx val="0"/>
          <c:order val="0"/>
          <c:tx>
            <c:strRef>
              <c:f>'Avg vs Sim'!$C$1:$C$2</c:f>
              <c:strCache>
                <c:ptCount val="1"/>
                <c:pt idx="0">
                  <c:v>Actual Total load</c:v>
                </c:pt>
              </c:strCache>
            </c:strRef>
          </c:tx>
          <c:spPr>
            <a:solidFill>
              <a:schemeClr val="accent5">
                <a:tint val="50000"/>
              </a:schemeClr>
            </a:solidFill>
            <a:ln>
              <a:noFill/>
            </a:ln>
            <a:effectLst/>
          </c:spPr>
          <c:invertIfNegative val="0"/>
          <c:cat>
            <c:strRef>
              <c:f>'Avg vs Sim'!$B$4:$B$29</c:f>
              <c:strCache>
                <c:ptCount val="25"/>
                <c:pt idx="0">
                  <c:v>Jul</c:v>
                </c:pt>
                <c:pt idx="3">
                  <c:v>Aug</c:v>
                </c:pt>
                <c:pt idx="6">
                  <c:v>Sep</c:v>
                </c:pt>
                <c:pt idx="9">
                  <c:v>Oct</c:v>
                </c:pt>
                <c:pt idx="12">
                  <c:v>Nov</c:v>
                </c:pt>
                <c:pt idx="15">
                  <c:v>Dec</c:v>
                </c:pt>
                <c:pt idx="18">
                  <c:v>Jan</c:v>
                </c:pt>
                <c:pt idx="21">
                  <c:v>Feb</c:v>
                </c:pt>
                <c:pt idx="24">
                  <c:v>Mar</c:v>
                </c:pt>
              </c:strCache>
            </c:strRef>
          </c:cat>
          <c:val>
            <c:numRef>
              <c:f>'Avg vs Sim'!$C$4:$C$29</c:f>
              <c:numCache>
                <c:formatCode>General</c:formatCode>
                <c:ptCount val="26"/>
                <c:pt idx="0">
                  <c:v>0.94088751784035352</c:v>
                </c:pt>
                <c:pt idx="3">
                  <c:v>1.2229403846330167</c:v>
                </c:pt>
                <c:pt idx="6">
                  <c:v>0.86958360554059344</c:v>
                </c:pt>
                <c:pt idx="9">
                  <c:v>1.0856576573777401</c:v>
                </c:pt>
                <c:pt idx="12">
                  <c:v>1.1468272561985966</c:v>
                </c:pt>
                <c:pt idx="15">
                  <c:v>1.0477957141666319</c:v>
                </c:pt>
                <c:pt idx="18">
                  <c:v>1.0100494973377785</c:v>
                </c:pt>
                <c:pt idx="21">
                  <c:v>1.2069685044780567</c:v>
                </c:pt>
                <c:pt idx="24">
                  <c:v>1.0533692040563587</c:v>
                </c:pt>
              </c:numCache>
            </c:numRef>
          </c:val>
          <c:extLst>
            <c:ext xmlns:c16="http://schemas.microsoft.com/office/drawing/2014/chart" uri="{C3380CC4-5D6E-409C-BE32-E72D297353CC}">
              <c16:uniqueId val="{00000000-D814-4AC8-BD6F-A63CEBFC6FD0}"/>
            </c:ext>
          </c:extLst>
        </c:ser>
        <c:ser>
          <c:idx val="2"/>
          <c:order val="1"/>
          <c:tx>
            <c:strRef>
              <c:f>'Avg vs Sim'!$E$1:$E$2</c:f>
              <c:strCache>
                <c:ptCount val="1"/>
                <c:pt idx="0">
                  <c:v>Actual Capture losses</c:v>
                </c:pt>
              </c:strCache>
            </c:strRef>
          </c:tx>
          <c:spPr>
            <a:solidFill>
              <a:schemeClr val="accent5">
                <a:tint val="90000"/>
              </a:schemeClr>
            </a:solidFill>
            <a:ln>
              <a:noFill/>
            </a:ln>
            <a:effectLst/>
          </c:spPr>
          <c:invertIfNegative val="0"/>
          <c:cat>
            <c:strRef>
              <c:f>'Avg vs Sim'!$B$4:$B$29</c:f>
              <c:strCache>
                <c:ptCount val="25"/>
                <c:pt idx="0">
                  <c:v>Jul</c:v>
                </c:pt>
                <c:pt idx="3">
                  <c:v>Aug</c:v>
                </c:pt>
                <c:pt idx="6">
                  <c:v>Sep</c:v>
                </c:pt>
                <c:pt idx="9">
                  <c:v>Oct</c:v>
                </c:pt>
                <c:pt idx="12">
                  <c:v>Nov</c:v>
                </c:pt>
                <c:pt idx="15">
                  <c:v>Dec</c:v>
                </c:pt>
                <c:pt idx="18">
                  <c:v>Jan</c:v>
                </c:pt>
                <c:pt idx="21">
                  <c:v>Feb</c:v>
                </c:pt>
                <c:pt idx="24">
                  <c:v>Mar</c:v>
                </c:pt>
              </c:strCache>
            </c:strRef>
          </c:cat>
          <c:val>
            <c:numRef>
              <c:f>'Avg vs Sim'!$E$4:$E$29</c:f>
              <c:numCache>
                <c:formatCode>General</c:formatCode>
                <c:ptCount val="26"/>
                <c:pt idx="0">
                  <c:v>0.92112222696537005</c:v>
                </c:pt>
                <c:pt idx="3">
                  <c:v>0.58722215269023126</c:v>
                </c:pt>
                <c:pt idx="6">
                  <c:v>0.88977213369454722</c:v>
                </c:pt>
                <c:pt idx="9">
                  <c:v>0.34135681690213299</c:v>
                </c:pt>
                <c:pt idx="12">
                  <c:v>0.29698886799174667</c:v>
                </c:pt>
                <c:pt idx="15">
                  <c:v>0.39439667072577844</c:v>
                </c:pt>
                <c:pt idx="18">
                  <c:v>0.30535208615271603</c:v>
                </c:pt>
                <c:pt idx="21">
                  <c:v>0.21806814602549732</c:v>
                </c:pt>
                <c:pt idx="24">
                  <c:v>0.30191632719542671</c:v>
                </c:pt>
              </c:numCache>
            </c:numRef>
          </c:val>
          <c:extLst>
            <c:ext xmlns:c16="http://schemas.microsoft.com/office/drawing/2014/chart" uri="{C3380CC4-5D6E-409C-BE32-E72D297353CC}">
              <c16:uniqueId val="{00000002-D814-4AC8-BD6F-A63CEBFC6FD0}"/>
            </c:ext>
          </c:extLst>
        </c:ser>
        <c:ser>
          <c:idx val="4"/>
          <c:order val="2"/>
          <c:tx>
            <c:strRef>
              <c:f>'Avg vs Sim'!$G$1:$G$2</c:f>
              <c:strCache>
                <c:ptCount val="1"/>
                <c:pt idx="0">
                  <c:v>Actual System losses</c:v>
                </c:pt>
              </c:strCache>
            </c:strRef>
          </c:tx>
          <c:spPr>
            <a:solidFill>
              <a:schemeClr val="accent5">
                <a:shade val="70000"/>
              </a:schemeClr>
            </a:solidFill>
            <a:ln>
              <a:noFill/>
            </a:ln>
            <a:effectLst/>
          </c:spPr>
          <c:invertIfNegative val="0"/>
          <c:cat>
            <c:strRef>
              <c:f>'Avg vs Sim'!$B$4:$B$29</c:f>
              <c:strCache>
                <c:ptCount val="25"/>
                <c:pt idx="0">
                  <c:v>Jul</c:v>
                </c:pt>
                <c:pt idx="3">
                  <c:v>Aug</c:v>
                </c:pt>
                <c:pt idx="6">
                  <c:v>Sep</c:v>
                </c:pt>
                <c:pt idx="9">
                  <c:v>Oct</c:v>
                </c:pt>
                <c:pt idx="12">
                  <c:v>Nov</c:v>
                </c:pt>
                <c:pt idx="15">
                  <c:v>Dec</c:v>
                </c:pt>
                <c:pt idx="18">
                  <c:v>Jan</c:v>
                </c:pt>
                <c:pt idx="21">
                  <c:v>Feb</c:v>
                </c:pt>
                <c:pt idx="24">
                  <c:v>Mar</c:v>
                </c:pt>
              </c:strCache>
            </c:strRef>
          </c:cat>
          <c:val>
            <c:numRef>
              <c:f>'Avg vs Sim'!$G$4:$G$29</c:f>
              <c:numCache>
                <c:formatCode>General</c:formatCode>
                <c:ptCount val="26"/>
                <c:pt idx="0">
                  <c:v>8.3032371834954405E-2</c:v>
                </c:pt>
                <c:pt idx="3">
                  <c:v>7.8745443015312236E-2</c:v>
                </c:pt>
                <c:pt idx="6">
                  <c:v>5.5012197747834085E-2</c:v>
                </c:pt>
                <c:pt idx="9">
                  <c:v>3.040555474008555E-2</c:v>
                </c:pt>
                <c:pt idx="12">
                  <c:v>2.8239380779167433E-2</c:v>
                </c:pt>
                <c:pt idx="15">
                  <c:v>6.9068022898259862E-2</c:v>
                </c:pt>
                <c:pt idx="18">
                  <c:v>0.1198157137666747</c:v>
                </c:pt>
                <c:pt idx="21">
                  <c:v>0.10888073382328722</c:v>
                </c:pt>
                <c:pt idx="24">
                  <c:v>7.2604356488917055E-2</c:v>
                </c:pt>
              </c:numCache>
            </c:numRef>
          </c:val>
          <c:extLst>
            <c:ext xmlns:c16="http://schemas.microsoft.com/office/drawing/2014/chart" uri="{C3380CC4-5D6E-409C-BE32-E72D297353CC}">
              <c16:uniqueId val="{00000004-D814-4AC8-BD6F-A63CEBFC6FD0}"/>
            </c:ext>
          </c:extLst>
        </c:ser>
        <c:ser>
          <c:idx val="1"/>
          <c:order val="3"/>
          <c:tx>
            <c:strRef>
              <c:f>'Avg vs Sim'!$D$1:$D$2</c:f>
              <c:strCache>
                <c:ptCount val="1"/>
                <c:pt idx="0">
                  <c:v>Sim Total load</c:v>
                </c:pt>
              </c:strCache>
            </c:strRef>
          </c:tx>
          <c:spPr>
            <a:solidFill>
              <a:schemeClr val="accent5">
                <a:tint val="70000"/>
              </a:schemeClr>
            </a:solidFill>
            <a:ln>
              <a:noFill/>
            </a:ln>
            <a:effectLst/>
          </c:spPr>
          <c:invertIfNegative val="0"/>
          <c:cat>
            <c:strRef>
              <c:f>'Avg vs Sim'!$B$4:$B$29</c:f>
              <c:strCache>
                <c:ptCount val="25"/>
                <c:pt idx="0">
                  <c:v>Jul</c:v>
                </c:pt>
                <c:pt idx="3">
                  <c:v>Aug</c:v>
                </c:pt>
                <c:pt idx="6">
                  <c:v>Sep</c:v>
                </c:pt>
                <c:pt idx="9">
                  <c:v>Oct</c:v>
                </c:pt>
                <c:pt idx="12">
                  <c:v>Nov</c:v>
                </c:pt>
                <c:pt idx="15">
                  <c:v>Dec</c:v>
                </c:pt>
                <c:pt idx="18">
                  <c:v>Jan</c:v>
                </c:pt>
                <c:pt idx="21">
                  <c:v>Feb</c:v>
                </c:pt>
                <c:pt idx="24">
                  <c:v>Mar</c:v>
                </c:pt>
              </c:strCache>
            </c:strRef>
          </c:cat>
          <c:val>
            <c:numRef>
              <c:f>'Avg vs Sim'!$D$4:$D$29</c:f>
              <c:numCache>
                <c:formatCode>General</c:formatCode>
                <c:ptCount val="26"/>
                <c:pt idx="1">
                  <c:v>0.99659200435483686</c:v>
                </c:pt>
                <c:pt idx="4">
                  <c:v>1.0031267891935474</c:v>
                </c:pt>
                <c:pt idx="7">
                  <c:v>1.0040991353333326</c:v>
                </c:pt>
                <c:pt idx="10">
                  <c:v>1.0017321253225797</c:v>
                </c:pt>
                <c:pt idx="13">
                  <c:v>0.97144147953333304</c:v>
                </c:pt>
                <c:pt idx="16">
                  <c:v>0.97439063145161164</c:v>
                </c:pt>
                <c:pt idx="19">
                  <c:v>0.99424785499999924</c:v>
                </c:pt>
                <c:pt idx="22">
                  <c:v>0.99193842821428446</c:v>
                </c:pt>
                <c:pt idx="25">
                  <c:v>0.97642532966774109</c:v>
                </c:pt>
              </c:numCache>
            </c:numRef>
          </c:val>
          <c:extLst>
            <c:ext xmlns:c16="http://schemas.microsoft.com/office/drawing/2014/chart" uri="{C3380CC4-5D6E-409C-BE32-E72D297353CC}">
              <c16:uniqueId val="{00000001-D814-4AC8-BD6F-A63CEBFC6FD0}"/>
            </c:ext>
          </c:extLst>
        </c:ser>
        <c:ser>
          <c:idx val="3"/>
          <c:order val="4"/>
          <c:tx>
            <c:strRef>
              <c:f>'Avg vs Sim'!$F$1:$F$2</c:f>
              <c:strCache>
                <c:ptCount val="1"/>
                <c:pt idx="0">
                  <c:v>Sim Capture losses</c:v>
                </c:pt>
              </c:strCache>
            </c:strRef>
          </c:tx>
          <c:spPr>
            <a:solidFill>
              <a:schemeClr val="accent5">
                <a:shade val="90000"/>
              </a:schemeClr>
            </a:solidFill>
            <a:ln>
              <a:noFill/>
            </a:ln>
            <a:effectLst/>
          </c:spPr>
          <c:invertIfNegative val="0"/>
          <c:cat>
            <c:strRef>
              <c:f>'Avg vs Sim'!$B$4:$B$29</c:f>
              <c:strCache>
                <c:ptCount val="25"/>
                <c:pt idx="0">
                  <c:v>Jul</c:v>
                </c:pt>
                <c:pt idx="3">
                  <c:v>Aug</c:v>
                </c:pt>
                <c:pt idx="6">
                  <c:v>Sep</c:v>
                </c:pt>
                <c:pt idx="9">
                  <c:v>Oct</c:v>
                </c:pt>
                <c:pt idx="12">
                  <c:v>Nov</c:v>
                </c:pt>
                <c:pt idx="15">
                  <c:v>Dec</c:v>
                </c:pt>
                <c:pt idx="18">
                  <c:v>Jan</c:v>
                </c:pt>
                <c:pt idx="21">
                  <c:v>Feb</c:v>
                </c:pt>
                <c:pt idx="24">
                  <c:v>Mar</c:v>
                </c:pt>
              </c:strCache>
            </c:strRef>
          </c:cat>
          <c:val>
            <c:numRef>
              <c:f>'Avg vs Sim'!$F$4:$F$29</c:f>
              <c:numCache>
                <c:formatCode>General</c:formatCode>
                <c:ptCount val="26"/>
                <c:pt idx="1">
                  <c:v>0.69701175438709728</c:v>
                </c:pt>
                <c:pt idx="4">
                  <c:v>0.5457216512580646</c:v>
                </c:pt>
                <c:pt idx="7">
                  <c:v>0.44219207023333335</c:v>
                </c:pt>
                <c:pt idx="10">
                  <c:v>0.33820078284193561</c:v>
                </c:pt>
                <c:pt idx="13">
                  <c:v>0.17795492949999997</c:v>
                </c:pt>
                <c:pt idx="16">
                  <c:v>0.2050380443225806</c:v>
                </c:pt>
                <c:pt idx="19">
                  <c:v>0.26331868152903221</c:v>
                </c:pt>
                <c:pt idx="22">
                  <c:v>0.35314253103571425</c:v>
                </c:pt>
                <c:pt idx="25">
                  <c:v>0.36961782074193533</c:v>
                </c:pt>
              </c:numCache>
            </c:numRef>
          </c:val>
          <c:extLst>
            <c:ext xmlns:c16="http://schemas.microsoft.com/office/drawing/2014/chart" uri="{C3380CC4-5D6E-409C-BE32-E72D297353CC}">
              <c16:uniqueId val="{00000003-D814-4AC8-BD6F-A63CEBFC6FD0}"/>
            </c:ext>
          </c:extLst>
        </c:ser>
        <c:ser>
          <c:idx val="5"/>
          <c:order val="5"/>
          <c:tx>
            <c:strRef>
              <c:f>'Avg vs Sim'!$H$1:$H$2</c:f>
              <c:strCache>
                <c:ptCount val="1"/>
                <c:pt idx="0">
                  <c:v>Sim System losses</c:v>
                </c:pt>
              </c:strCache>
            </c:strRef>
          </c:tx>
          <c:spPr>
            <a:solidFill>
              <a:schemeClr val="accent5">
                <a:shade val="50000"/>
              </a:schemeClr>
            </a:solidFill>
            <a:ln>
              <a:noFill/>
            </a:ln>
            <a:effectLst/>
          </c:spPr>
          <c:invertIfNegative val="0"/>
          <c:cat>
            <c:strRef>
              <c:f>'Avg vs Sim'!$B$4:$B$29</c:f>
              <c:strCache>
                <c:ptCount val="25"/>
                <c:pt idx="0">
                  <c:v>Jul</c:v>
                </c:pt>
                <c:pt idx="3">
                  <c:v>Aug</c:v>
                </c:pt>
                <c:pt idx="6">
                  <c:v>Sep</c:v>
                </c:pt>
                <c:pt idx="9">
                  <c:v>Oct</c:v>
                </c:pt>
                <c:pt idx="12">
                  <c:v>Nov</c:v>
                </c:pt>
                <c:pt idx="15">
                  <c:v>Dec</c:v>
                </c:pt>
                <c:pt idx="18">
                  <c:v>Jan</c:v>
                </c:pt>
                <c:pt idx="21">
                  <c:v>Feb</c:v>
                </c:pt>
                <c:pt idx="24">
                  <c:v>Mar</c:v>
                </c:pt>
              </c:strCache>
            </c:strRef>
          </c:cat>
          <c:val>
            <c:numRef>
              <c:f>'Avg vs Sim'!$H$4:$H$29</c:f>
              <c:numCache>
                <c:formatCode>General</c:formatCode>
                <c:ptCount val="26"/>
                <c:pt idx="1">
                  <c:v>8.8879255240660981E-2</c:v>
                </c:pt>
                <c:pt idx="4">
                  <c:v>9.050858299228226E-2</c:v>
                </c:pt>
                <c:pt idx="7">
                  <c:v>7.4635662173352602E-2</c:v>
                </c:pt>
                <c:pt idx="10">
                  <c:v>6.1719428151918887E-2</c:v>
                </c:pt>
                <c:pt idx="13">
                  <c:v>0.1069570531010815</c:v>
                </c:pt>
                <c:pt idx="16">
                  <c:v>9.6672317957502307E-2</c:v>
                </c:pt>
                <c:pt idx="19">
                  <c:v>7.1141720826595312E-2</c:v>
                </c:pt>
                <c:pt idx="22">
                  <c:v>7.6816140432463653E-2</c:v>
                </c:pt>
                <c:pt idx="25">
                  <c:v>0.10458906309538996</c:v>
                </c:pt>
              </c:numCache>
            </c:numRef>
          </c:val>
          <c:extLst>
            <c:ext xmlns:c16="http://schemas.microsoft.com/office/drawing/2014/chart" uri="{C3380CC4-5D6E-409C-BE32-E72D297353CC}">
              <c16:uniqueId val="{00000005-D814-4AC8-BD6F-A63CEBFC6FD0}"/>
            </c:ext>
          </c:extLst>
        </c:ser>
        <c:dLbls>
          <c:showLegendKey val="0"/>
          <c:showVal val="0"/>
          <c:showCatName val="0"/>
          <c:showSerName val="0"/>
          <c:showPercent val="0"/>
          <c:showBubbleSize val="0"/>
        </c:dLbls>
        <c:gapWidth val="0"/>
        <c:overlap val="100"/>
        <c:axId val="1149221376"/>
        <c:axId val="1317900224"/>
      </c:barChart>
      <c:catAx>
        <c:axId val="1149221376"/>
        <c:scaling>
          <c:orientation val="minMax"/>
        </c:scaling>
        <c:delete val="0"/>
        <c:axPos val="b"/>
        <c:title>
          <c:tx>
            <c:rich>
              <a:bodyPr rot="0" vert="horz"/>
              <a:lstStyle/>
              <a:p>
                <a:pPr>
                  <a:defRPr/>
                </a:pPr>
                <a:r>
                  <a:rPr lang="en-GB"/>
                  <a:t>Jul 19 - Mar 20</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en-US"/>
          </a:p>
        </c:txPr>
        <c:crossAx val="1317900224"/>
        <c:crosses val="autoZero"/>
        <c:auto val="1"/>
        <c:lblAlgn val="ctr"/>
        <c:lblOffset val="100"/>
        <c:noMultiLvlLbl val="0"/>
      </c:catAx>
      <c:valAx>
        <c:axId val="13179002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vert="horz"/>
              <a:lstStyle/>
              <a:p>
                <a:pPr>
                  <a:defRPr/>
                </a:pPr>
                <a:r>
                  <a:rPr lang="en-GB"/>
                  <a:t>Energy (kWh/day)</a:t>
                </a:r>
              </a:p>
            </c:rich>
          </c:tx>
          <c:overlay val="0"/>
          <c:spPr>
            <a:noFill/>
            <a:ln>
              <a:noFill/>
            </a:ln>
            <a:effectLst/>
          </c:spPr>
        </c:title>
        <c:numFmt formatCode="General" sourceLinked="1"/>
        <c:majorTickMark val="none"/>
        <c:minorTickMark val="none"/>
        <c:tickLblPos val="nextTo"/>
        <c:spPr>
          <a:noFill/>
          <a:ln>
            <a:noFill/>
          </a:ln>
          <a:effectLst/>
        </c:spPr>
        <c:txPr>
          <a:bodyPr rot="-60000000" vert="horz"/>
          <a:lstStyle/>
          <a:p>
            <a:pPr>
              <a:defRPr/>
            </a:pPr>
            <a:endParaRPr lang="en-US"/>
          </a:p>
        </c:txPr>
        <c:crossAx val="1149221376"/>
        <c:crosses val="autoZero"/>
        <c:crossBetween val="between"/>
      </c:valAx>
      <c:spPr>
        <a:noFill/>
        <a:ln>
          <a:noFill/>
        </a:ln>
        <a:effectLst/>
      </c:spPr>
    </c:plotArea>
    <c:legend>
      <c:legendPos val="b"/>
      <c:overlay val="0"/>
      <c:spPr>
        <a:noFill/>
        <a:ln>
          <a:noFill/>
        </a:ln>
        <a:effectLst/>
      </c:spPr>
      <c:txPr>
        <a:bodyPr rot="0" vert="horz"/>
        <a:lstStyle/>
        <a:p>
          <a:pPr>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000" b="0">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472319405498787"/>
          <c:y val="3.249050859436587E-2"/>
          <c:w val="0.66645217859344208"/>
          <c:h val="0.51665005481909698"/>
        </c:manualLayout>
      </c:layout>
      <c:lineChart>
        <c:grouping val="standard"/>
        <c:varyColors val="0"/>
        <c:ser>
          <c:idx val="0"/>
          <c:order val="0"/>
          <c:tx>
            <c:strRef>
              <c:f>'[Data summary Rwanda SL PR.xlsx]Data_summary_Rwanda PR'!$N$1</c:f>
              <c:strCache>
                <c:ptCount val="1"/>
                <c:pt idx="0">
                  <c:v>PR</c:v>
                </c:pt>
              </c:strCache>
            </c:strRef>
          </c:tx>
          <c:spPr>
            <a:ln w="12700" cap="flat" cmpd="sng" algn="ctr">
              <a:solidFill>
                <a:schemeClr val="dk1"/>
              </a:solidFill>
              <a:prstDash val="solid"/>
              <a:miter lim="800000"/>
            </a:ln>
            <a:effectLst/>
          </c:spPr>
          <c:marker>
            <c:symbol val="none"/>
          </c:marker>
          <c:cat>
            <c:multiLvlStrRef>
              <c:f>'[Data summary Nepal SL PR.xlsx]Data_summary_Nepal (1)'!$A$2:$B$10</c:f>
              <c:multiLvlStrCache>
                <c:ptCount val="9"/>
                <c:lvl>
                  <c:pt idx="0">
                    <c:v>Jul</c:v>
                  </c:pt>
                  <c:pt idx="1">
                    <c:v>Aug</c:v>
                  </c:pt>
                  <c:pt idx="2">
                    <c:v>Sep</c:v>
                  </c:pt>
                  <c:pt idx="3">
                    <c:v>Oct</c:v>
                  </c:pt>
                  <c:pt idx="4">
                    <c:v>Nov</c:v>
                  </c:pt>
                  <c:pt idx="5">
                    <c:v>Dec</c:v>
                  </c:pt>
                  <c:pt idx="6">
                    <c:v>Jan</c:v>
                  </c:pt>
                  <c:pt idx="7">
                    <c:v>Feb</c:v>
                  </c:pt>
                  <c:pt idx="8">
                    <c:v>Mar</c:v>
                  </c:pt>
                </c:lvl>
                <c:lvl>
                  <c:pt idx="0">
                    <c:v>SL1</c:v>
                  </c:pt>
                  <c:pt idx="1">
                    <c:v>SL1</c:v>
                  </c:pt>
                  <c:pt idx="2">
                    <c:v>SL1</c:v>
                  </c:pt>
                  <c:pt idx="3">
                    <c:v>SL1</c:v>
                  </c:pt>
                  <c:pt idx="4">
                    <c:v>SL1</c:v>
                  </c:pt>
                  <c:pt idx="5">
                    <c:v>SL1</c:v>
                  </c:pt>
                  <c:pt idx="6">
                    <c:v>SL1</c:v>
                  </c:pt>
                  <c:pt idx="7">
                    <c:v>SL1</c:v>
                  </c:pt>
                  <c:pt idx="8">
                    <c:v>SL1</c:v>
                  </c:pt>
                </c:lvl>
              </c:multiLvlStrCache>
            </c:multiLvlStrRef>
          </c:cat>
          <c:val>
            <c:numRef>
              <c:f>'[Data summary Rwanda SL PR.xlsx]Data_summary_Rwanda PR'!$N$43:$N$51</c:f>
              <c:numCache>
                <c:formatCode>General</c:formatCode>
                <c:ptCount val="9"/>
                <c:pt idx="0">
                  <c:v>0.48516738573826057</c:v>
                </c:pt>
                <c:pt idx="1">
                  <c:v>0.64813545449323196</c:v>
                </c:pt>
                <c:pt idx="2">
                  <c:v>0.47977730250924799</c:v>
                </c:pt>
                <c:pt idx="3">
                  <c:v>0.74494495339144862</c:v>
                </c:pt>
                <c:pt idx="4">
                  <c:v>0.77950247026227271</c:v>
                </c:pt>
                <c:pt idx="5">
                  <c:v>0.69319416673339995</c:v>
                </c:pt>
                <c:pt idx="6">
                  <c:v>0.70598796331949099</c:v>
                </c:pt>
                <c:pt idx="7">
                  <c:v>0.78522177675073357</c:v>
                </c:pt>
                <c:pt idx="8">
                  <c:v>0.73687496931676411</c:v>
                </c:pt>
              </c:numCache>
            </c:numRef>
          </c:val>
          <c:smooth val="0"/>
          <c:extLst>
            <c:ext xmlns:c16="http://schemas.microsoft.com/office/drawing/2014/chart" uri="{C3380CC4-5D6E-409C-BE32-E72D297353CC}">
              <c16:uniqueId val="{00000000-3AF9-41EB-9F22-854177C79B99}"/>
            </c:ext>
          </c:extLst>
        </c:ser>
        <c:ser>
          <c:idx val="1"/>
          <c:order val="1"/>
          <c:tx>
            <c:strRef>
              <c:f>'[Data summary Rwanda SL PR.xlsx]Data_summary_Rwanda PR'!$O$1</c:f>
              <c:strCache>
                <c:ptCount val="1"/>
                <c:pt idx="0">
                  <c:v>PF</c:v>
                </c:pt>
              </c:strCache>
            </c:strRef>
          </c:tx>
          <c:spPr>
            <a:ln w="19050" cap="rnd">
              <a:solidFill>
                <a:schemeClr val="accent2"/>
              </a:solidFill>
              <a:round/>
            </a:ln>
            <a:effectLst/>
          </c:spPr>
          <c:marker>
            <c:symbol val="none"/>
          </c:marker>
          <c:cat>
            <c:multiLvlStrRef>
              <c:f>'[Data summary Nepal SL PR.xlsx]Data_summary_Nepal (1)'!$A$2:$B$10</c:f>
              <c:multiLvlStrCache>
                <c:ptCount val="9"/>
                <c:lvl>
                  <c:pt idx="0">
                    <c:v>Jul</c:v>
                  </c:pt>
                  <c:pt idx="1">
                    <c:v>Aug</c:v>
                  </c:pt>
                  <c:pt idx="2">
                    <c:v>Sep</c:v>
                  </c:pt>
                  <c:pt idx="3">
                    <c:v>Oct</c:v>
                  </c:pt>
                  <c:pt idx="4">
                    <c:v>Nov</c:v>
                  </c:pt>
                  <c:pt idx="5">
                    <c:v>Dec</c:v>
                  </c:pt>
                  <c:pt idx="6">
                    <c:v>Jan</c:v>
                  </c:pt>
                  <c:pt idx="7">
                    <c:v>Feb</c:v>
                  </c:pt>
                  <c:pt idx="8">
                    <c:v>Mar</c:v>
                  </c:pt>
                </c:lvl>
                <c:lvl>
                  <c:pt idx="0">
                    <c:v>SL1</c:v>
                  </c:pt>
                  <c:pt idx="1">
                    <c:v>SL1</c:v>
                  </c:pt>
                  <c:pt idx="2">
                    <c:v>SL1</c:v>
                  </c:pt>
                  <c:pt idx="3">
                    <c:v>SL1</c:v>
                  </c:pt>
                  <c:pt idx="4">
                    <c:v>SL1</c:v>
                  </c:pt>
                  <c:pt idx="5">
                    <c:v>SL1</c:v>
                  </c:pt>
                  <c:pt idx="6">
                    <c:v>SL1</c:v>
                  </c:pt>
                  <c:pt idx="7">
                    <c:v>SL1</c:v>
                  </c:pt>
                  <c:pt idx="8">
                    <c:v>SL1</c:v>
                  </c:pt>
                </c:lvl>
              </c:multiLvlStrCache>
            </c:multiLvlStrRef>
          </c:cat>
          <c:val>
            <c:numRef>
              <c:f>'[Data summary Rwanda SL PR.xlsx]Data_summary_Rwanda PR'!$O$43:$O$51</c:f>
              <c:numCache>
                <c:formatCode>General</c:formatCode>
                <c:ptCount val="9"/>
                <c:pt idx="0">
                  <c:v>0.52789647609232049</c:v>
                </c:pt>
                <c:pt idx="1">
                  <c:v>0.68959028588260052</c:v>
                </c:pt>
                <c:pt idx="2">
                  <c:v>0.50999157435727382</c:v>
                </c:pt>
                <c:pt idx="3">
                  <c:v>0.76586167354049628</c:v>
                </c:pt>
                <c:pt idx="4">
                  <c:v>0.79867573038893769</c:v>
                </c:pt>
                <c:pt idx="5">
                  <c:v>0.7388784776357572</c:v>
                </c:pt>
                <c:pt idx="6">
                  <c:v>0.78882078521256171</c:v>
                </c:pt>
                <c:pt idx="7">
                  <c:v>0.85755866612256371</c:v>
                </c:pt>
                <c:pt idx="8">
                  <c:v>0.78811021843581952</c:v>
                </c:pt>
              </c:numCache>
            </c:numRef>
          </c:val>
          <c:smooth val="0"/>
          <c:extLst>
            <c:ext xmlns:c16="http://schemas.microsoft.com/office/drawing/2014/chart" uri="{C3380CC4-5D6E-409C-BE32-E72D297353CC}">
              <c16:uniqueId val="{00000001-3AF9-41EB-9F22-854177C79B99}"/>
            </c:ext>
          </c:extLst>
        </c:ser>
        <c:ser>
          <c:idx val="2"/>
          <c:order val="2"/>
          <c:tx>
            <c:strRef>
              <c:f>'[Data summary Rwanda SL PR.xlsx]Data_summary_Rwanda PR'!$P$1</c:f>
              <c:strCache>
                <c:ptCount val="1"/>
                <c:pt idx="0">
                  <c:v>ηtotal</c:v>
                </c:pt>
              </c:strCache>
            </c:strRef>
          </c:tx>
          <c:spPr>
            <a:ln w="19050" cap="rnd">
              <a:solidFill>
                <a:schemeClr val="accent3"/>
              </a:solidFill>
              <a:round/>
            </a:ln>
            <a:effectLst/>
          </c:spPr>
          <c:marker>
            <c:symbol val="none"/>
          </c:marker>
          <c:cat>
            <c:multiLvlStrRef>
              <c:f>'[Data summary Nepal SL PR.xlsx]Data_summary_Nepal (1)'!$A$2:$B$10</c:f>
              <c:multiLvlStrCache>
                <c:ptCount val="9"/>
                <c:lvl>
                  <c:pt idx="0">
                    <c:v>Jul</c:v>
                  </c:pt>
                  <c:pt idx="1">
                    <c:v>Aug</c:v>
                  </c:pt>
                  <c:pt idx="2">
                    <c:v>Sep</c:v>
                  </c:pt>
                  <c:pt idx="3">
                    <c:v>Oct</c:v>
                  </c:pt>
                  <c:pt idx="4">
                    <c:v>Nov</c:v>
                  </c:pt>
                  <c:pt idx="5">
                    <c:v>Dec</c:v>
                  </c:pt>
                  <c:pt idx="6">
                    <c:v>Jan</c:v>
                  </c:pt>
                  <c:pt idx="7">
                    <c:v>Feb</c:v>
                  </c:pt>
                  <c:pt idx="8">
                    <c:v>Mar</c:v>
                  </c:pt>
                </c:lvl>
                <c:lvl>
                  <c:pt idx="0">
                    <c:v>SL1</c:v>
                  </c:pt>
                  <c:pt idx="1">
                    <c:v>SL1</c:v>
                  </c:pt>
                  <c:pt idx="2">
                    <c:v>SL1</c:v>
                  </c:pt>
                  <c:pt idx="3">
                    <c:v>SL1</c:v>
                  </c:pt>
                  <c:pt idx="4">
                    <c:v>SL1</c:v>
                  </c:pt>
                  <c:pt idx="5">
                    <c:v>SL1</c:v>
                  </c:pt>
                  <c:pt idx="6">
                    <c:v>SL1</c:v>
                  </c:pt>
                  <c:pt idx="7">
                    <c:v>SL1</c:v>
                  </c:pt>
                  <c:pt idx="8">
                    <c:v>SL1</c:v>
                  </c:pt>
                </c:lvl>
              </c:multiLvlStrCache>
            </c:multiLvlStrRef>
          </c:cat>
          <c:val>
            <c:numRef>
              <c:f>'[Data summary Rwanda SL PR.xlsx]Data_summary_Rwanda PR'!$P$43:$P$51</c:f>
              <c:numCache>
                <c:formatCode>General</c:formatCode>
                <c:ptCount val="9"/>
                <c:pt idx="0">
                  <c:v>7.1775264367302475E-3</c:v>
                </c:pt>
                <c:pt idx="1">
                  <c:v>6.7220956475328155E-3</c:v>
                </c:pt>
                <c:pt idx="2">
                  <c:v>5.352299099405741E-3</c:v>
                </c:pt>
                <c:pt idx="3">
                  <c:v>7.1574992020011765E-3</c:v>
                </c:pt>
                <c:pt idx="4">
                  <c:v>1.0985882273312859E-2</c:v>
                </c:pt>
                <c:pt idx="5">
                  <c:v>1.2541651506906943E-2</c:v>
                </c:pt>
                <c:pt idx="6">
                  <c:v>1.0146220550779524E-2</c:v>
                </c:pt>
                <c:pt idx="7">
                  <c:v>1.304632578615147E-2</c:v>
                </c:pt>
                <c:pt idx="8">
                  <c:v>7.8063825368187905E-3</c:v>
                </c:pt>
              </c:numCache>
            </c:numRef>
          </c:val>
          <c:smooth val="0"/>
          <c:extLst>
            <c:ext xmlns:c16="http://schemas.microsoft.com/office/drawing/2014/chart" uri="{C3380CC4-5D6E-409C-BE32-E72D297353CC}">
              <c16:uniqueId val="{00000002-3AF9-41EB-9F22-854177C79B99}"/>
            </c:ext>
          </c:extLst>
        </c:ser>
        <c:dLbls>
          <c:showLegendKey val="0"/>
          <c:showVal val="0"/>
          <c:showCatName val="0"/>
          <c:showSerName val="0"/>
          <c:showPercent val="0"/>
          <c:showBubbleSize val="0"/>
        </c:dLbls>
        <c:marker val="1"/>
        <c:smooth val="0"/>
        <c:axId val="1208176128"/>
        <c:axId val="1317896192"/>
      </c:lineChart>
      <c:lineChart>
        <c:grouping val="standard"/>
        <c:varyColors val="0"/>
        <c:ser>
          <c:idx val="3"/>
          <c:order val="3"/>
          <c:tx>
            <c:strRef>
              <c:f>'[Data summary Rwanda SL PR.xlsx]Data_summary_Rwanda PR'!$G$1</c:f>
              <c:strCache>
                <c:ptCount val="1"/>
                <c:pt idx="0">
                  <c:v>Total_load</c:v>
                </c:pt>
              </c:strCache>
            </c:strRef>
          </c:tx>
          <c:spPr>
            <a:ln w="19050" cap="rnd">
              <a:solidFill>
                <a:schemeClr val="accent4"/>
              </a:solidFill>
              <a:round/>
            </a:ln>
            <a:effectLst/>
          </c:spPr>
          <c:marker>
            <c:symbol val="none"/>
          </c:marker>
          <c:val>
            <c:numRef>
              <c:f>'[Data summary Rwanda SL PR.xlsx]Data_summary_Rwanda PR'!$G$43:$G$51</c:f>
              <c:numCache>
                <c:formatCode>General</c:formatCode>
                <c:ptCount val="9"/>
                <c:pt idx="0">
                  <c:v>0.94088751784035352</c:v>
                </c:pt>
                <c:pt idx="1">
                  <c:v>1.2229403846330167</c:v>
                </c:pt>
                <c:pt idx="2">
                  <c:v>0.86958360554059344</c:v>
                </c:pt>
                <c:pt idx="3">
                  <c:v>1.0856576573777401</c:v>
                </c:pt>
                <c:pt idx="4">
                  <c:v>1.1468272561985966</c:v>
                </c:pt>
                <c:pt idx="5">
                  <c:v>1.0477957141666319</c:v>
                </c:pt>
                <c:pt idx="6">
                  <c:v>1.0100494973377785</c:v>
                </c:pt>
                <c:pt idx="7">
                  <c:v>1.2069685044780567</c:v>
                </c:pt>
                <c:pt idx="8">
                  <c:v>1.0533692040563587</c:v>
                </c:pt>
              </c:numCache>
            </c:numRef>
          </c:val>
          <c:smooth val="0"/>
          <c:extLst>
            <c:ext xmlns:c16="http://schemas.microsoft.com/office/drawing/2014/chart" uri="{C3380CC4-5D6E-409C-BE32-E72D297353CC}">
              <c16:uniqueId val="{00000003-3AF9-41EB-9F22-854177C79B99}"/>
            </c:ext>
          </c:extLst>
        </c:ser>
        <c:ser>
          <c:idx val="4"/>
          <c:order val="4"/>
          <c:tx>
            <c:strRef>
              <c:f>'[Data summary Rwanda SL PR.xlsx]Data_summary_Rwanda PR'!$E$1</c:f>
              <c:strCache>
                <c:ptCount val="1"/>
                <c:pt idx="0">
                  <c:v>Potential_PV_power</c:v>
                </c:pt>
              </c:strCache>
            </c:strRef>
          </c:tx>
          <c:spPr>
            <a:ln w="19050" cap="rnd">
              <a:solidFill>
                <a:schemeClr val="accent5"/>
              </a:solidFill>
              <a:round/>
            </a:ln>
            <a:effectLst/>
          </c:spPr>
          <c:marker>
            <c:symbol val="none"/>
          </c:marker>
          <c:val>
            <c:numRef>
              <c:f>'[Data summary Rwanda SL PR.xlsx]Data_summary_Rwanda PR'!$E$43:$E$51</c:f>
              <c:numCache>
                <c:formatCode>General</c:formatCode>
                <c:ptCount val="9"/>
                <c:pt idx="0">
                  <c:v>1.9450421166406799</c:v>
                </c:pt>
                <c:pt idx="1">
                  <c:v>1.88890798033856</c:v>
                </c:pt>
                <c:pt idx="2">
                  <c:v>1.814367936982975</c:v>
                </c:pt>
                <c:pt idx="3">
                  <c:v>1.4574200290199599</c:v>
                </c:pt>
                <c:pt idx="4">
                  <c:v>1.4720555049695132</c:v>
                </c:pt>
                <c:pt idx="5">
                  <c:v>1.5112604077906726</c:v>
                </c:pt>
                <c:pt idx="6">
                  <c:v>1.4352172972571651</c:v>
                </c:pt>
                <c:pt idx="7">
                  <c:v>1.5339173843268432</c:v>
                </c:pt>
                <c:pt idx="8">
                  <c:v>1.4278898877407</c:v>
                </c:pt>
              </c:numCache>
            </c:numRef>
          </c:val>
          <c:smooth val="0"/>
          <c:extLst>
            <c:ext xmlns:c16="http://schemas.microsoft.com/office/drawing/2014/chart" uri="{C3380CC4-5D6E-409C-BE32-E72D297353CC}">
              <c16:uniqueId val="{00000004-3AF9-41EB-9F22-854177C79B99}"/>
            </c:ext>
          </c:extLst>
        </c:ser>
        <c:dLbls>
          <c:showLegendKey val="0"/>
          <c:showVal val="0"/>
          <c:showCatName val="0"/>
          <c:showSerName val="0"/>
          <c:showPercent val="0"/>
          <c:showBubbleSize val="0"/>
        </c:dLbls>
        <c:marker val="1"/>
        <c:smooth val="0"/>
        <c:axId val="1149452288"/>
        <c:axId val="1310210240"/>
      </c:lineChart>
      <c:catAx>
        <c:axId val="120817612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GB"/>
                  <a:t>Jul 2019 - Mar 2020</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317896192"/>
        <c:crosses val="autoZero"/>
        <c:auto val="1"/>
        <c:lblAlgn val="ctr"/>
        <c:lblOffset val="100"/>
        <c:noMultiLvlLbl val="0"/>
      </c:catAx>
      <c:valAx>
        <c:axId val="1317896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GB"/>
                  <a:t>Performance indicators</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208176128"/>
        <c:crosses val="autoZero"/>
        <c:crossBetween val="between"/>
      </c:valAx>
      <c:valAx>
        <c:axId val="1310210240"/>
        <c:scaling>
          <c:orientation val="minMax"/>
        </c:scaling>
        <c:delete val="0"/>
        <c:axPos val="r"/>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GB"/>
                  <a:t>Potential energy and consumption (kWh/day)</a:t>
                </a:r>
              </a:p>
            </c:rich>
          </c:tx>
          <c:overlay val="0"/>
          <c:spPr>
            <a:noFill/>
            <a:ln>
              <a:noFill/>
            </a:ln>
            <a:effectLst/>
          </c:sp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149452288"/>
        <c:crosses val="max"/>
        <c:crossBetween val="between"/>
      </c:valAx>
      <c:catAx>
        <c:axId val="1149452288"/>
        <c:scaling>
          <c:orientation val="minMax"/>
        </c:scaling>
        <c:delete val="1"/>
        <c:axPos val="b"/>
        <c:majorTickMark val="out"/>
        <c:minorTickMark val="none"/>
        <c:tickLblPos val="nextTo"/>
        <c:crossAx val="1310210240"/>
        <c:crosses val="autoZero"/>
        <c:auto val="1"/>
        <c:lblAlgn val="ctr"/>
        <c:lblOffset val="100"/>
        <c:noMultiLvlLbl val="0"/>
      </c:catAx>
      <c:spPr>
        <a:noFill/>
        <a:ln>
          <a:noFill/>
        </a:ln>
        <a:effectLst/>
      </c:spPr>
    </c:plotArea>
    <c:legend>
      <c:legendPos val="b"/>
      <c:layout>
        <c:manualLayout>
          <c:xMode val="edge"/>
          <c:yMode val="edge"/>
          <c:x val="0"/>
          <c:y val="0.82219828242862691"/>
          <c:w val="1"/>
          <c:h val="0.1778017175713732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sz="800"/>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075240594925635"/>
          <c:y val="5.1400554097404488E-2"/>
          <c:w val="0.6767305336832895"/>
          <c:h val="0.65144751029859294"/>
        </c:manualLayout>
      </c:layout>
      <c:lineChart>
        <c:grouping val="standard"/>
        <c:varyColors val="0"/>
        <c:ser>
          <c:idx val="1"/>
          <c:order val="1"/>
          <c:tx>
            <c:strRef>
              <c:f>Sheet1!$Q$1</c:f>
              <c:strCache>
                <c:ptCount val="1"/>
                <c:pt idx="0">
                  <c:v>PR</c:v>
                </c:pt>
              </c:strCache>
            </c:strRef>
          </c:tx>
          <c:spPr>
            <a:ln w="25400" cap="flat" cmpd="sng" algn="ctr">
              <a:solidFill>
                <a:schemeClr val="dk1"/>
              </a:solidFill>
              <a:prstDash val="solid"/>
            </a:ln>
            <a:effectLst/>
          </c:spPr>
          <c:marker>
            <c:symbol val="none"/>
          </c:marker>
          <c:cat>
            <c:strRef>
              <c:f>Sheet1!$A$2:$A$13</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Sheet1!$Q$2:$Q$13</c:f>
              <c:numCache>
                <c:formatCode>0.00%</c:formatCode>
                <c:ptCount val="12"/>
                <c:pt idx="0">
                  <c:v>0.74828153546568221</c:v>
                </c:pt>
                <c:pt idx="1">
                  <c:v>0.69761618364353073</c:v>
                </c:pt>
                <c:pt idx="2">
                  <c:v>0.67310329977332384</c:v>
                </c:pt>
                <c:pt idx="3">
                  <c:v>0.71253557201588502</c:v>
                </c:pt>
                <c:pt idx="4">
                  <c:v>0.70981370688201606</c:v>
                </c:pt>
                <c:pt idx="5">
                  <c:v>0.59083887129884016</c:v>
                </c:pt>
                <c:pt idx="6">
                  <c:v>0.55910322653126154</c:v>
                </c:pt>
                <c:pt idx="7">
                  <c:v>0.61190257817435001</c:v>
                </c:pt>
                <c:pt idx="8">
                  <c:v>0.6601889654466736</c:v>
                </c:pt>
                <c:pt idx="9">
                  <c:v>0.71467945321958259</c:v>
                </c:pt>
                <c:pt idx="10">
                  <c:v>0.77322306883522596</c:v>
                </c:pt>
                <c:pt idx="11">
                  <c:v>0.76356858605854305</c:v>
                </c:pt>
              </c:numCache>
            </c:numRef>
          </c:val>
          <c:smooth val="0"/>
          <c:extLst>
            <c:ext xmlns:c16="http://schemas.microsoft.com/office/drawing/2014/chart" uri="{C3380CC4-5D6E-409C-BE32-E72D297353CC}">
              <c16:uniqueId val="{00000000-48C8-4397-A135-6F6849667753}"/>
            </c:ext>
          </c:extLst>
        </c:ser>
        <c:ser>
          <c:idx val="2"/>
          <c:order val="2"/>
          <c:tx>
            <c:strRef>
              <c:f>Sheet1!$R$1</c:f>
              <c:strCache>
                <c:ptCount val="1"/>
                <c:pt idx="0">
                  <c:v>PF</c:v>
                </c:pt>
              </c:strCache>
            </c:strRef>
          </c:tx>
          <c:spPr>
            <a:ln w="25400" cap="flat" cmpd="sng" algn="ctr">
              <a:solidFill>
                <a:schemeClr val="accent2"/>
              </a:solidFill>
              <a:prstDash val="solid"/>
            </a:ln>
            <a:effectLst/>
          </c:spPr>
          <c:marker>
            <c:symbol val="none"/>
          </c:marker>
          <c:cat>
            <c:strRef>
              <c:f>Sheet1!$A$2:$A$13</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Sheet1!$R$2:$R$13</c:f>
              <c:numCache>
                <c:formatCode>0.00%</c:formatCode>
                <c:ptCount val="12"/>
                <c:pt idx="0">
                  <c:v>0.80182355300998531</c:v>
                </c:pt>
                <c:pt idx="1">
                  <c:v>0.75163988229909318</c:v>
                </c:pt>
                <c:pt idx="2">
                  <c:v>0.74520225230015236</c:v>
                </c:pt>
                <c:pt idx="3">
                  <c:v>0.77761840108128033</c:v>
                </c:pt>
                <c:pt idx="4">
                  <c:v>0.77051286552498388</c:v>
                </c:pt>
                <c:pt idx="5">
                  <c:v>0.64785655446998114</c:v>
                </c:pt>
                <c:pt idx="6">
                  <c:v>0.60896583646552316</c:v>
                </c:pt>
                <c:pt idx="7">
                  <c:v>0.66711238402990769</c:v>
                </c:pt>
                <c:pt idx="8">
                  <c:v>0.70926145128174567</c:v>
                </c:pt>
                <c:pt idx="9">
                  <c:v>0.75871278912805673</c:v>
                </c:pt>
                <c:pt idx="10">
                  <c:v>0.858356000231278</c:v>
                </c:pt>
                <c:pt idx="11">
                  <c:v>0.83932459473839205</c:v>
                </c:pt>
              </c:numCache>
            </c:numRef>
          </c:val>
          <c:smooth val="0"/>
          <c:extLst>
            <c:ext xmlns:c16="http://schemas.microsoft.com/office/drawing/2014/chart" uri="{C3380CC4-5D6E-409C-BE32-E72D297353CC}">
              <c16:uniqueId val="{00000001-48C8-4397-A135-6F6849667753}"/>
            </c:ext>
          </c:extLst>
        </c:ser>
        <c:ser>
          <c:idx val="3"/>
          <c:order val="3"/>
          <c:tx>
            <c:strRef>
              <c:f>Sheet1!$S$1</c:f>
              <c:strCache>
                <c:ptCount val="1"/>
                <c:pt idx="0">
                  <c:v>ηtotal</c:v>
                </c:pt>
              </c:strCache>
            </c:strRef>
          </c:tx>
          <c:spPr>
            <a:ln w="25400" cap="flat" cmpd="sng" algn="ctr">
              <a:solidFill>
                <a:schemeClr val="accent3"/>
              </a:solidFill>
              <a:prstDash val="solid"/>
            </a:ln>
            <a:effectLst/>
          </c:spPr>
          <c:marker>
            <c:symbol val="none"/>
          </c:marker>
          <c:cat>
            <c:strRef>
              <c:f>Sheet1!$A$2:$A$13</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Sheet1!$S$2:$S$13</c:f>
              <c:numCache>
                <c:formatCode>General</c:formatCode>
                <c:ptCount val="12"/>
                <c:pt idx="0">
                  <c:v>0.1137387933907837</c:v>
                </c:pt>
                <c:pt idx="1">
                  <c:v>0.10603765991381667</c:v>
                </c:pt>
                <c:pt idx="2">
                  <c:v>0.10231170156554523</c:v>
                </c:pt>
                <c:pt idx="3">
                  <c:v>0.10830540694641452</c:v>
                </c:pt>
                <c:pt idx="4">
                  <c:v>0.10789168344606645</c:v>
                </c:pt>
                <c:pt idx="5">
                  <c:v>8.9807508437423716E-2</c:v>
                </c:pt>
                <c:pt idx="6">
                  <c:v>8.4983690432751766E-2</c:v>
                </c:pt>
                <c:pt idx="7">
                  <c:v>9.3009191882501202E-2</c:v>
                </c:pt>
                <c:pt idx="8">
                  <c:v>0.10034872274789439</c:v>
                </c:pt>
                <c:pt idx="9">
                  <c:v>0.10863127688937656</c:v>
                </c:pt>
                <c:pt idx="10">
                  <c:v>0.11752990646295436</c:v>
                </c:pt>
                <c:pt idx="11">
                  <c:v>0.11606242508089853</c:v>
                </c:pt>
              </c:numCache>
            </c:numRef>
          </c:val>
          <c:smooth val="0"/>
          <c:extLst>
            <c:ext xmlns:c16="http://schemas.microsoft.com/office/drawing/2014/chart" uri="{C3380CC4-5D6E-409C-BE32-E72D297353CC}">
              <c16:uniqueId val="{00000002-48C8-4397-A135-6F6849667753}"/>
            </c:ext>
          </c:extLst>
        </c:ser>
        <c:dLbls>
          <c:showLegendKey val="0"/>
          <c:showVal val="0"/>
          <c:showCatName val="0"/>
          <c:showSerName val="0"/>
          <c:showPercent val="0"/>
          <c:showBubbleSize val="0"/>
        </c:dLbls>
        <c:marker val="1"/>
        <c:smooth val="0"/>
        <c:axId val="1207964160"/>
        <c:axId val="1317888000"/>
      </c:lineChart>
      <c:lineChart>
        <c:grouping val="standard"/>
        <c:varyColors val="0"/>
        <c:ser>
          <c:idx val="0"/>
          <c:order val="0"/>
          <c:tx>
            <c:strRef>
              <c:f>Sheet1!$J$1</c:f>
              <c:strCache>
                <c:ptCount val="1"/>
                <c:pt idx="0">
                  <c:v>Total load</c:v>
                </c:pt>
              </c:strCache>
            </c:strRef>
          </c:tx>
          <c:spPr>
            <a:ln w="25400" cap="flat" cmpd="sng" algn="ctr">
              <a:solidFill>
                <a:schemeClr val="accent4"/>
              </a:solidFill>
              <a:prstDash val="solid"/>
            </a:ln>
            <a:effectLst/>
          </c:spPr>
          <c:marker>
            <c:symbol val="none"/>
          </c:marker>
          <c:cat>
            <c:strRef>
              <c:f>Sheet1!$A$2:$A$13</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Sheet1!$J$2:$J$13</c:f>
              <c:numCache>
                <c:formatCode>General</c:formatCode>
                <c:ptCount val="12"/>
                <c:pt idx="0">
                  <c:v>0.99424785499999924</c:v>
                </c:pt>
                <c:pt idx="1">
                  <c:v>0.99193842821428446</c:v>
                </c:pt>
                <c:pt idx="2">
                  <c:v>0.97642532966774109</c:v>
                </c:pt>
                <c:pt idx="3">
                  <c:v>1.0016826929999989</c:v>
                </c:pt>
                <c:pt idx="4">
                  <c:v>0.9919250356451601</c:v>
                </c:pt>
                <c:pt idx="5">
                  <c:v>1.0025582679999991</c:v>
                </c:pt>
                <c:pt idx="6">
                  <c:v>0.99659200435483686</c:v>
                </c:pt>
                <c:pt idx="7">
                  <c:v>1.0031267891935474</c:v>
                </c:pt>
                <c:pt idx="8">
                  <c:v>1.0040991353333326</c:v>
                </c:pt>
                <c:pt idx="9">
                  <c:v>1.0017321253225797</c:v>
                </c:pt>
                <c:pt idx="10">
                  <c:v>0.97144147953333304</c:v>
                </c:pt>
                <c:pt idx="11">
                  <c:v>0.97439063145161164</c:v>
                </c:pt>
              </c:numCache>
            </c:numRef>
          </c:val>
          <c:smooth val="0"/>
          <c:extLst>
            <c:ext xmlns:c16="http://schemas.microsoft.com/office/drawing/2014/chart" uri="{C3380CC4-5D6E-409C-BE32-E72D297353CC}">
              <c16:uniqueId val="{00000003-48C8-4397-A135-6F6849667753}"/>
            </c:ext>
          </c:extLst>
        </c:ser>
        <c:ser>
          <c:idx val="4"/>
          <c:order val="4"/>
          <c:tx>
            <c:strRef>
              <c:f>Sheet1!$D$1</c:f>
              <c:strCache>
                <c:ptCount val="1"/>
                <c:pt idx="0">
                  <c:v>Potential PV power</c:v>
                </c:pt>
              </c:strCache>
            </c:strRef>
          </c:tx>
          <c:spPr>
            <a:ln w="25400" cap="flat" cmpd="sng" algn="ctr">
              <a:solidFill>
                <a:schemeClr val="accent5"/>
              </a:solidFill>
              <a:prstDash val="solid"/>
            </a:ln>
            <a:effectLst/>
          </c:spPr>
          <c:marker>
            <c:symbol val="none"/>
          </c:marker>
          <c:val>
            <c:numRef>
              <c:f>Sheet1!$D$2:$D$13</c:f>
              <c:numCache>
                <c:formatCode>General</c:formatCode>
                <c:ptCount val="12"/>
                <c:pt idx="0">
                  <c:v>1.3287082573556268</c:v>
                </c:pt>
                <c:pt idx="1">
                  <c:v>1.4218970996824625</c:v>
                </c:pt>
                <c:pt idx="2">
                  <c:v>1.4506322135050664</c:v>
                </c:pt>
                <c:pt idx="3">
                  <c:v>1.4058002608432127</c:v>
                </c:pt>
                <c:pt idx="4">
                  <c:v>1.3974441829284596</c:v>
                </c:pt>
                <c:pt idx="5">
                  <c:v>1.6968387096740551</c:v>
                </c:pt>
                <c:pt idx="6">
                  <c:v>1.7824830139825951</c:v>
                </c:pt>
                <c:pt idx="7">
                  <c:v>1.6393570234438943</c:v>
                </c:pt>
                <c:pt idx="8">
                  <c:v>1.5209268677400185</c:v>
                </c:pt>
                <c:pt idx="9">
                  <c:v>1.4016523363164342</c:v>
                </c:pt>
                <c:pt idx="10">
                  <c:v>1.2563534621344146</c:v>
                </c:pt>
                <c:pt idx="11">
                  <c:v>1.2761009937316945</c:v>
                </c:pt>
              </c:numCache>
            </c:numRef>
          </c:val>
          <c:smooth val="0"/>
          <c:extLst>
            <c:ext xmlns:c16="http://schemas.microsoft.com/office/drawing/2014/chart" uri="{C3380CC4-5D6E-409C-BE32-E72D297353CC}">
              <c16:uniqueId val="{00000004-48C8-4397-A135-6F6849667753}"/>
            </c:ext>
          </c:extLst>
        </c:ser>
        <c:dLbls>
          <c:showLegendKey val="0"/>
          <c:showVal val="0"/>
          <c:showCatName val="0"/>
          <c:showSerName val="0"/>
          <c:showPercent val="0"/>
          <c:showBubbleSize val="0"/>
        </c:dLbls>
        <c:marker val="1"/>
        <c:smooth val="0"/>
        <c:axId val="1207965696"/>
        <c:axId val="1317888576"/>
      </c:lineChart>
      <c:catAx>
        <c:axId val="1207964160"/>
        <c:scaling>
          <c:orientation val="minMax"/>
        </c:scaling>
        <c:delete val="0"/>
        <c:axPos val="b"/>
        <c:numFmt formatCode="General" sourceLinked="0"/>
        <c:majorTickMark val="out"/>
        <c:minorTickMark val="none"/>
        <c:tickLblPos val="nextTo"/>
        <c:crossAx val="1317888000"/>
        <c:crosses val="autoZero"/>
        <c:auto val="1"/>
        <c:lblAlgn val="ctr"/>
        <c:lblOffset val="100"/>
        <c:noMultiLvlLbl val="0"/>
      </c:catAx>
      <c:valAx>
        <c:axId val="1317888000"/>
        <c:scaling>
          <c:orientation val="minMax"/>
        </c:scaling>
        <c:delete val="0"/>
        <c:axPos val="l"/>
        <c:majorGridlines/>
        <c:title>
          <c:tx>
            <c:rich>
              <a:bodyPr rot="-5400000" vert="horz"/>
              <a:lstStyle/>
              <a:p>
                <a:pPr>
                  <a:defRPr/>
                </a:pPr>
                <a:r>
                  <a:rPr lang="en-GB"/>
                  <a:t>Performance indictors</a:t>
                </a:r>
              </a:p>
            </c:rich>
          </c:tx>
          <c:overlay val="0"/>
        </c:title>
        <c:numFmt formatCode="0%" sourceLinked="0"/>
        <c:majorTickMark val="out"/>
        <c:minorTickMark val="none"/>
        <c:tickLblPos val="nextTo"/>
        <c:crossAx val="1207964160"/>
        <c:crosses val="autoZero"/>
        <c:crossBetween val="between"/>
      </c:valAx>
      <c:valAx>
        <c:axId val="1317888576"/>
        <c:scaling>
          <c:orientation val="minMax"/>
          <c:min val="0"/>
        </c:scaling>
        <c:delete val="0"/>
        <c:axPos val="r"/>
        <c:title>
          <c:tx>
            <c:rich>
              <a:bodyPr rot="-5400000" vert="horz"/>
              <a:lstStyle/>
              <a:p>
                <a:pPr>
                  <a:defRPr/>
                </a:pPr>
                <a:r>
                  <a:rPr lang="en-GB"/>
                  <a:t>Potential energy and consumption (kWh)</a:t>
                </a:r>
              </a:p>
            </c:rich>
          </c:tx>
          <c:overlay val="0"/>
        </c:title>
        <c:numFmt formatCode="General" sourceLinked="1"/>
        <c:majorTickMark val="out"/>
        <c:minorTickMark val="none"/>
        <c:tickLblPos val="nextTo"/>
        <c:crossAx val="1207965696"/>
        <c:crosses val="max"/>
        <c:crossBetween val="between"/>
      </c:valAx>
      <c:catAx>
        <c:axId val="1207965696"/>
        <c:scaling>
          <c:orientation val="minMax"/>
        </c:scaling>
        <c:delete val="1"/>
        <c:axPos val="b"/>
        <c:numFmt formatCode="General" sourceLinked="1"/>
        <c:majorTickMark val="out"/>
        <c:minorTickMark val="none"/>
        <c:tickLblPos val="nextTo"/>
        <c:crossAx val="1317888576"/>
        <c:crosses val="autoZero"/>
        <c:auto val="1"/>
        <c:lblAlgn val="ctr"/>
        <c:lblOffset val="100"/>
        <c:noMultiLvlLbl val="0"/>
      </c:catAx>
    </c:plotArea>
    <c:legend>
      <c:legendPos val="r"/>
      <c:layout>
        <c:manualLayout>
          <c:xMode val="edge"/>
          <c:yMode val="edge"/>
          <c:x val="1.4993438320210039E-3"/>
          <c:y val="0.84889350001324915"/>
          <c:w val="0.99850065616797901"/>
          <c:h val="0.15110649998675094"/>
        </c:manualLayout>
      </c:layout>
      <c:overlay val="0"/>
    </c:legend>
    <c:plotVisOnly val="1"/>
    <c:dispBlanksAs val="gap"/>
    <c:showDLblsOverMax val="0"/>
  </c:chart>
  <c:spPr>
    <a:ln>
      <a:noFill/>
    </a:ln>
  </c:spPr>
  <c:txPr>
    <a:bodyPr/>
    <a:lstStyle/>
    <a:p>
      <a:pPr>
        <a:defRPr sz="800" b="0"/>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954227188011322"/>
          <c:y val="7.0568792353143853E-2"/>
          <c:w val="0.69184155478507581"/>
          <c:h val="0.53678709529218083"/>
        </c:manualLayout>
      </c:layout>
      <c:scatterChart>
        <c:scatterStyle val="lineMarker"/>
        <c:varyColors val="0"/>
        <c:ser>
          <c:idx val="0"/>
          <c:order val="0"/>
          <c:tx>
            <c:strRef>
              <c:f>'[Example plot 3 SL profile.xlsx]test 2'!$B$1:$B$2</c:f>
              <c:strCache>
                <c:ptCount val="2"/>
                <c:pt idx="0">
                  <c:v>Pot. PV Power Output</c:v>
                </c:pt>
              </c:strCache>
            </c:strRef>
          </c:tx>
          <c:spPr>
            <a:ln w="19050"/>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2'!$B$3:$B$26</c:f>
              <c:numCache>
                <c:formatCode>General</c:formatCode>
                <c:ptCount val="24"/>
                <c:pt idx="0">
                  <c:v>0</c:v>
                </c:pt>
                <c:pt idx="1">
                  <c:v>0</c:v>
                </c:pt>
                <c:pt idx="2">
                  <c:v>0</c:v>
                </c:pt>
                <c:pt idx="3">
                  <c:v>0</c:v>
                </c:pt>
                <c:pt idx="4">
                  <c:v>0</c:v>
                </c:pt>
                <c:pt idx="5">
                  <c:v>0</c:v>
                </c:pt>
                <c:pt idx="6">
                  <c:v>0.1391154</c:v>
                </c:pt>
                <c:pt idx="7">
                  <c:v>0.30183359999999998</c:v>
                </c:pt>
                <c:pt idx="8">
                  <c:v>0.49104700000000001</c:v>
                </c:pt>
                <c:pt idx="9">
                  <c:v>0.91256199999999998</c:v>
                </c:pt>
                <c:pt idx="10">
                  <c:v>1.335842</c:v>
                </c:pt>
                <c:pt idx="11">
                  <c:v>1.594317</c:v>
                </c:pt>
                <c:pt idx="12">
                  <c:v>1.460102</c:v>
                </c:pt>
                <c:pt idx="13">
                  <c:v>1.3274630000000001</c:v>
                </c:pt>
                <c:pt idx="14">
                  <c:v>0.74643409999999999</c:v>
                </c:pt>
                <c:pt idx="15">
                  <c:v>0.75942829999999995</c:v>
                </c:pt>
                <c:pt idx="16">
                  <c:v>0.24784239999999999</c:v>
                </c:pt>
                <c:pt idx="17">
                  <c:v>0.17639070000000001</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0-2ADC-4E26-BC83-868E8874FD46}"/>
            </c:ext>
          </c:extLst>
        </c:ser>
        <c:ser>
          <c:idx val="9"/>
          <c:order val="1"/>
          <c:tx>
            <c:strRef>
              <c:f>'[Example plot 3 SL profile.xlsx]test 2'!$K$1:$K$2</c:f>
              <c:strCache>
                <c:ptCount val="2"/>
                <c:pt idx="0">
                  <c:v>Act. PV Power Output</c:v>
                </c:pt>
              </c:strCache>
            </c:strRef>
          </c:tx>
          <c:spPr>
            <a:ln w="19050">
              <a:solidFill>
                <a:schemeClr val="tx1">
                  <a:lumMod val="95000"/>
                  <a:lumOff val="5000"/>
                </a:schemeClr>
              </a:solidFill>
              <a:prstDash val="solid"/>
            </a:ln>
          </c:spPr>
          <c:marker>
            <c:spPr>
              <a:solidFill>
                <a:schemeClr val="tx1"/>
              </a:solidFill>
            </c:spPr>
          </c:marke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2'!$K$3:$K$26</c:f>
              <c:numCache>
                <c:formatCode>General</c:formatCode>
                <c:ptCount val="24"/>
                <c:pt idx="0">
                  <c:v>0</c:v>
                </c:pt>
                <c:pt idx="1">
                  <c:v>0</c:v>
                </c:pt>
                <c:pt idx="2">
                  <c:v>0</c:v>
                </c:pt>
                <c:pt idx="3">
                  <c:v>0</c:v>
                </c:pt>
                <c:pt idx="4">
                  <c:v>0</c:v>
                </c:pt>
                <c:pt idx="5">
                  <c:v>0</c:v>
                </c:pt>
                <c:pt idx="6">
                  <c:v>0</c:v>
                </c:pt>
                <c:pt idx="7">
                  <c:v>0</c:v>
                </c:pt>
                <c:pt idx="8">
                  <c:v>3.4749780000000001E-2</c:v>
                </c:pt>
                <c:pt idx="9">
                  <c:v>0.36722670000000002</c:v>
                </c:pt>
                <c:pt idx="10">
                  <c:v>1.08551</c:v>
                </c:pt>
                <c:pt idx="11">
                  <c:v>1.476461</c:v>
                </c:pt>
                <c:pt idx="12">
                  <c:v>1.1005549999999999</c:v>
                </c:pt>
                <c:pt idx="13">
                  <c:v>0.4746609</c:v>
                </c:pt>
                <c:pt idx="14">
                  <c:v>0.46369450000000001</c:v>
                </c:pt>
                <c:pt idx="15">
                  <c:v>0.29662230000000001</c:v>
                </c:pt>
                <c:pt idx="16">
                  <c:v>0.20333380000000001</c:v>
                </c:pt>
                <c:pt idx="17">
                  <c:v>0</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1-2ADC-4E26-BC83-868E8874FD46}"/>
            </c:ext>
          </c:extLst>
        </c:ser>
        <c:ser>
          <c:idx val="1"/>
          <c:order val="2"/>
          <c:tx>
            <c:strRef>
              <c:f>'[Example plot 3 SL profile.xlsx]test 2'!$C$1:$C$2</c:f>
              <c:strCache>
                <c:ptCount val="2"/>
                <c:pt idx="0">
                  <c:v>System load</c:v>
                </c:pt>
              </c:strCache>
            </c:strRef>
          </c:tx>
          <c:spPr>
            <a:ln w="19050">
              <a:prstDash val="solid"/>
            </a:ln>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2'!$C$3:$C$26</c:f>
              <c:numCache>
                <c:formatCode>General</c:formatCode>
                <c:ptCount val="24"/>
                <c:pt idx="0">
                  <c:v>0.5</c:v>
                </c:pt>
                <c:pt idx="1">
                  <c:v>0.6</c:v>
                </c:pt>
                <c:pt idx="2">
                  <c:v>0.4</c:v>
                </c:pt>
                <c:pt idx="3">
                  <c:v>0.5</c:v>
                </c:pt>
                <c:pt idx="4">
                  <c:v>0.6</c:v>
                </c:pt>
                <c:pt idx="5">
                  <c:v>0.5</c:v>
                </c:pt>
                <c:pt idx="6">
                  <c:v>0.56944760000000005</c:v>
                </c:pt>
                <c:pt idx="7">
                  <c:v>0.6335634</c:v>
                </c:pt>
                <c:pt idx="8">
                  <c:v>0.31094309999999997</c:v>
                </c:pt>
                <c:pt idx="9">
                  <c:v>0.33114700000000002</c:v>
                </c:pt>
                <c:pt idx="10">
                  <c:v>0.1</c:v>
                </c:pt>
                <c:pt idx="11">
                  <c:v>0.2</c:v>
                </c:pt>
                <c:pt idx="12">
                  <c:v>0.2</c:v>
                </c:pt>
                <c:pt idx="13">
                  <c:v>0.3</c:v>
                </c:pt>
                <c:pt idx="14">
                  <c:v>0.4</c:v>
                </c:pt>
                <c:pt idx="15">
                  <c:v>0.2</c:v>
                </c:pt>
                <c:pt idx="16">
                  <c:v>0.24082249999999999</c:v>
                </c:pt>
                <c:pt idx="17">
                  <c:v>0.33440429999999999</c:v>
                </c:pt>
                <c:pt idx="18">
                  <c:v>0.31825249999999999</c:v>
                </c:pt>
                <c:pt idx="19">
                  <c:v>0.57111089999999998</c:v>
                </c:pt>
                <c:pt idx="20">
                  <c:v>0.5677084</c:v>
                </c:pt>
                <c:pt idx="21">
                  <c:v>0.63082899999999997</c:v>
                </c:pt>
                <c:pt idx="22">
                  <c:v>0.34842479999999998</c:v>
                </c:pt>
                <c:pt idx="23">
                  <c:v>0.5</c:v>
                </c:pt>
              </c:numCache>
            </c:numRef>
          </c:yVal>
          <c:smooth val="0"/>
          <c:extLst>
            <c:ext xmlns:c16="http://schemas.microsoft.com/office/drawing/2014/chart" uri="{C3380CC4-5D6E-409C-BE32-E72D297353CC}">
              <c16:uniqueId val="{00000002-2ADC-4E26-BC83-868E8874FD46}"/>
            </c:ext>
          </c:extLst>
        </c:ser>
        <c:ser>
          <c:idx val="2"/>
          <c:order val="3"/>
          <c:tx>
            <c:strRef>
              <c:f>'[Example plot 3 SL profile.xlsx]test 2'!$D$1:$D$2</c:f>
              <c:strCache>
                <c:ptCount val="2"/>
                <c:pt idx="0">
                  <c:v>Capture losses</c:v>
                </c:pt>
              </c:strCache>
            </c:strRef>
          </c:tx>
          <c:spPr>
            <a:ln w="19050">
              <a:prstDash val="solid"/>
            </a:ln>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2'!$D$3:$D$26</c:f>
              <c:numCache>
                <c:formatCode>General</c:formatCode>
                <c:ptCount val="24"/>
                <c:pt idx="0">
                  <c:v>0</c:v>
                </c:pt>
                <c:pt idx="1">
                  <c:v>0</c:v>
                </c:pt>
                <c:pt idx="2">
                  <c:v>0</c:v>
                </c:pt>
                <c:pt idx="3">
                  <c:v>0</c:v>
                </c:pt>
                <c:pt idx="4">
                  <c:v>0</c:v>
                </c:pt>
                <c:pt idx="5">
                  <c:v>0</c:v>
                </c:pt>
                <c:pt idx="6">
                  <c:v>0</c:v>
                </c:pt>
                <c:pt idx="7">
                  <c:v>0</c:v>
                </c:pt>
                <c:pt idx="8">
                  <c:v>0</c:v>
                </c:pt>
                <c:pt idx="9">
                  <c:v>0</c:v>
                </c:pt>
                <c:pt idx="10">
                  <c:v>0</c:v>
                </c:pt>
                <c:pt idx="11">
                  <c:v>0.68008550000000001</c:v>
                </c:pt>
                <c:pt idx="12">
                  <c:v>0.78355589999999997</c:v>
                </c:pt>
                <c:pt idx="13">
                  <c:v>0.4733695</c:v>
                </c:pt>
                <c:pt idx="14">
                  <c:v>0.51765890000000003</c:v>
                </c:pt>
                <c:pt idx="15">
                  <c:v>0.30695640000000002</c:v>
                </c:pt>
                <c:pt idx="16">
                  <c:v>0</c:v>
                </c:pt>
                <c:pt idx="17">
                  <c:v>0</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3-2ADC-4E26-BC83-868E8874FD46}"/>
            </c:ext>
          </c:extLst>
        </c:ser>
        <c:ser>
          <c:idx val="3"/>
          <c:order val="4"/>
          <c:tx>
            <c:strRef>
              <c:f>'[Example plot 3 SL profile.xlsx]test 2'!$E$1:$E$2</c:f>
              <c:strCache>
                <c:ptCount val="2"/>
                <c:pt idx="0">
                  <c:v>Battery Charge Power</c:v>
                </c:pt>
              </c:strCache>
            </c:strRef>
          </c:tx>
          <c:spPr>
            <a:ln w="19050">
              <a:prstDash val="solid"/>
            </a:ln>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2'!$E$3:$E$26</c:f>
              <c:numCache>
                <c:formatCode>General</c:formatCode>
                <c:ptCount val="24"/>
                <c:pt idx="0">
                  <c:v>0</c:v>
                </c:pt>
                <c:pt idx="1">
                  <c:v>0</c:v>
                </c:pt>
                <c:pt idx="2">
                  <c:v>0</c:v>
                </c:pt>
                <c:pt idx="3">
                  <c:v>0</c:v>
                </c:pt>
                <c:pt idx="4">
                  <c:v>0</c:v>
                </c:pt>
                <c:pt idx="5">
                  <c:v>0</c:v>
                </c:pt>
                <c:pt idx="6">
                  <c:v>0</c:v>
                </c:pt>
                <c:pt idx="7">
                  <c:v>0</c:v>
                </c:pt>
                <c:pt idx="8">
                  <c:v>0.16373850000000001</c:v>
                </c:pt>
                <c:pt idx="9">
                  <c:v>0.56398619999999999</c:v>
                </c:pt>
                <c:pt idx="10">
                  <c:v>1.31613</c:v>
                </c:pt>
                <c:pt idx="11">
                  <c:v>0.89228580000000002</c:v>
                </c:pt>
                <c:pt idx="12">
                  <c:v>0.4415809</c:v>
                </c:pt>
                <c:pt idx="13">
                  <c:v>0.31784069999999998</c:v>
                </c:pt>
                <c:pt idx="14">
                  <c:v>0.22877520000000001</c:v>
                </c:pt>
                <c:pt idx="15">
                  <c:v>0.1646676</c:v>
                </c:pt>
                <c:pt idx="16">
                  <c:v>0</c:v>
                </c:pt>
                <c:pt idx="17">
                  <c:v>0</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4-2ADC-4E26-BC83-868E8874FD46}"/>
            </c:ext>
          </c:extLst>
        </c:ser>
        <c:ser>
          <c:idx val="4"/>
          <c:order val="5"/>
          <c:tx>
            <c:strRef>
              <c:f>'[Example plot 3 SL profile.xlsx]test 2'!$F$1:$F$2</c:f>
              <c:strCache>
                <c:ptCount val="2"/>
                <c:pt idx="0">
                  <c:v>Battery Discharge Power</c:v>
                </c:pt>
              </c:strCache>
            </c:strRef>
          </c:tx>
          <c:spPr>
            <a:ln w="19050"/>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2'!$F$3:$F$26</c:f>
              <c:numCache>
                <c:formatCode>General</c:formatCode>
                <c:ptCount val="24"/>
                <c:pt idx="0">
                  <c:v>0</c:v>
                </c:pt>
                <c:pt idx="1">
                  <c:v>0</c:v>
                </c:pt>
                <c:pt idx="2">
                  <c:v>0</c:v>
                </c:pt>
                <c:pt idx="3">
                  <c:v>0</c:v>
                </c:pt>
                <c:pt idx="4">
                  <c:v>0</c:v>
                </c:pt>
                <c:pt idx="5">
                  <c:v>0</c:v>
                </c:pt>
                <c:pt idx="6">
                  <c:v>0.46030320000000002</c:v>
                </c:pt>
                <c:pt idx="7">
                  <c:v>0.36507519999999999</c:v>
                </c:pt>
                <c:pt idx="8">
                  <c:v>0</c:v>
                </c:pt>
                <c:pt idx="9">
                  <c:v>0</c:v>
                </c:pt>
                <c:pt idx="10">
                  <c:v>0</c:v>
                </c:pt>
                <c:pt idx="11">
                  <c:v>0</c:v>
                </c:pt>
                <c:pt idx="12">
                  <c:v>0</c:v>
                </c:pt>
                <c:pt idx="13">
                  <c:v>0</c:v>
                </c:pt>
                <c:pt idx="14">
                  <c:v>0</c:v>
                </c:pt>
                <c:pt idx="15">
                  <c:v>0</c:v>
                </c:pt>
                <c:pt idx="16">
                  <c:v>9.9842479999999997E-2</c:v>
                </c:pt>
                <c:pt idx="17">
                  <c:v>0.21783089999999999</c:v>
                </c:pt>
                <c:pt idx="18">
                  <c:v>0.41531380000000001</c:v>
                </c:pt>
                <c:pt idx="19">
                  <c:v>0.60116930000000002</c:v>
                </c:pt>
                <c:pt idx="20">
                  <c:v>0.5975878</c:v>
                </c:pt>
                <c:pt idx="21">
                  <c:v>0.66403060000000003</c:v>
                </c:pt>
                <c:pt idx="22">
                  <c:v>0.36676300000000001</c:v>
                </c:pt>
                <c:pt idx="23">
                  <c:v>0</c:v>
                </c:pt>
              </c:numCache>
            </c:numRef>
          </c:yVal>
          <c:smooth val="0"/>
          <c:extLst>
            <c:ext xmlns:c16="http://schemas.microsoft.com/office/drawing/2014/chart" uri="{C3380CC4-5D6E-409C-BE32-E72D297353CC}">
              <c16:uniqueId val="{00000005-2ADC-4E26-BC83-868E8874FD46}"/>
            </c:ext>
          </c:extLst>
        </c:ser>
        <c:dLbls>
          <c:showLegendKey val="0"/>
          <c:showVal val="0"/>
          <c:showCatName val="0"/>
          <c:showSerName val="0"/>
          <c:showPercent val="0"/>
          <c:showBubbleSize val="0"/>
        </c:dLbls>
        <c:axId val="1140533504"/>
        <c:axId val="1140534080"/>
      </c:scatterChart>
      <c:scatterChart>
        <c:scatterStyle val="lineMarker"/>
        <c:varyColors val="0"/>
        <c:ser>
          <c:idx val="5"/>
          <c:order val="6"/>
          <c:tx>
            <c:strRef>
              <c:f>'[Example plot 3 SL profile.xlsx]test 2'!$G$1:$G$2</c:f>
              <c:strCache>
                <c:ptCount val="2"/>
                <c:pt idx="0">
                  <c:v>Battery State of Charge</c:v>
                </c:pt>
              </c:strCache>
            </c:strRef>
          </c:tx>
          <c:spPr>
            <a:ln w="19050"/>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2'!$G$3:$G$26</c:f>
              <c:numCache>
                <c:formatCode>General</c:formatCode>
                <c:ptCount val="24"/>
                <c:pt idx="0">
                  <c:v>84.44829</c:v>
                </c:pt>
                <c:pt idx="1">
                  <c:v>84.44829</c:v>
                </c:pt>
                <c:pt idx="2">
                  <c:v>84.44829</c:v>
                </c:pt>
                <c:pt idx="3">
                  <c:v>84.44829</c:v>
                </c:pt>
                <c:pt idx="4">
                  <c:v>84.44829</c:v>
                </c:pt>
                <c:pt idx="5">
                  <c:v>84.44829</c:v>
                </c:pt>
                <c:pt idx="6">
                  <c:v>81.877170000000007</c:v>
                </c:pt>
                <c:pt idx="7">
                  <c:v>79.837969999999999</c:v>
                </c:pt>
                <c:pt idx="8">
                  <c:v>80.569649999999996</c:v>
                </c:pt>
                <c:pt idx="9">
                  <c:v>83.089860000000002</c:v>
                </c:pt>
                <c:pt idx="10">
                  <c:v>88.971059999999994</c:v>
                </c:pt>
                <c:pt idx="11">
                  <c:v>92.958299999999994</c:v>
                </c:pt>
                <c:pt idx="12">
                  <c:v>94.931529999999995</c:v>
                </c:pt>
                <c:pt idx="13">
                  <c:v>96.351820000000004</c:v>
                </c:pt>
                <c:pt idx="14">
                  <c:v>97.374110000000002</c:v>
                </c:pt>
                <c:pt idx="15">
                  <c:v>98.109939999999995</c:v>
                </c:pt>
                <c:pt idx="16">
                  <c:v>97.552250000000001</c:v>
                </c:pt>
                <c:pt idx="17">
                  <c:v>96.335520000000002</c:v>
                </c:pt>
                <c:pt idx="18">
                  <c:v>94.015690000000006</c:v>
                </c:pt>
                <c:pt idx="19">
                  <c:v>90.657749999999993</c:v>
                </c:pt>
                <c:pt idx="20">
                  <c:v>87.319789999999998</c:v>
                </c:pt>
                <c:pt idx="21">
                  <c:v>83.610720000000001</c:v>
                </c:pt>
                <c:pt idx="22">
                  <c:v>81.562089999999998</c:v>
                </c:pt>
                <c:pt idx="23">
                  <c:v>81.562089999999998</c:v>
                </c:pt>
              </c:numCache>
            </c:numRef>
          </c:yVal>
          <c:smooth val="0"/>
          <c:extLst>
            <c:ext xmlns:c16="http://schemas.microsoft.com/office/drawing/2014/chart" uri="{C3380CC4-5D6E-409C-BE32-E72D297353CC}">
              <c16:uniqueId val="{00000006-2ADC-4E26-BC83-868E8874FD46}"/>
            </c:ext>
          </c:extLst>
        </c:ser>
        <c:dLbls>
          <c:showLegendKey val="0"/>
          <c:showVal val="0"/>
          <c:showCatName val="0"/>
          <c:showSerName val="0"/>
          <c:showPercent val="0"/>
          <c:showBubbleSize val="0"/>
        </c:dLbls>
        <c:axId val="1140535232"/>
        <c:axId val="1140534656"/>
      </c:scatterChart>
      <c:valAx>
        <c:axId val="1140533504"/>
        <c:scaling>
          <c:orientation val="minMax"/>
          <c:max val="24"/>
          <c:min val="0"/>
        </c:scaling>
        <c:delete val="0"/>
        <c:axPos val="b"/>
        <c:title>
          <c:tx>
            <c:rich>
              <a:bodyPr/>
              <a:lstStyle/>
              <a:p>
                <a:pPr>
                  <a:defRPr/>
                </a:pPr>
                <a:r>
                  <a:rPr lang="en-US"/>
                  <a:t>Typical day</a:t>
                </a:r>
              </a:p>
            </c:rich>
          </c:tx>
          <c:overlay val="0"/>
        </c:title>
        <c:numFmt formatCode="0.00" sourceLinked="1"/>
        <c:majorTickMark val="out"/>
        <c:minorTickMark val="none"/>
        <c:tickLblPos val="nextTo"/>
        <c:crossAx val="1140534080"/>
        <c:crosses val="autoZero"/>
        <c:crossBetween val="midCat"/>
      </c:valAx>
      <c:valAx>
        <c:axId val="1140534080"/>
        <c:scaling>
          <c:orientation val="minMax"/>
          <c:max val="2"/>
        </c:scaling>
        <c:delete val="0"/>
        <c:axPos val="l"/>
        <c:majorGridlines/>
        <c:title>
          <c:tx>
            <c:rich>
              <a:bodyPr rot="-5400000" vert="horz"/>
              <a:lstStyle/>
              <a:p>
                <a:pPr>
                  <a:defRPr/>
                </a:pPr>
                <a:r>
                  <a:rPr lang="en-US"/>
                  <a:t>Power (kW)</a:t>
                </a:r>
              </a:p>
            </c:rich>
          </c:tx>
          <c:overlay val="0"/>
        </c:title>
        <c:numFmt formatCode="General" sourceLinked="1"/>
        <c:majorTickMark val="out"/>
        <c:minorTickMark val="none"/>
        <c:tickLblPos val="nextTo"/>
        <c:crossAx val="1140533504"/>
        <c:crosses val="autoZero"/>
        <c:crossBetween val="midCat"/>
      </c:valAx>
      <c:valAx>
        <c:axId val="1140534656"/>
        <c:scaling>
          <c:orientation val="minMax"/>
          <c:max val="110"/>
        </c:scaling>
        <c:delete val="0"/>
        <c:axPos val="r"/>
        <c:title>
          <c:tx>
            <c:rich>
              <a:bodyPr rot="-5400000" vert="horz"/>
              <a:lstStyle/>
              <a:p>
                <a:pPr>
                  <a:defRPr/>
                </a:pPr>
                <a:r>
                  <a:rPr lang="en-US"/>
                  <a:t>State of charge (%)</a:t>
                </a:r>
              </a:p>
            </c:rich>
          </c:tx>
          <c:overlay val="0"/>
        </c:title>
        <c:numFmt formatCode="General" sourceLinked="1"/>
        <c:majorTickMark val="out"/>
        <c:minorTickMark val="none"/>
        <c:tickLblPos val="nextTo"/>
        <c:crossAx val="1140535232"/>
        <c:crosses val="max"/>
        <c:crossBetween val="midCat"/>
      </c:valAx>
      <c:valAx>
        <c:axId val="1140535232"/>
        <c:scaling>
          <c:orientation val="minMax"/>
        </c:scaling>
        <c:delete val="1"/>
        <c:axPos val="b"/>
        <c:numFmt formatCode="0.00" sourceLinked="1"/>
        <c:majorTickMark val="out"/>
        <c:minorTickMark val="none"/>
        <c:tickLblPos val="nextTo"/>
        <c:crossAx val="1140534656"/>
        <c:crosses val="autoZero"/>
        <c:crossBetween val="midCat"/>
      </c:valAx>
    </c:plotArea>
    <c:legend>
      <c:legendPos val="r"/>
      <c:layout>
        <c:manualLayout>
          <c:xMode val="edge"/>
          <c:yMode val="edge"/>
          <c:x val="1.5603936818273849E-4"/>
          <c:y val="0.77101205137040196"/>
          <c:w val="0.99984410384915878"/>
          <c:h val="0.2251283621962166"/>
        </c:manualLayout>
      </c:layout>
      <c:overlay val="0"/>
    </c:legend>
    <c:plotVisOnly val="1"/>
    <c:dispBlanksAs val="gap"/>
    <c:showDLblsOverMax val="0"/>
  </c:chart>
  <c:spPr>
    <a:ln>
      <a:noFill/>
    </a:ln>
  </c:spPr>
  <c:txPr>
    <a:bodyPr/>
    <a:lstStyle/>
    <a:p>
      <a:pPr>
        <a:defRPr sz="800"/>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954227188011322"/>
          <c:y val="7.0568792353143853E-2"/>
          <c:w val="0.69184155478507581"/>
          <c:h val="0.53678709529218083"/>
        </c:manualLayout>
      </c:layout>
      <c:scatterChart>
        <c:scatterStyle val="lineMarker"/>
        <c:varyColors val="0"/>
        <c:ser>
          <c:idx val="0"/>
          <c:order val="0"/>
          <c:tx>
            <c:strRef>
              <c:f>'[Example plot 3 SL profile.xlsx]test 2'!$B$1:$B$2</c:f>
              <c:strCache>
                <c:ptCount val="2"/>
                <c:pt idx="0">
                  <c:v>Pot. PV Power Output</c:v>
                </c:pt>
              </c:strCache>
            </c:strRef>
          </c:tx>
          <c:spPr>
            <a:ln w="19050"/>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2'!$B$3:$B$26</c:f>
              <c:numCache>
                <c:formatCode>General</c:formatCode>
                <c:ptCount val="24"/>
                <c:pt idx="0">
                  <c:v>0</c:v>
                </c:pt>
                <c:pt idx="1">
                  <c:v>0</c:v>
                </c:pt>
                <c:pt idx="2">
                  <c:v>0</c:v>
                </c:pt>
                <c:pt idx="3">
                  <c:v>0</c:v>
                </c:pt>
                <c:pt idx="4">
                  <c:v>0</c:v>
                </c:pt>
                <c:pt idx="5">
                  <c:v>0</c:v>
                </c:pt>
                <c:pt idx="6">
                  <c:v>0.1391154</c:v>
                </c:pt>
                <c:pt idx="7">
                  <c:v>0.30183359999999998</c:v>
                </c:pt>
                <c:pt idx="8">
                  <c:v>0.49104700000000001</c:v>
                </c:pt>
                <c:pt idx="9">
                  <c:v>0.91256199999999998</c:v>
                </c:pt>
                <c:pt idx="10">
                  <c:v>1.335842</c:v>
                </c:pt>
                <c:pt idx="11">
                  <c:v>1.594317</c:v>
                </c:pt>
                <c:pt idx="12">
                  <c:v>1.460102</c:v>
                </c:pt>
                <c:pt idx="13">
                  <c:v>1.3274630000000001</c:v>
                </c:pt>
                <c:pt idx="14">
                  <c:v>0.74643409999999999</c:v>
                </c:pt>
                <c:pt idx="15">
                  <c:v>0.75942829999999995</c:v>
                </c:pt>
                <c:pt idx="16">
                  <c:v>0.24784239999999999</c:v>
                </c:pt>
                <c:pt idx="17">
                  <c:v>0.17639070000000001</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0-7E06-4B00-8360-DE72E364E97C}"/>
            </c:ext>
          </c:extLst>
        </c:ser>
        <c:ser>
          <c:idx val="9"/>
          <c:order val="1"/>
          <c:tx>
            <c:strRef>
              <c:f>'[Example plot 3 SL profile.xlsx]test 2'!$K$1:$K$2</c:f>
              <c:strCache>
                <c:ptCount val="2"/>
                <c:pt idx="0">
                  <c:v>Act. PV Power Output</c:v>
                </c:pt>
              </c:strCache>
            </c:strRef>
          </c:tx>
          <c:spPr>
            <a:ln w="19050">
              <a:solidFill>
                <a:schemeClr val="tx1">
                  <a:lumMod val="95000"/>
                  <a:lumOff val="5000"/>
                </a:schemeClr>
              </a:solidFill>
              <a:prstDash val="solid"/>
            </a:ln>
          </c:spPr>
          <c:marker>
            <c:spPr>
              <a:solidFill>
                <a:schemeClr val="tx1"/>
              </a:solidFill>
            </c:spPr>
          </c:marke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2'!$K$3:$K$26</c:f>
              <c:numCache>
                <c:formatCode>General</c:formatCode>
                <c:ptCount val="24"/>
                <c:pt idx="0">
                  <c:v>0</c:v>
                </c:pt>
                <c:pt idx="1">
                  <c:v>0</c:v>
                </c:pt>
                <c:pt idx="2">
                  <c:v>0</c:v>
                </c:pt>
                <c:pt idx="3">
                  <c:v>0</c:v>
                </c:pt>
                <c:pt idx="4">
                  <c:v>0</c:v>
                </c:pt>
                <c:pt idx="5">
                  <c:v>0</c:v>
                </c:pt>
                <c:pt idx="6">
                  <c:v>0</c:v>
                </c:pt>
                <c:pt idx="7">
                  <c:v>0</c:v>
                </c:pt>
                <c:pt idx="8">
                  <c:v>3.4749780000000001E-2</c:v>
                </c:pt>
                <c:pt idx="9">
                  <c:v>0.36722670000000002</c:v>
                </c:pt>
                <c:pt idx="10">
                  <c:v>1.08551</c:v>
                </c:pt>
                <c:pt idx="11">
                  <c:v>1.476461</c:v>
                </c:pt>
                <c:pt idx="12">
                  <c:v>1.1005549999999999</c:v>
                </c:pt>
                <c:pt idx="13">
                  <c:v>0.4746609</c:v>
                </c:pt>
                <c:pt idx="14">
                  <c:v>0.46369450000000001</c:v>
                </c:pt>
                <c:pt idx="15">
                  <c:v>0.29662230000000001</c:v>
                </c:pt>
                <c:pt idx="16">
                  <c:v>0.20333380000000001</c:v>
                </c:pt>
                <c:pt idx="17">
                  <c:v>0</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1-7E06-4B00-8360-DE72E364E97C}"/>
            </c:ext>
          </c:extLst>
        </c:ser>
        <c:ser>
          <c:idx val="1"/>
          <c:order val="2"/>
          <c:tx>
            <c:strRef>
              <c:f>'[Example plot 3 SL profile.xlsx]test 2'!$C$1:$C$2</c:f>
              <c:strCache>
                <c:ptCount val="2"/>
                <c:pt idx="0">
                  <c:v>System load</c:v>
                </c:pt>
              </c:strCache>
            </c:strRef>
          </c:tx>
          <c:spPr>
            <a:ln w="19050">
              <a:prstDash val="solid"/>
            </a:ln>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2'!$C$3:$C$26</c:f>
              <c:numCache>
                <c:formatCode>General</c:formatCode>
                <c:ptCount val="24"/>
                <c:pt idx="0">
                  <c:v>0.5</c:v>
                </c:pt>
                <c:pt idx="1">
                  <c:v>0.6</c:v>
                </c:pt>
                <c:pt idx="2">
                  <c:v>0.4</c:v>
                </c:pt>
                <c:pt idx="3">
                  <c:v>0.5</c:v>
                </c:pt>
                <c:pt idx="4">
                  <c:v>0.6</c:v>
                </c:pt>
                <c:pt idx="5">
                  <c:v>0.5</c:v>
                </c:pt>
                <c:pt idx="6">
                  <c:v>0.56944760000000005</c:v>
                </c:pt>
                <c:pt idx="7">
                  <c:v>0.6335634</c:v>
                </c:pt>
                <c:pt idx="8">
                  <c:v>0.31094309999999997</c:v>
                </c:pt>
                <c:pt idx="9">
                  <c:v>0.33114700000000002</c:v>
                </c:pt>
                <c:pt idx="10">
                  <c:v>0.1</c:v>
                </c:pt>
                <c:pt idx="11">
                  <c:v>0.2</c:v>
                </c:pt>
                <c:pt idx="12">
                  <c:v>0.2</c:v>
                </c:pt>
                <c:pt idx="13">
                  <c:v>0.3</c:v>
                </c:pt>
                <c:pt idx="14">
                  <c:v>0.4</c:v>
                </c:pt>
                <c:pt idx="15">
                  <c:v>0.2</c:v>
                </c:pt>
                <c:pt idx="16">
                  <c:v>0.24082249999999999</c:v>
                </c:pt>
                <c:pt idx="17">
                  <c:v>0.33440429999999999</c:v>
                </c:pt>
                <c:pt idx="18">
                  <c:v>0.31825249999999999</c:v>
                </c:pt>
                <c:pt idx="19">
                  <c:v>0.57111089999999998</c:v>
                </c:pt>
                <c:pt idx="20">
                  <c:v>0.5677084</c:v>
                </c:pt>
                <c:pt idx="21">
                  <c:v>0.63082899999999997</c:v>
                </c:pt>
                <c:pt idx="22">
                  <c:v>0.34842479999999998</c:v>
                </c:pt>
                <c:pt idx="23">
                  <c:v>0.5</c:v>
                </c:pt>
              </c:numCache>
            </c:numRef>
          </c:yVal>
          <c:smooth val="0"/>
          <c:extLst>
            <c:ext xmlns:c16="http://schemas.microsoft.com/office/drawing/2014/chart" uri="{C3380CC4-5D6E-409C-BE32-E72D297353CC}">
              <c16:uniqueId val="{00000002-7E06-4B00-8360-DE72E364E97C}"/>
            </c:ext>
          </c:extLst>
        </c:ser>
        <c:ser>
          <c:idx val="2"/>
          <c:order val="3"/>
          <c:tx>
            <c:strRef>
              <c:f>'[Example plot 3 SL profile.xlsx]test 2'!$D$1:$D$2</c:f>
              <c:strCache>
                <c:ptCount val="2"/>
                <c:pt idx="0">
                  <c:v>Capture losses</c:v>
                </c:pt>
              </c:strCache>
            </c:strRef>
          </c:tx>
          <c:spPr>
            <a:ln w="19050">
              <a:prstDash val="solid"/>
            </a:ln>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2'!$D$3:$D$26</c:f>
              <c:numCache>
                <c:formatCode>General</c:formatCode>
                <c:ptCount val="24"/>
                <c:pt idx="0">
                  <c:v>0</c:v>
                </c:pt>
                <c:pt idx="1">
                  <c:v>0</c:v>
                </c:pt>
                <c:pt idx="2">
                  <c:v>0</c:v>
                </c:pt>
                <c:pt idx="3">
                  <c:v>0</c:v>
                </c:pt>
                <c:pt idx="4">
                  <c:v>0</c:v>
                </c:pt>
                <c:pt idx="5">
                  <c:v>0</c:v>
                </c:pt>
                <c:pt idx="6">
                  <c:v>0</c:v>
                </c:pt>
                <c:pt idx="7">
                  <c:v>0</c:v>
                </c:pt>
                <c:pt idx="8">
                  <c:v>0</c:v>
                </c:pt>
                <c:pt idx="9">
                  <c:v>0</c:v>
                </c:pt>
                <c:pt idx="10">
                  <c:v>0</c:v>
                </c:pt>
                <c:pt idx="11">
                  <c:v>0.68008550000000001</c:v>
                </c:pt>
                <c:pt idx="12">
                  <c:v>0.78355589999999997</c:v>
                </c:pt>
                <c:pt idx="13">
                  <c:v>0.4733695</c:v>
                </c:pt>
                <c:pt idx="14">
                  <c:v>0.51765890000000003</c:v>
                </c:pt>
                <c:pt idx="15">
                  <c:v>0.30695640000000002</c:v>
                </c:pt>
                <c:pt idx="16">
                  <c:v>0</c:v>
                </c:pt>
                <c:pt idx="17">
                  <c:v>0</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3-7E06-4B00-8360-DE72E364E97C}"/>
            </c:ext>
          </c:extLst>
        </c:ser>
        <c:ser>
          <c:idx val="3"/>
          <c:order val="4"/>
          <c:tx>
            <c:strRef>
              <c:f>'[Example plot 3 SL profile.xlsx]test 2'!$E$1:$E$2</c:f>
              <c:strCache>
                <c:ptCount val="2"/>
                <c:pt idx="0">
                  <c:v>Battery Charge Power</c:v>
                </c:pt>
              </c:strCache>
            </c:strRef>
          </c:tx>
          <c:spPr>
            <a:ln w="19050">
              <a:prstDash val="solid"/>
            </a:ln>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2'!$E$3:$E$26</c:f>
              <c:numCache>
                <c:formatCode>General</c:formatCode>
                <c:ptCount val="24"/>
                <c:pt idx="0">
                  <c:v>0</c:v>
                </c:pt>
                <c:pt idx="1">
                  <c:v>0</c:v>
                </c:pt>
                <c:pt idx="2">
                  <c:v>0</c:v>
                </c:pt>
                <c:pt idx="3">
                  <c:v>0</c:v>
                </c:pt>
                <c:pt idx="4">
                  <c:v>0</c:v>
                </c:pt>
                <c:pt idx="5">
                  <c:v>0</c:v>
                </c:pt>
                <c:pt idx="6">
                  <c:v>0</c:v>
                </c:pt>
                <c:pt idx="7">
                  <c:v>0</c:v>
                </c:pt>
                <c:pt idx="8">
                  <c:v>0.16373850000000001</c:v>
                </c:pt>
                <c:pt idx="9">
                  <c:v>0.56398619999999999</c:v>
                </c:pt>
                <c:pt idx="10">
                  <c:v>1.31613</c:v>
                </c:pt>
                <c:pt idx="11">
                  <c:v>0.89228580000000002</c:v>
                </c:pt>
                <c:pt idx="12">
                  <c:v>0.4415809</c:v>
                </c:pt>
                <c:pt idx="13">
                  <c:v>0.31784069999999998</c:v>
                </c:pt>
                <c:pt idx="14">
                  <c:v>0.22877520000000001</c:v>
                </c:pt>
                <c:pt idx="15">
                  <c:v>0.1646676</c:v>
                </c:pt>
                <c:pt idx="16">
                  <c:v>0</c:v>
                </c:pt>
                <c:pt idx="17">
                  <c:v>0</c:v>
                </c:pt>
                <c:pt idx="18">
                  <c:v>0</c:v>
                </c:pt>
                <c:pt idx="19">
                  <c:v>0</c:v>
                </c:pt>
                <c:pt idx="20">
                  <c:v>0</c:v>
                </c:pt>
                <c:pt idx="21">
                  <c:v>0</c:v>
                </c:pt>
                <c:pt idx="22">
                  <c:v>0</c:v>
                </c:pt>
                <c:pt idx="23">
                  <c:v>0</c:v>
                </c:pt>
              </c:numCache>
            </c:numRef>
          </c:yVal>
          <c:smooth val="0"/>
          <c:extLst>
            <c:ext xmlns:c16="http://schemas.microsoft.com/office/drawing/2014/chart" uri="{C3380CC4-5D6E-409C-BE32-E72D297353CC}">
              <c16:uniqueId val="{00000004-7E06-4B00-8360-DE72E364E97C}"/>
            </c:ext>
          </c:extLst>
        </c:ser>
        <c:ser>
          <c:idx val="4"/>
          <c:order val="5"/>
          <c:tx>
            <c:strRef>
              <c:f>'[Example plot 3 SL profile.xlsx]test 2'!$F$1:$F$2</c:f>
              <c:strCache>
                <c:ptCount val="2"/>
                <c:pt idx="0">
                  <c:v>Battery Discharge Power</c:v>
                </c:pt>
              </c:strCache>
            </c:strRef>
          </c:tx>
          <c:spPr>
            <a:ln w="19050"/>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2'!$F$3:$F$26</c:f>
              <c:numCache>
                <c:formatCode>General</c:formatCode>
                <c:ptCount val="24"/>
                <c:pt idx="0">
                  <c:v>0</c:v>
                </c:pt>
                <c:pt idx="1">
                  <c:v>0</c:v>
                </c:pt>
                <c:pt idx="2">
                  <c:v>0</c:v>
                </c:pt>
                <c:pt idx="3">
                  <c:v>0</c:v>
                </c:pt>
                <c:pt idx="4">
                  <c:v>0</c:v>
                </c:pt>
                <c:pt idx="5">
                  <c:v>0</c:v>
                </c:pt>
                <c:pt idx="6">
                  <c:v>0.46030320000000002</c:v>
                </c:pt>
                <c:pt idx="7">
                  <c:v>0.36507519999999999</c:v>
                </c:pt>
                <c:pt idx="8">
                  <c:v>0</c:v>
                </c:pt>
                <c:pt idx="9">
                  <c:v>0</c:v>
                </c:pt>
                <c:pt idx="10">
                  <c:v>0</c:v>
                </c:pt>
                <c:pt idx="11">
                  <c:v>0</c:v>
                </c:pt>
                <c:pt idx="12">
                  <c:v>0</c:v>
                </c:pt>
                <c:pt idx="13">
                  <c:v>0</c:v>
                </c:pt>
                <c:pt idx="14">
                  <c:v>0</c:v>
                </c:pt>
                <c:pt idx="15">
                  <c:v>0</c:v>
                </c:pt>
                <c:pt idx="16">
                  <c:v>9.9842479999999997E-2</c:v>
                </c:pt>
                <c:pt idx="17">
                  <c:v>0.21783089999999999</c:v>
                </c:pt>
                <c:pt idx="18">
                  <c:v>0.41531380000000001</c:v>
                </c:pt>
                <c:pt idx="19">
                  <c:v>0.60116930000000002</c:v>
                </c:pt>
                <c:pt idx="20">
                  <c:v>0.5975878</c:v>
                </c:pt>
                <c:pt idx="21">
                  <c:v>0.66403060000000003</c:v>
                </c:pt>
                <c:pt idx="22">
                  <c:v>0.36676300000000001</c:v>
                </c:pt>
                <c:pt idx="23">
                  <c:v>0</c:v>
                </c:pt>
              </c:numCache>
            </c:numRef>
          </c:yVal>
          <c:smooth val="0"/>
          <c:extLst>
            <c:ext xmlns:c16="http://schemas.microsoft.com/office/drawing/2014/chart" uri="{C3380CC4-5D6E-409C-BE32-E72D297353CC}">
              <c16:uniqueId val="{00000005-7E06-4B00-8360-DE72E364E97C}"/>
            </c:ext>
          </c:extLst>
        </c:ser>
        <c:dLbls>
          <c:showLegendKey val="0"/>
          <c:showVal val="0"/>
          <c:showCatName val="0"/>
          <c:showSerName val="0"/>
          <c:showPercent val="0"/>
          <c:showBubbleSize val="0"/>
        </c:dLbls>
        <c:axId val="1317901952"/>
        <c:axId val="1317902528"/>
      </c:scatterChart>
      <c:scatterChart>
        <c:scatterStyle val="lineMarker"/>
        <c:varyColors val="0"/>
        <c:ser>
          <c:idx val="5"/>
          <c:order val="6"/>
          <c:tx>
            <c:strRef>
              <c:f>'[Example plot 3 SL profile.xlsx]test 2'!$G$1:$G$2</c:f>
              <c:strCache>
                <c:ptCount val="2"/>
                <c:pt idx="0">
                  <c:v>Battery State of Charge</c:v>
                </c:pt>
              </c:strCache>
            </c:strRef>
          </c:tx>
          <c:spPr>
            <a:ln w="19050"/>
          </c:spPr>
          <c:xVal>
            <c:numRef>
              <c:f>'[Example plot 3 SL profile.xlsx]test 2'!$A$3:$A$26</c:f>
              <c:numCache>
                <c:formatCode>0.00</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xVal>
          <c:yVal>
            <c:numRef>
              <c:f>'[Example plot 3 SL profile.xlsx]test 2'!$G$3:$G$26</c:f>
              <c:numCache>
                <c:formatCode>General</c:formatCode>
                <c:ptCount val="24"/>
                <c:pt idx="0">
                  <c:v>84.44829</c:v>
                </c:pt>
                <c:pt idx="1">
                  <c:v>84.44829</c:v>
                </c:pt>
                <c:pt idx="2">
                  <c:v>84.44829</c:v>
                </c:pt>
                <c:pt idx="3">
                  <c:v>84.44829</c:v>
                </c:pt>
                <c:pt idx="4">
                  <c:v>84.44829</c:v>
                </c:pt>
                <c:pt idx="5">
                  <c:v>84.44829</c:v>
                </c:pt>
                <c:pt idx="6">
                  <c:v>81.877170000000007</c:v>
                </c:pt>
                <c:pt idx="7">
                  <c:v>79.837969999999999</c:v>
                </c:pt>
                <c:pt idx="8">
                  <c:v>80.569649999999996</c:v>
                </c:pt>
                <c:pt idx="9">
                  <c:v>83.089860000000002</c:v>
                </c:pt>
                <c:pt idx="10">
                  <c:v>88.971059999999994</c:v>
                </c:pt>
                <c:pt idx="11">
                  <c:v>92.958299999999994</c:v>
                </c:pt>
                <c:pt idx="12">
                  <c:v>94.931529999999995</c:v>
                </c:pt>
                <c:pt idx="13">
                  <c:v>96.351820000000004</c:v>
                </c:pt>
                <c:pt idx="14">
                  <c:v>97.374110000000002</c:v>
                </c:pt>
                <c:pt idx="15">
                  <c:v>98.109939999999995</c:v>
                </c:pt>
                <c:pt idx="16">
                  <c:v>97.552250000000001</c:v>
                </c:pt>
                <c:pt idx="17">
                  <c:v>96.335520000000002</c:v>
                </c:pt>
                <c:pt idx="18">
                  <c:v>94.015690000000006</c:v>
                </c:pt>
                <c:pt idx="19">
                  <c:v>90.657749999999993</c:v>
                </c:pt>
                <c:pt idx="20">
                  <c:v>87.319789999999998</c:v>
                </c:pt>
                <c:pt idx="21">
                  <c:v>83.610720000000001</c:v>
                </c:pt>
                <c:pt idx="22">
                  <c:v>81.562089999999998</c:v>
                </c:pt>
                <c:pt idx="23">
                  <c:v>81.562089999999998</c:v>
                </c:pt>
              </c:numCache>
            </c:numRef>
          </c:yVal>
          <c:smooth val="0"/>
          <c:extLst>
            <c:ext xmlns:c16="http://schemas.microsoft.com/office/drawing/2014/chart" uri="{C3380CC4-5D6E-409C-BE32-E72D297353CC}">
              <c16:uniqueId val="{00000006-7E06-4B00-8360-DE72E364E97C}"/>
            </c:ext>
          </c:extLst>
        </c:ser>
        <c:dLbls>
          <c:showLegendKey val="0"/>
          <c:showVal val="0"/>
          <c:showCatName val="0"/>
          <c:showSerName val="0"/>
          <c:showPercent val="0"/>
          <c:showBubbleSize val="0"/>
        </c:dLbls>
        <c:axId val="1317903680"/>
        <c:axId val="1317903104"/>
      </c:scatterChart>
      <c:valAx>
        <c:axId val="1317901952"/>
        <c:scaling>
          <c:orientation val="minMax"/>
          <c:max val="24"/>
          <c:min val="0"/>
        </c:scaling>
        <c:delete val="0"/>
        <c:axPos val="b"/>
        <c:title>
          <c:tx>
            <c:rich>
              <a:bodyPr/>
              <a:lstStyle/>
              <a:p>
                <a:pPr>
                  <a:defRPr/>
                </a:pPr>
                <a:r>
                  <a:rPr lang="en-US"/>
                  <a:t>Typical day</a:t>
                </a:r>
              </a:p>
            </c:rich>
          </c:tx>
          <c:overlay val="0"/>
        </c:title>
        <c:numFmt formatCode="0.00" sourceLinked="1"/>
        <c:majorTickMark val="out"/>
        <c:minorTickMark val="none"/>
        <c:tickLblPos val="nextTo"/>
        <c:crossAx val="1317902528"/>
        <c:crosses val="autoZero"/>
        <c:crossBetween val="midCat"/>
      </c:valAx>
      <c:valAx>
        <c:axId val="1317902528"/>
        <c:scaling>
          <c:orientation val="minMax"/>
          <c:max val="2"/>
        </c:scaling>
        <c:delete val="0"/>
        <c:axPos val="l"/>
        <c:majorGridlines/>
        <c:title>
          <c:tx>
            <c:rich>
              <a:bodyPr rot="-5400000" vert="horz"/>
              <a:lstStyle/>
              <a:p>
                <a:pPr>
                  <a:defRPr/>
                </a:pPr>
                <a:r>
                  <a:rPr lang="en-US"/>
                  <a:t>Power (kW)</a:t>
                </a:r>
              </a:p>
            </c:rich>
          </c:tx>
          <c:overlay val="0"/>
        </c:title>
        <c:numFmt formatCode="General" sourceLinked="1"/>
        <c:majorTickMark val="out"/>
        <c:minorTickMark val="none"/>
        <c:tickLblPos val="nextTo"/>
        <c:crossAx val="1317901952"/>
        <c:crosses val="autoZero"/>
        <c:crossBetween val="midCat"/>
      </c:valAx>
      <c:valAx>
        <c:axId val="1317903104"/>
        <c:scaling>
          <c:orientation val="minMax"/>
          <c:max val="110"/>
        </c:scaling>
        <c:delete val="0"/>
        <c:axPos val="r"/>
        <c:title>
          <c:tx>
            <c:rich>
              <a:bodyPr rot="-5400000" vert="horz"/>
              <a:lstStyle/>
              <a:p>
                <a:pPr>
                  <a:defRPr/>
                </a:pPr>
                <a:r>
                  <a:rPr lang="en-US"/>
                  <a:t>State of charge (%)</a:t>
                </a:r>
              </a:p>
            </c:rich>
          </c:tx>
          <c:overlay val="0"/>
        </c:title>
        <c:numFmt formatCode="General" sourceLinked="1"/>
        <c:majorTickMark val="out"/>
        <c:minorTickMark val="none"/>
        <c:tickLblPos val="nextTo"/>
        <c:crossAx val="1317903680"/>
        <c:crosses val="max"/>
        <c:crossBetween val="midCat"/>
      </c:valAx>
      <c:valAx>
        <c:axId val="1317903680"/>
        <c:scaling>
          <c:orientation val="minMax"/>
        </c:scaling>
        <c:delete val="1"/>
        <c:axPos val="b"/>
        <c:numFmt formatCode="0.00" sourceLinked="1"/>
        <c:majorTickMark val="out"/>
        <c:minorTickMark val="none"/>
        <c:tickLblPos val="nextTo"/>
        <c:crossAx val="1317903104"/>
        <c:crosses val="autoZero"/>
        <c:crossBetween val="midCat"/>
      </c:valAx>
    </c:plotArea>
    <c:legend>
      <c:legendPos val="r"/>
      <c:layout>
        <c:manualLayout>
          <c:xMode val="edge"/>
          <c:yMode val="edge"/>
          <c:x val="1.5603936818273849E-4"/>
          <c:y val="0.77101205137040196"/>
          <c:w val="0.99984410384915878"/>
          <c:h val="0.2251283621962166"/>
        </c:manualLayout>
      </c:layout>
      <c:overlay val="0"/>
    </c:legend>
    <c:plotVisOnly val="1"/>
    <c:dispBlanksAs val="gap"/>
    <c:showDLblsOverMax val="0"/>
  </c:chart>
  <c:spPr>
    <a:ln>
      <a:noFill/>
    </a:ln>
  </c:spPr>
  <c:txPr>
    <a:bodyPr/>
    <a:lstStyle/>
    <a:p>
      <a:pPr>
        <a:defRPr sz="800"/>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col"/>
        <c:grouping val="stacked"/>
        <c:varyColors val="0"/>
        <c:ser>
          <c:idx val="0"/>
          <c:order val="0"/>
          <c:tx>
            <c:strRef>
              <c:f>'SL Av vs Sim'!$C$1:$C$2</c:f>
              <c:strCache>
                <c:ptCount val="1"/>
                <c:pt idx="0">
                  <c:v>Actual Total load</c:v>
                </c:pt>
              </c:strCache>
            </c:strRef>
          </c:tx>
          <c:spPr>
            <a:solidFill>
              <a:schemeClr val="accent1">
                <a:tint val="50000"/>
              </a:schemeClr>
            </a:solidFill>
            <a:ln>
              <a:noFill/>
            </a:ln>
            <a:effectLst/>
          </c:spPr>
          <c:invertIfNegative val="0"/>
          <c:cat>
            <c:strRef>
              <c:f>'SL Av vs Sim'!$B$4:$B$29</c:f>
              <c:strCache>
                <c:ptCount val="25"/>
                <c:pt idx="0">
                  <c:v>Jul</c:v>
                </c:pt>
                <c:pt idx="3">
                  <c:v>Aug</c:v>
                </c:pt>
                <c:pt idx="6">
                  <c:v>Sep</c:v>
                </c:pt>
                <c:pt idx="9">
                  <c:v>Oct</c:v>
                </c:pt>
                <c:pt idx="12">
                  <c:v>Nov</c:v>
                </c:pt>
                <c:pt idx="15">
                  <c:v>Dec</c:v>
                </c:pt>
                <c:pt idx="18">
                  <c:v>Jan</c:v>
                </c:pt>
                <c:pt idx="21">
                  <c:v>Feb</c:v>
                </c:pt>
                <c:pt idx="24">
                  <c:v>Mar</c:v>
                </c:pt>
              </c:strCache>
            </c:strRef>
          </c:cat>
          <c:val>
            <c:numRef>
              <c:f>'SL Av vs Sim'!$C$4:$C$29</c:f>
              <c:numCache>
                <c:formatCode>General</c:formatCode>
                <c:ptCount val="26"/>
                <c:pt idx="0">
                  <c:v>0.47819157851055083</c:v>
                </c:pt>
                <c:pt idx="3">
                  <c:v>0.49058678250272558</c:v>
                </c:pt>
                <c:pt idx="6">
                  <c:v>0.42294676315268498</c:v>
                </c:pt>
                <c:pt idx="9">
                  <c:v>0.48377197645903214</c:v>
                </c:pt>
                <c:pt idx="12">
                  <c:v>0.46782423871807877</c:v>
                </c:pt>
                <c:pt idx="15">
                  <c:v>0.47227461838630425</c:v>
                </c:pt>
                <c:pt idx="18">
                  <c:v>0.47085975355689696</c:v>
                </c:pt>
                <c:pt idx="21">
                  <c:v>0.47861587345947287</c:v>
                </c:pt>
                <c:pt idx="24">
                  <c:v>0.46781155131929603</c:v>
                </c:pt>
              </c:numCache>
            </c:numRef>
          </c:val>
          <c:extLst>
            <c:ext xmlns:c16="http://schemas.microsoft.com/office/drawing/2014/chart" uri="{C3380CC4-5D6E-409C-BE32-E72D297353CC}">
              <c16:uniqueId val="{00000000-509B-46B9-ABF1-ED5793F42A79}"/>
            </c:ext>
          </c:extLst>
        </c:ser>
        <c:ser>
          <c:idx val="2"/>
          <c:order val="1"/>
          <c:tx>
            <c:strRef>
              <c:f>'SL Av vs Sim'!$E$1:$E$2</c:f>
              <c:strCache>
                <c:ptCount val="1"/>
                <c:pt idx="0">
                  <c:v>Actual Capture losses</c:v>
                </c:pt>
              </c:strCache>
            </c:strRef>
          </c:tx>
          <c:spPr>
            <a:solidFill>
              <a:schemeClr val="accent1">
                <a:tint val="90000"/>
              </a:schemeClr>
            </a:solidFill>
            <a:ln>
              <a:noFill/>
            </a:ln>
            <a:effectLst/>
          </c:spPr>
          <c:invertIfNegative val="0"/>
          <c:cat>
            <c:strRef>
              <c:f>'SL Av vs Sim'!$B$4:$B$29</c:f>
              <c:strCache>
                <c:ptCount val="25"/>
                <c:pt idx="0">
                  <c:v>Jul</c:v>
                </c:pt>
                <c:pt idx="3">
                  <c:v>Aug</c:v>
                </c:pt>
                <c:pt idx="6">
                  <c:v>Sep</c:v>
                </c:pt>
                <c:pt idx="9">
                  <c:v>Oct</c:v>
                </c:pt>
                <c:pt idx="12">
                  <c:v>Nov</c:v>
                </c:pt>
                <c:pt idx="15">
                  <c:v>Dec</c:v>
                </c:pt>
                <c:pt idx="18">
                  <c:v>Jan</c:v>
                </c:pt>
                <c:pt idx="21">
                  <c:v>Feb</c:v>
                </c:pt>
                <c:pt idx="24">
                  <c:v>Mar</c:v>
                </c:pt>
              </c:strCache>
            </c:strRef>
          </c:cat>
          <c:val>
            <c:numRef>
              <c:f>'SL Av vs Sim'!$E$4:$E$29</c:f>
              <c:numCache>
                <c:formatCode>General</c:formatCode>
                <c:ptCount val="26"/>
                <c:pt idx="0">
                  <c:v>0.43775365790866799</c:v>
                </c:pt>
                <c:pt idx="3">
                  <c:v>0.62323350074501271</c:v>
                </c:pt>
                <c:pt idx="6">
                  <c:v>0.35267259409611301</c:v>
                </c:pt>
                <c:pt idx="9">
                  <c:v>0.98179840570833754</c:v>
                </c:pt>
                <c:pt idx="12">
                  <c:v>1.0401928834210645</c:v>
                </c:pt>
                <c:pt idx="15">
                  <c:v>0.96839245459501755</c:v>
                </c:pt>
                <c:pt idx="18">
                  <c:v>0.69711947661410034</c:v>
                </c:pt>
                <c:pt idx="21">
                  <c:v>0.68366208965456143</c:v>
                </c:pt>
                <c:pt idx="24">
                  <c:v>1.0005102042454594</c:v>
                </c:pt>
              </c:numCache>
            </c:numRef>
          </c:val>
          <c:extLst>
            <c:ext xmlns:c16="http://schemas.microsoft.com/office/drawing/2014/chart" uri="{C3380CC4-5D6E-409C-BE32-E72D297353CC}">
              <c16:uniqueId val="{00000002-509B-46B9-ABF1-ED5793F42A79}"/>
            </c:ext>
          </c:extLst>
        </c:ser>
        <c:ser>
          <c:idx val="4"/>
          <c:order val="2"/>
          <c:tx>
            <c:strRef>
              <c:f>'SL Av vs Sim'!$G$1:$G$2</c:f>
              <c:strCache>
                <c:ptCount val="1"/>
                <c:pt idx="0">
                  <c:v>Actual System losses</c:v>
                </c:pt>
              </c:strCache>
            </c:strRef>
          </c:tx>
          <c:spPr>
            <a:solidFill>
              <a:schemeClr val="accent1">
                <a:shade val="70000"/>
              </a:schemeClr>
            </a:solidFill>
            <a:ln>
              <a:noFill/>
            </a:ln>
            <a:effectLst/>
          </c:spPr>
          <c:invertIfNegative val="0"/>
          <c:cat>
            <c:strRef>
              <c:f>'SL Av vs Sim'!$B$4:$B$29</c:f>
              <c:strCache>
                <c:ptCount val="25"/>
                <c:pt idx="0">
                  <c:v>Jul</c:v>
                </c:pt>
                <c:pt idx="3">
                  <c:v>Aug</c:v>
                </c:pt>
                <c:pt idx="6">
                  <c:v>Sep</c:v>
                </c:pt>
                <c:pt idx="9">
                  <c:v>Oct</c:v>
                </c:pt>
                <c:pt idx="12">
                  <c:v>Nov</c:v>
                </c:pt>
                <c:pt idx="15">
                  <c:v>Dec</c:v>
                </c:pt>
                <c:pt idx="18">
                  <c:v>Jan</c:v>
                </c:pt>
                <c:pt idx="21">
                  <c:v>Feb</c:v>
                </c:pt>
                <c:pt idx="24">
                  <c:v>Mar</c:v>
                </c:pt>
              </c:strCache>
            </c:strRef>
          </c:cat>
          <c:val>
            <c:numRef>
              <c:f>'SL Av vs Sim'!$G$4:$G$29</c:f>
              <c:numCache>
                <c:formatCode>General</c:formatCode>
                <c:ptCount val="26"/>
                <c:pt idx="0">
                  <c:v>0.10125649702263591</c:v>
                </c:pt>
                <c:pt idx="3">
                  <c:v>0.15546281118015978</c:v>
                </c:pt>
                <c:pt idx="6">
                  <c:v>0.10355327458994401</c:v>
                </c:pt>
                <c:pt idx="9">
                  <c:v>6.9253128839828232E-2</c:v>
                </c:pt>
                <c:pt idx="12">
                  <c:v>6.0482908196399052E-2</c:v>
                </c:pt>
                <c:pt idx="15">
                  <c:v>6.8699816129880853E-2</c:v>
                </c:pt>
                <c:pt idx="18">
                  <c:v>7.4961847873840748E-2</c:v>
                </c:pt>
                <c:pt idx="21">
                  <c:v>7.1401316919237665E-2</c:v>
                </c:pt>
                <c:pt idx="24">
                  <c:v>6.5169136122910754E-2</c:v>
                </c:pt>
              </c:numCache>
            </c:numRef>
          </c:val>
          <c:extLst>
            <c:ext xmlns:c16="http://schemas.microsoft.com/office/drawing/2014/chart" uri="{C3380CC4-5D6E-409C-BE32-E72D297353CC}">
              <c16:uniqueId val="{00000004-509B-46B9-ABF1-ED5793F42A79}"/>
            </c:ext>
          </c:extLst>
        </c:ser>
        <c:ser>
          <c:idx val="1"/>
          <c:order val="3"/>
          <c:tx>
            <c:strRef>
              <c:f>'SL Av vs Sim'!$D$1:$D$2</c:f>
              <c:strCache>
                <c:ptCount val="1"/>
                <c:pt idx="0">
                  <c:v>Sim Total load</c:v>
                </c:pt>
              </c:strCache>
            </c:strRef>
          </c:tx>
          <c:spPr>
            <a:solidFill>
              <a:schemeClr val="accent1">
                <a:tint val="70000"/>
              </a:schemeClr>
            </a:solidFill>
            <a:ln>
              <a:noFill/>
            </a:ln>
            <a:effectLst/>
          </c:spPr>
          <c:invertIfNegative val="0"/>
          <c:cat>
            <c:strRef>
              <c:f>'SL Av vs Sim'!$B$4:$B$29</c:f>
              <c:strCache>
                <c:ptCount val="25"/>
                <c:pt idx="0">
                  <c:v>Jul</c:v>
                </c:pt>
                <c:pt idx="3">
                  <c:v>Aug</c:v>
                </c:pt>
                <c:pt idx="6">
                  <c:v>Sep</c:v>
                </c:pt>
                <c:pt idx="9">
                  <c:v>Oct</c:v>
                </c:pt>
                <c:pt idx="12">
                  <c:v>Nov</c:v>
                </c:pt>
                <c:pt idx="15">
                  <c:v>Dec</c:v>
                </c:pt>
                <c:pt idx="18">
                  <c:v>Jan</c:v>
                </c:pt>
                <c:pt idx="21">
                  <c:v>Feb</c:v>
                </c:pt>
                <c:pt idx="24">
                  <c:v>Mar</c:v>
                </c:pt>
              </c:strCache>
            </c:strRef>
          </c:cat>
          <c:val>
            <c:numRef>
              <c:f>'SL Av vs Sim'!$D$4:$D$29</c:f>
              <c:numCache>
                <c:formatCode>General</c:formatCode>
                <c:ptCount val="26"/>
                <c:pt idx="1">
                  <c:v>0.98032738000000197</c:v>
                </c:pt>
                <c:pt idx="4">
                  <c:v>0.94196572938709877</c:v>
                </c:pt>
                <c:pt idx="7">
                  <c:v>0.93545892500000216</c:v>
                </c:pt>
                <c:pt idx="10">
                  <c:v>1.0017321329032292</c:v>
                </c:pt>
                <c:pt idx="13">
                  <c:v>0.99592844866666874</c:v>
                </c:pt>
                <c:pt idx="16">
                  <c:v>0.9967607854838727</c:v>
                </c:pt>
                <c:pt idx="19">
                  <c:v>0.99424786580645397</c:v>
                </c:pt>
                <c:pt idx="22">
                  <c:v>0.99193843678571636</c:v>
                </c:pt>
                <c:pt idx="25">
                  <c:v>1.0097517951612924</c:v>
                </c:pt>
              </c:numCache>
            </c:numRef>
          </c:val>
          <c:extLst>
            <c:ext xmlns:c16="http://schemas.microsoft.com/office/drawing/2014/chart" uri="{C3380CC4-5D6E-409C-BE32-E72D297353CC}">
              <c16:uniqueId val="{00000001-509B-46B9-ABF1-ED5793F42A79}"/>
            </c:ext>
          </c:extLst>
        </c:ser>
        <c:ser>
          <c:idx val="3"/>
          <c:order val="4"/>
          <c:tx>
            <c:strRef>
              <c:f>'SL Av vs Sim'!$F$1:$F$2</c:f>
              <c:strCache>
                <c:ptCount val="1"/>
                <c:pt idx="0">
                  <c:v>Sim Capture losses</c:v>
                </c:pt>
              </c:strCache>
            </c:strRef>
          </c:tx>
          <c:spPr>
            <a:solidFill>
              <a:schemeClr val="accent1">
                <a:shade val="90000"/>
              </a:schemeClr>
            </a:solidFill>
            <a:ln>
              <a:noFill/>
            </a:ln>
            <a:effectLst/>
          </c:spPr>
          <c:invertIfNegative val="0"/>
          <c:cat>
            <c:strRef>
              <c:f>'SL Av vs Sim'!$B$4:$B$29</c:f>
              <c:strCache>
                <c:ptCount val="25"/>
                <c:pt idx="0">
                  <c:v>Jul</c:v>
                </c:pt>
                <c:pt idx="3">
                  <c:v>Aug</c:v>
                </c:pt>
                <c:pt idx="6">
                  <c:v>Sep</c:v>
                </c:pt>
                <c:pt idx="9">
                  <c:v>Oct</c:v>
                </c:pt>
                <c:pt idx="12">
                  <c:v>Nov</c:v>
                </c:pt>
                <c:pt idx="15">
                  <c:v>Dec</c:v>
                </c:pt>
                <c:pt idx="18">
                  <c:v>Jan</c:v>
                </c:pt>
                <c:pt idx="21">
                  <c:v>Feb</c:v>
                </c:pt>
                <c:pt idx="24">
                  <c:v>Mar</c:v>
                </c:pt>
              </c:strCache>
            </c:strRef>
          </c:cat>
          <c:val>
            <c:numRef>
              <c:f>'SL Av vs Sim'!$F$4:$F$29</c:f>
              <c:numCache>
                <c:formatCode>General</c:formatCode>
                <c:ptCount val="26"/>
                <c:pt idx="1">
                  <c:v>0.23655780525806461</c:v>
                </c:pt>
                <c:pt idx="4">
                  <c:v>0.22917854477419353</c:v>
                </c:pt>
                <c:pt idx="7">
                  <c:v>0.43968999719999996</c:v>
                </c:pt>
                <c:pt idx="10">
                  <c:v>0.82623178074193582</c:v>
                </c:pt>
                <c:pt idx="13">
                  <c:v>0.78125774566666695</c:v>
                </c:pt>
                <c:pt idx="16">
                  <c:v>0.5628226946774193</c:v>
                </c:pt>
                <c:pt idx="19">
                  <c:v>0.69557343929032245</c:v>
                </c:pt>
                <c:pt idx="22">
                  <c:v>0.70639984796428568</c:v>
                </c:pt>
                <c:pt idx="25">
                  <c:v>0.89263217045161314</c:v>
                </c:pt>
              </c:numCache>
            </c:numRef>
          </c:val>
          <c:extLst>
            <c:ext xmlns:c16="http://schemas.microsoft.com/office/drawing/2014/chart" uri="{C3380CC4-5D6E-409C-BE32-E72D297353CC}">
              <c16:uniqueId val="{00000003-509B-46B9-ABF1-ED5793F42A79}"/>
            </c:ext>
          </c:extLst>
        </c:ser>
        <c:ser>
          <c:idx val="5"/>
          <c:order val="5"/>
          <c:tx>
            <c:strRef>
              <c:f>'SL Av vs Sim'!$H$1:$H$2</c:f>
              <c:strCache>
                <c:ptCount val="1"/>
                <c:pt idx="0">
                  <c:v>Sim System losses</c:v>
                </c:pt>
              </c:strCache>
            </c:strRef>
          </c:tx>
          <c:spPr>
            <a:solidFill>
              <a:schemeClr val="accent1">
                <a:shade val="50000"/>
              </a:schemeClr>
            </a:solidFill>
            <a:ln>
              <a:noFill/>
            </a:ln>
            <a:effectLst/>
          </c:spPr>
          <c:invertIfNegative val="0"/>
          <c:cat>
            <c:strRef>
              <c:f>'SL Av vs Sim'!$B$4:$B$29</c:f>
              <c:strCache>
                <c:ptCount val="25"/>
                <c:pt idx="0">
                  <c:v>Jul</c:v>
                </c:pt>
                <c:pt idx="3">
                  <c:v>Aug</c:v>
                </c:pt>
                <c:pt idx="6">
                  <c:v>Sep</c:v>
                </c:pt>
                <c:pt idx="9">
                  <c:v>Oct</c:v>
                </c:pt>
                <c:pt idx="12">
                  <c:v>Nov</c:v>
                </c:pt>
                <c:pt idx="15">
                  <c:v>Dec</c:v>
                </c:pt>
                <c:pt idx="18">
                  <c:v>Jan</c:v>
                </c:pt>
                <c:pt idx="21">
                  <c:v>Feb</c:v>
                </c:pt>
                <c:pt idx="24">
                  <c:v>Mar</c:v>
                </c:pt>
              </c:strCache>
            </c:strRef>
          </c:cat>
          <c:val>
            <c:numRef>
              <c:f>'SL Av vs Sim'!$H$4:$H$29</c:f>
              <c:numCache>
                <c:formatCode>General</c:formatCode>
                <c:ptCount val="26"/>
                <c:pt idx="1">
                  <c:v>6.8051421778226096E-2</c:v>
                </c:pt>
                <c:pt idx="4">
                  <c:v>6.7576796096957659E-2</c:v>
                </c:pt>
                <c:pt idx="7">
                  <c:v>0.11015615484043184</c:v>
                </c:pt>
                <c:pt idx="10">
                  <c:v>8.4401268227254578E-2</c:v>
                </c:pt>
                <c:pt idx="13">
                  <c:v>8.6964552195494815E-2</c:v>
                </c:pt>
                <c:pt idx="16">
                  <c:v>8.5925669925408954E-2</c:v>
                </c:pt>
                <c:pt idx="19">
                  <c:v>6.9990004174677045E-2</c:v>
                </c:pt>
                <c:pt idx="22">
                  <c:v>8.126360551386036E-2</c:v>
                </c:pt>
                <c:pt idx="25">
                  <c:v>8.8102701073121237E-2</c:v>
                </c:pt>
              </c:numCache>
            </c:numRef>
          </c:val>
          <c:extLst>
            <c:ext xmlns:c16="http://schemas.microsoft.com/office/drawing/2014/chart" uri="{C3380CC4-5D6E-409C-BE32-E72D297353CC}">
              <c16:uniqueId val="{00000005-509B-46B9-ABF1-ED5793F42A79}"/>
            </c:ext>
          </c:extLst>
        </c:ser>
        <c:dLbls>
          <c:showLegendKey val="0"/>
          <c:showVal val="0"/>
          <c:showCatName val="0"/>
          <c:showSerName val="0"/>
          <c:showPercent val="0"/>
          <c:showBubbleSize val="0"/>
        </c:dLbls>
        <c:gapWidth val="0"/>
        <c:overlap val="100"/>
        <c:axId val="1149453824"/>
        <c:axId val="1140536384"/>
      </c:barChart>
      <c:catAx>
        <c:axId val="11494538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Jul 19 - Mar 20</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0536384"/>
        <c:crosses val="autoZero"/>
        <c:auto val="1"/>
        <c:lblAlgn val="ctr"/>
        <c:lblOffset val="100"/>
        <c:noMultiLvlLbl val="0"/>
      </c:catAx>
      <c:valAx>
        <c:axId val="11405363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Energy</a:t>
                </a:r>
                <a:r>
                  <a:rPr lang="en-GB" baseline="0"/>
                  <a:t> (kWh/day)</a:t>
                </a:r>
                <a:endParaRPr lang="en-GB"/>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94538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0000555682127596"/>
          <c:y val="5.8699853677260723E-2"/>
          <c:w val="0.61322307438183032"/>
          <c:h val="0.55242461877683424"/>
        </c:manualLayout>
      </c:layout>
      <c:lineChart>
        <c:grouping val="standard"/>
        <c:varyColors val="0"/>
        <c:ser>
          <c:idx val="0"/>
          <c:order val="0"/>
          <c:tx>
            <c:strRef>
              <c:f>'Data_summary_Nepal (1)'!$P$1</c:f>
              <c:strCache>
                <c:ptCount val="1"/>
                <c:pt idx="0">
                  <c:v>PR</c:v>
                </c:pt>
              </c:strCache>
            </c:strRef>
          </c:tx>
          <c:spPr>
            <a:ln w="19050" cap="rnd">
              <a:solidFill>
                <a:schemeClr val="accent1"/>
              </a:solidFill>
              <a:round/>
            </a:ln>
            <a:effectLst/>
          </c:spPr>
          <c:marker>
            <c:symbol val="none"/>
          </c:marker>
          <c:cat>
            <c:strRef>
              <c:f>'Data_summary_Nepal (1)'!$B$61:$B$69</c:f>
              <c:strCache>
                <c:ptCount val="9"/>
                <c:pt idx="0">
                  <c:v>Jul</c:v>
                </c:pt>
                <c:pt idx="1">
                  <c:v>Aug</c:v>
                </c:pt>
                <c:pt idx="2">
                  <c:v>Sep</c:v>
                </c:pt>
                <c:pt idx="3">
                  <c:v>Oct</c:v>
                </c:pt>
                <c:pt idx="4">
                  <c:v>Nov</c:v>
                </c:pt>
                <c:pt idx="5">
                  <c:v>Dec</c:v>
                </c:pt>
                <c:pt idx="6">
                  <c:v>Jan</c:v>
                </c:pt>
                <c:pt idx="7">
                  <c:v>Feb</c:v>
                </c:pt>
                <c:pt idx="8">
                  <c:v>Mar</c:v>
                </c:pt>
              </c:strCache>
            </c:strRef>
          </c:cat>
          <c:val>
            <c:numRef>
              <c:f>'Data_summary_Nepal (1)'!$P$61:$P$69</c:f>
              <c:numCache>
                <c:formatCode>0%</c:formatCode>
                <c:ptCount val="9"/>
                <c:pt idx="0">
                  <c:v>0.46902276738314885</c:v>
                </c:pt>
                <c:pt idx="1">
                  <c:v>0.38856107660320161</c:v>
                </c:pt>
                <c:pt idx="2">
                  <c:v>0.47190159287172262</c:v>
                </c:pt>
                <c:pt idx="3">
                  <c:v>0.3138410320073991</c:v>
                </c:pt>
                <c:pt idx="4">
                  <c:v>0.29636844910059112</c:v>
                </c:pt>
                <c:pt idx="5">
                  <c:v>0.31109702175905296</c:v>
                </c:pt>
                <c:pt idx="6">
                  <c:v>0.37625274627784988</c:v>
                </c:pt>
                <c:pt idx="7">
                  <c:v>0.3840294837240037</c:v>
                </c:pt>
                <c:pt idx="8">
                  <c:v>0.30310915568674585</c:v>
                </c:pt>
              </c:numCache>
            </c:numRef>
          </c:val>
          <c:smooth val="0"/>
          <c:extLst>
            <c:ext xmlns:c16="http://schemas.microsoft.com/office/drawing/2014/chart" uri="{C3380CC4-5D6E-409C-BE32-E72D297353CC}">
              <c16:uniqueId val="{00000000-7A10-4D0B-9C37-5FAB31258788}"/>
            </c:ext>
          </c:extLst>
        </c:ser>
        <c:ser>
          <c:idx val="1"/>
          <c:order val="1"/>
          <c:tx>
            <c:strRef>
              <c:f>'Data_summary_Nepal (1)'!$Q$1</c:f>
              <c:strCache>
                <c:ptCount val="1"/>
                <c:pt idx="0">
                  <c:v>PF</c:v>
                </c:pt>
              </c:strCache>
            </c:strRef>
          </c:tx>
          <c:spPr>
            <a:ln w="12700" cap="flat" cmpd="sng" algn="ctr">
              <a:solidFill>
                <a:schemeClr val="dk1"/>
              </a:solidFill>
              <a:prstDash val="solid"/>
              <a:miter lim="800000"/>
            </a:ln>
            <a:effectLst/>
          </c:spPr>
          <c:marker>
            <c:symbol val="none"/>
          </c:marker>
          <c:cat>
            <c:strRef>
              <c:f>'Data_summary_Nepal (1)'!$B$61:$B$69</c:f>
              <c:strCache>
                <c:ptCount val="9"/>
                <c:pt idx="0">
                  <c:v>Jul</c:v>
                </c:pt>
                <c:pt idx="1">
                  <c:v>Aug</c:v>
                </c:pt>
                <c:pt idx="2">
                  <c:v>Sep</c:v>
                </c:pt>
                <c:pt idx="3">
                  <c:v>Oct</c:v>
                </c:pt>
                <c:pt idx="4">
                  <c:v>Nov</c:v>
                </c:pt>
                <c:pt idx="5">
                  <c:v>Dec</c:v>
                </c:pt>
                <c:pt idx="6">
                  <c:v>Jan</c:v>
                </c:pt>
                <c:pt idx="7">
                  <c:v>Feb</c:v>
                </c:pt>
                <c:pt idx="8">
                  <c:v>Mar</c:v>
                </c:pt>
              </c:strCache>
            </c:strRef>
          </c:cat>
          <c:val>
            <c:numRef>
              <c:f>'Data_summary_Nepal (1)'!$Q$61:$Q$69</c:f>
              <c:numCache>
                <c:formatCode>0%</c:formatCode>
                <c:ptCount val="9"/>
                <c:pt idx="0">
                  <c:v>0.56586393387364409</c:v>
                </c:pt>
                <c:pt idx="1">
                  <c:v>0.51210144973701333</c:v>
                </c:pt>
                <c:pt idx="2">
                  <c:v>0.58523086595128782</c:v>
                </c:pt>
                <c:pt idx="3">
                  <c:v>0.35869459478178084</c:v>
                </c:pt>
                <c:pt idx="4">
                  <c:v>0.33499877633633962</c:v>
                </c:pt>
                <c:pt idx="5">
                  <c:v>0.35751341429226324</c:v>
                </c:pt>
                <c:pt idx="6">
                  <c:v>0.43488142081621933</c:v>
                </c:pt>
                <c:pt idx="7">
                  <c:v>0.44154404122215246</c:v>
                </c:pt>
                <c:pt idx="8">
                  <c:v>0.34548654243807059</c:v>
                </c:pt>
              </c:numCache>
            </c:numRef>
          </c:val>
          <c:smooth val="0"/>
          <c:extLst>
            <c:ext xmlns:c16="http://schemas.microsoft.com/office/drawing/2014/chart" uri="{C3380CC4-5D6E-409C-BE32-E72D297353CC}">
              <c16:uniqueId val="{00000001-7A10-4D0B-9C37-5FAB31258788}"/>
            </c:ext>
          </c:extLst>
        </c:ser>
        <c:ser>
          <c:idx val="6"/>
          <c:order val="2"/>
          <c:tx>
            <c:strRef>
              <c:f>'Data_summary_Nepal (1)'!$R$1</c:f>
              <c:strCache>
                <c:ptCount val="1"/>
                <c:pt idx="0">
                  <c:v>ηtotal</c:v>
                </c:pt>
              </c:strCache>
            </c:strRef>
          </c:tx>
          <c:spPr>
            <a:ln w="19050" cap="rnd">
              <a:solidFill>
                <a:srgbClr val="7030A0"/>
              </a:solidFill>
              <a:round/>
            </a:ln>
            <a:effectLst/>
          </c:spPr>
          <c:marker>
            <c:symbol val="none"/>
          </c:marker>
          <c:val>
            <c:numRef>
              <c:f>'Data_summary_Nepal (1)'!$R$61:$R$69</c:f>
              <c:numCache>
                <c:formatCode>0%</c:formatCode>
                <c:ptCount val="9"/>
                <c:pt idx="0">
                  <c:v>7.129146064223861E-2</c:v>
                </c:pt>
                <c:pt idx="1">
                  <c:v>5.9061283643686645E-2</c:v>
                </c:pt>
                <c:pt idx="2">
                  <c:v>7.1729042116501829E-2</c:v>
                </c:pt>
                <c:pt idx="3">
                  <c:v>4.7703836865124652E-2</c:v>
                </c:pt>
                <c:pt idx="4">
                  <c:v>4.5048004263289851E-2</c:v>
                </c:pt>
                <c:pt idx="5">
                  <c:v>4.7286747307376045E-2</c:v>
                </c:pt>
                <c:pt idx="6">
                  <c:v>5.7190417434233184E-2</c:v>
                </c:pt>
                <c:pt idx="7">
                  <c:v>5.8372481526048556E-2</c:v>
                </c:pt>
                <c:pt idx="8">
                  <c:v>4.6072591664385362E-2</c:v>
                </c:pt>
              </c:numCache>
            </c:numRef>
          </c:val>
          <c:smooth val="0"/>
          <c:extLst>
            <c:ext xmlns:c16="http://schemas.microsoft.com/office/drawing/2014/chart" uri="{C3380CC4-5D6E-409C-BE32-E72D297353CC}">
              <c16:uniqueId val="{00000002-7A10-4D0B-9C37-5FAB31258788}"/>
            </c:ext>
          </c:extLst>
        </c:ser>
        <c:dLbls>
          <c:showLegendKey val="0"/>
          <c:showVal val="0"/>
          <c:showCatName val="0"/>
          <c:showSerName val="0"/>
          <c:showPercent val="0"/>
          <c:showBubbleSize val="0"/>
        </c:dLbls>
        <c:marker val="1"/>
        <c:smooth val="0"/>
        <c:axId val="1194099200"/>
        <c:axId val="1317895488"/>
      </c:lineChart>
      <c:lineChart>
        <c:grouping val="standard"/>
        <c:varyColors val="0"/>
        <c:ser>
          <c:idx val="2"/>
          <c:order val="3"/>
          <c:tx>
            <c:strRef>
              <c:f>'Data_summary_Nepal (1)'!$I$1</c:f>
              <c:strCache>
                <c:ptCount val="1"/>
                <c:pt idx="0">
                  <c:v>Total load</c:v>
                </c:pt>
              </c:strCache>
            </c:strRef>
          </c:tx>
          <c:spPr>
            <a:ln w="12700" cap="flat" cmpd="sng" algn="ctr">
              <a:solidFill>
                <a:schemeClr val="accent6"/>
              </a:solidFill>
              <a:prstDash val="solid"/>
              <a:miter lim="800000"/>
            </a:ln>
            <a:effectLst/>
          </c:spPr>
          <c:marker>
            <c:symbol val="none"/>
          </c:marker>
          <c:val>
            <c:numRef>
              <c:f>'Data_summary_Nepal (1)'!$I$61:$I$69</c:f>
              <c:numCache>
                <c:formatCode>General</c:formatCode>
                <c:ptCount val="9"/>
                <c:pt idx="0">
                  <c:v>0.47819157851055083</c:v>
                </c:pt>
                <c:pt idx="1">
                  <c:v>0.49058678250272558</c:v>
                </c:pt>
                <c:pt idx="2">
                  <c:v>0.42294676315268498</c:v>
                </c:pt>
                <c:pt idx="3">
                  <c:v>0.48377197645903214</c:v>
                </c:pt>
                <c:pt idx="4">
                  <c:v>0.46782423871807877</c:v>
                </c:pt>
                <c:pt idx="5">
                  <c:v>0.47227461838630425</c:v>
                </c:pt>
                <c:pt idx="6">
                  <c:v>0.47085975355689696</c:v>
                </c:pt>
                <c:pt idx="7">
                  <c:v>0.47861587345947287</c:v>
                </c:pt>
                <c:pt idx="8">
                  <c:v>0.46781155131929603</c:v>
                </c:pt>
              </c:numCache>
            </c:numRef>
          </c:val>
          <c:smooth val="0"/>
          <c:extLst>
            <c:ext xmlns:c16="http://schemas.microsoft.com/office/drawing/2014/chart" uri="{C3380CC4-5D6E-409C-BE32-E72D297353CC}">
              <c16:uniqueId val="{00000003-7A10-4D0B-9C37-5FAB31258788}"/>
            </c:ext>
          </c:extLst>
        </c:ser>
        <c:ser>
          <c:idx val="4"/>
          <c:order val="4"/>
          <c:tx>
            <c:strRef>
              <c:f>'Data_summary_Nepal (1)'!$E$1</c:f>
              <c:strCache>
                <c:ptCount val="1"/>
                <c:pt idx="0">
                  <c:v>Potential PV power</c:v>
                </c:pt>
              </c:strCache>
            </c:strRef>
          </c:tx>
          <c:spPr>
            <a:ln w="12700" cap="flat" cmpd="sng" algn="ctr">
              <a:solidFill>
                <a:schemeClr val="accent4"/>
              </a:solidFill>
              <a:prstDash val="solid"/>
              <a:miter lim="800000"/>
            </a:ln>
            <a:effectLst/>
          </c:spPr>
          <c:marker>
            <c:symbol val="none"/>
          </c:marker>
          <c:val>
            <c:numRef>
              <c:f>'Data_summary_Nepal (1)'!$E$61:$E$69</c:f>
              <c:numCache>
                <c:formatCode>General</c:formatCode>
                <c:ptCount val="9"/>
                <c:pt idx="0">
                  <c:v>1.0172017334418548</c:v>
                </c:pt>
                <c:pt idx="1">
                  <c:v>1.2692830944278981</c:v>
                </c:pt>
                <c:pt idx="2">
                  <c:v>0.87917263183874184</c:v>
                </c:pt>
                <c:pt idx="3">
                  <c:v>1.5348235110071982</c:v>
                </c:pt>
                <c:pt idx="4">
                  <c:v>1.5685000303355425</c:v>
                </c:pt>
                <c:pt idx="5">
                  <c:v>1.5093668891112024</c:v>
                </c:pt>
                <c:pt idx="6">
                  <c:v>1.2429410780448378</c:v>
                </c:pt>
                <c:pt idx="7">
                  <c:v>1.2336792800332721</c:v>
                </c:pt>
                <c:pt idx="8">
                  <c:v>1.5334908916876659</c:v>
                </c:pt>
              </c:numCache>
            </c:numRef>
          </c:val>
          <c:smooth val="0"/>
          <c:extLst>
            <c:ext xmlns:c16="http://schemas.microsoft.com/office/drawing/2014/chart" uri="{C3380CC4-5D6E-409C-BE32-E72D297353CC}">
              <c16:uniqueId val="{00000004-7A10-4D0B-9C37-5FAB31258788}"/>
            </c:ext>
          </c:extLst>
        </c:ser>
        <c:dLbls>
          <c:showLegendKey val="0"/>
          <c:showVal val="0"/>
          <c:showCatName val="0"/>
          <c:showSerName val="0"/>
          <c:showPercent val="0"/>
          <c:showBubbleSize val="0"/>
        </c:dLbls>
        <c:marker val="1"/>
        <c:smooth val="0"/>
        <c:axId val="1194099712"/>
        <c:axId val="1317892608"/>
      </c:lineChart>
      <c:catAx>
        <c:axId val="119409920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vert="horz"/>
              <a:lstStyle/>
              <a:p>
                <a:pPr>
                  <a:defRPr/>
                </a:pPr>
                <a:r>
                  <a:rPr lang="en-GB"/>
                  <a:t>Jul 2019 - Mar 2020</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vert="horz"/>
          <a:lstStyle/>
          <a:p>
            <a:pPr>
              <a:defRPr/>
            </a:pPr>
            <a:endParaRPr lang="en-US"/>
          </a:p>
        </c:txPr>
        <c:crossAx val="1317895488"/>
        <c:crosses val="autoZero"/>
        <c:auto val="1"/>
        <c:lblAlgn val="ctr"/>
        <c:lblOffset val="100"/>
        <c:noMultiLvlLbl val="0"/>
      </c:catAx>
      <c:valAx>
        <c:axId val="13178954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vert="horz"/>
              <a:lstStyle/>
              <a:p>
                <a:pPr>
                  <a:defRPr/>
                </a:pPr>
                <a:r>
                  <a:rPr lang="en-GB"/>
                  <a:t>Performance indicators</a:t>
                </a:r>
              </a:p>
            </c:rich>
          </c:tx>
          <c:overlay val="0"/>
          <c:spPr>
            <a:noFill/>
            <a:ln>
              <a:noFill/>
            </a:ln>
            <a:effectLst/>
          </c:sp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vert="horz"/>
          <a:lstStyle/>
          <a:p>
            <a:pPr>
              <a:defRPr/>
            </a:pPr>
            <a:endParaRPr lang="en-US"/>
          </a:p>
        </c:txPr>
        <c:crossAx val="1194099200"/>
        <c:crosses val="autoZero"/>
        <c:crossBetween val="between"/>
      </c:valAx>
      <c:valAx>
        <c:axId val="1317892608"/>
        <c:scaling>
          <c:orientation val="minMax"/>
          <c:max val="2.5"/>
        </c:scaling>
        <c:delete val="0"/>
        <c:axPos val="r"/>
        <c:title>
          <c:tx>
            <c:rich>
              <a:bodyPr rot="-5400000" vert="horz"/>
              <a:lstStyle/>
              <a:p>
                <a:pPr>
                  <a:defRPr/>
                </a:pPr>
                <a:r>
                  <a:rPr lang="en-GB"/>
                  <a:t>Potential energy and consumption (kWh/day)</a:t>
                </a:r>
              </a:p>
            </c:rich>
          </c:tx>
          <c:overlay val="0"/>
          <c:spPr>
            <a:noFill/>
            <a:ln>
              <a:noFill/>
            </a:ln>
            <a:effectLst/>
          </c:sp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vert="horz"/>
          <a:lstStyle/>
          <a:p>
            <a:pPr>
              <a:defRPr/>
            </a:pPr>
            <a:endParaRPr lang="en-US"/>
          </a:p>
        </c:txPr>
        <c:crossAx val="1194099712"/>
        <c:crosses val="max"/>
        <c:crossBetween val="between"/>
      </c:valAx>
      <c:catAx>
        <c:axId val="1194099712"/>
        <c:scaling>
          <c:orientation val="minMax"/>
        </c:scaling>
        <c:delete val="1"/>
        <c:axPos val="b"/>
        <c:majorTickMark val="out"/>
        <c:minorTickMark val="none"/>
        <c:tickLblPos val="nextTo"/>
        <c:crossAx val="1317892608"/>
        <c:crosses val="autoZero"/>
        <c:auto val="1"/>
        <c:lblAlgn val="ctr"/>
        <c:lblOffset val="100"/>
        <c:noMultiLvlLbl val="0"/>
      </c:catAx>
      <c:spPr>
        <a:noFill/>
        <a:ln>
          <a:noFill/>
        </a:ln>
        <a:effectLst/>
      </c:spPr>
    </c:plotArea>
    <c:legend>
      <c:legendPos val="b"/>
      <c:layout>
        <c:manualLayout>
          <c:xMode val="edge"/>
          <c:yMode val="edge"/>
          <c:x val="0"/>
          <c:y val="0.80772582162335127"/>
          <c:w val="1"/>
          <c:h val="0.17042366253223956"/>
        </c:manualLayout>
      </c:layout>
      <c:overlay val="0"/>
      <c:spPr>
        <a:noFill/>
        <a:ln>
          <a:noFill/>
        </a:ln>
        <a:effectLst/>
      </c:spPr>
      <c:txPr>
        <a:bodyPr rot="0" vert="horz"/>
        <a:lstStyle/>
        <a:p>
          <a:pPr>
            <a:defRPr/>
          </a:pPr>
          <a:endParaRPr lang="en-US"/>
        </a:p>
      </c:txPr>
    </c:legend>
    <c:plotVisOnly val="1"/>
    <c:dispBlanksAs val="gap"/>
    <c:showDLblsOverMax val="0"/>
  </c:chart>
  <c:spPr>
    <a:solidFill>
      <a:schemeClr val="bg1"/>
    </a:solidFill>
    <a:ln w="9525" cap="flat" cmpd="sng" algn="ctr">
      <a:noFill/>
      <a:round/>
    </a:ln>
    <a:effectLst/>
  </c:spPr>
  <c:txPr>
    <a:bodyPr/>
    <a:lstStyle/>
    <a:p>
      <a:pPr>
        <a:defRPr sz="800" b="0"/>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7898113829631565"/>
          <c:y val="5.1400554097404488E-2"/>
          <c:w val="0.64850885236964395"/>
          <c:h val="0.56218379713761557"/>
        </c:manualLayout>
      </c:layout>
      <c:lineChart>
        <c:grouping val="standard"/>
        <c:varyColors val="0"/>
        <c:ser>
          <c:idx val="1"/>
          <c:order val="1"/>
          <c:tx>
            <c:strRef>
              <c:f>Sheet1!$R$1</c:f>
              <c:strCache>
                <c:ptCount val="1"/>
                <c:pt idx="0">
                  <c:v>PR</c:v>
                </c:pt>
              </c:strCache>
            </c:strRef>
          </c:tx>
          <c:spPr>
            <a:ln w="25400" cap="flat" cmpd="sng" algn="ctr">
              <a:solidFill>
                <a:schemeClr val="accent5"/>
              </a:solidFill>
              <a:prstDash val="solid"/>
            </a:ln>
            <a:effectLst/>
          </c:spPr>
          <c:marker>
            <c:symbol val="none"/>
          </c:marker>
          <c:cat>
            <c:strRef>
              <c:f>Sheet1!$A$2:$A$13</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Sheet1!$R$2:$R$13</c:f>
              <c:numCache>
                <c:formatCode>0%</c:formatCode>
                <c:ptCount val="12"/>
                <c:pt idx="0">
                  <c:v>0.56497413135619856</c:v>
                </c:pt>
                <c:pt idx="1">
                  <c:v>0.55739344974433647</c:v>
                </c:pt>
                <c:pt idx="2">
                  <c:v>0.50728890178522745</c:v>
                </c:pt>
                <c:pt idx="3">
                  <c:v>0.487866410992157</c:v>
                </c:pt>
                <c:pt idx="4">
                  <c:v>0.53174493230350905</c:v>
                </c:pt>
                <c:pt idx="5">
                  <c:v>0.64986675328237442</c:v>
                </c:pt>
                <c:pt idx="6">
                  <c:v>0.76293832289604369</c:v>
                </c:pt>
                <c:pt idx="7">
                  <c:v>0.76043408964595771</c:v>
                </c:pt>
                <c:pt idx="8">
                  <c:v>0.62980928259126689</c:v>
                </c:pt>
                <c:pt idx="9">
                  <c:v>0.52381843300578257</c:v>
                </c:pt>
                <c:pt idx="10">
                  <c:v>0.53425317159631647</c:v>
                </c:pt>
                <c:pt idx="11">
                  <c:v>0.60574612145508522</c:v>
                </c:pt>
              </c:numCache>
            </c:numRef>
          </c:val>
          <c:smooth val="0"/>
          <c:extLst>
            <c:ext xmlns:c16="http://schemas.microsoft.com/office/drawing/2014/chart" uri="{C3380CC4-5D6E-409C-BE32-E72D297353CC}">
              <c16:uniqueId val="{00000000-C1C4-4001-91FA-21B3C30584D8}"/>
            </c:ext>
          </c:extLst>
        </c:ser>
        <c:ser>
          <c:idx val="2"/>
          <c:order val="2"/>
          <c:tx>
            <c:strRef>
              <c:f>Sheet1!$S$1</c:f>
              <c:strCache>
                <c:ptCount val="1"/>
                <c:pt idx="0">
                  <c:v>PF</c:v>
                </c:pt>
              </c:strCache>
            </c:strRef>
          </c:tx>
          <c:spPr>
            <a:ln w="25400" cap="flat" cmpd="sng" algn="ctr">
              <a:solidFill>
                <a:schemeClr val="dk1"/>
              </a:solidFill>
              <a:prstDash val="solid"/>
            </a:ln>
            <a:effectLst/>
          </c:spPr>
          <c:marker>
            <c:symbol val="none"/>
          </c:marker>
          <c:cat>
            <c:strRef>
              <c:f>Sheet1!$A$2:$A$13</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Sheet1!$S$2:$S$13</c:f>
              <c:numCache>
                <c:formatCode>0%</c:formatCode>
                <c:ptCount val="12"/>
                <c:pt idx="0">
                  <c:v>0.60474544309055278</c:v>
                </c:pt>
                <c:pt idx="1">
                  <c:v>0.60305737377051938</c:v>
                </c:pt>
                <c:pt idx="2">
                  <c:v>0.55155079137618057</c:v>
                </c:pt>
                <c:pt idx="3">
                  <c:v>0.52881663709800386</c:v>
                </c:pt>
                <c:pt idx="4">
                  <c:v>0.57651684118282764</c:v>
                </c:pt>
                <c:pt idx="5">
                  <c:v>0.70484858012728313</c:v>
                </c:pt>
                <c:pt idx="6">
                  <c:v>0.8158992405051908</c:v>
                </c:pt>
                <c:pt idx="7">
                  <c:v>0.81498777224608432</c:v>
                </c:pt>
                <c:pt idx="8">
                  <c:v>0.70397327525728881</c:v>
                </c:pt>
                <c:pt idx="9">
                  <c:v>0.56795292626434324</c:v>
                </c:pt>
                <c:pt idx="10">
                  <c:v>0.58090420148616229</c:v>
                </c:pt>
                <c:pt idx="11">
                  <c:v>0.65796440898079211</c:v>
                </c:pt>
              </c:numCache>
            </c:numRef>
          </c:val>
          <c:smooth val="0"/>
          <c:extLst>
            <c:ext xmlns:c16="http://schemas.microsoft.com/office/drawing/2014/chart" uri="{C3380CC4-5D6E-409C-BE32-E72D297353CC}">
              <c16:uniqueId val="{00000001-C1C4-4001-91FA-21B3C30584D8}"/>
            </c:ext>
          </c:extLst>
        </c:ser>
        <c:ser>
          <c:idx val="3"/>
          <c:order val="3"/>
          <c:tx>
            <c:strRef>
              <c:f>Sheet1!$T$1</c:f>
              <c:strCache>
                <c:ptCount val="1"/>
                <c:pt idx="0">
                  <c:v>ηtotal</c:v>
                </c:pt>
              </c:strCache>
            </c:strRef>
          </c:tx>
          <c:spPr>
            <a:ln w="25400" cap="flat" cmpd="sng" algn="ctr">
              <a:solidFill>
                <a:schemeClr val="accent4"/>
              </a:solidFill>
              <a:prstDash val="solid"/>
            </a:ln>
            <a:effectLst/>
          </c:spPr>
          <c:marker>
            <c:symbol val="none"/>
          </c:marker>
          <c:cat>
            <c:strRef>
              <c:f>Sheet1!$A$2:$A$13</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Sheet1!$T$2:$T$13</c:f>
              <c:numCache>
                <c:formatCode>0%</c:formatCode>
                <c:ptCount val="12"/>
                <c:pt idx="0">
                  <c:v>8.5876067966142167E-2</c:v>
                </c:pt>
                <c:pt idx="1">
                  <c:v>8.4723804361139146E-2</c:v>
                </c:pt>
                <c:pt idx="2">
                  <c:v>7.7107913071354547E-2</c:v>
                </c:pt>
                <c:pt idx="3">
                  <c:v>7.4155694470807873E-2</c:v>
                </c:pt>
                <c:pt idx="4">
                  <c:v>8.0825229710133367E-2</c:v>
                </c:pt>
                <c:pt idx="5">
                  <c:v>9.877974649892092E-2</c:v>
                </c:pt>
                <c:pt idx="6">
                  <c:v>0.11596662508019866</c:v>
                </c:pt>
                <c:pt idx="7">
                  <c:v>0.11558598162618559</c:v>
                </c:pt>
                <c:pt idx="8">
                  <c:v>9.573101095387257E-2</c:v>
                </c:pt>
                <c:pt idx="9">
                  <c:v>7.9620401816878947E-2</c:v>
                </c:pt>
                <c:pt idx="10">
                  <c:v>8.12064820826401E-2</c:v>
                </c:pt>
                <c:pt idx="11">
                  <c:v>9.2073410461172941E-2</c:v>
                </c:pt>
              </c:numCache>
            </c:numRef>
          </c:val>
          <c:smooth val="0"/>
          <c:extLst>
            <c:ext xmlns:c16="http://schemas.microsoft.com/office/drawing/2014/chart" uri="{C3380CC4-5D6E-409C-BE32-E72D297353CC}">
              <c16:uniqueId val="{00000002-C1C4-4001-91FA-21B3C30584D8}"/>
            </c:ext>
          </c:extLst>
        </c:ser>
        <c:dLbls>
          <c:showLegendKey val="0"/>
          <c:showVal val="0"/>
          <c:showCatName val="0"/>
          <c:showSerName val="0"/>
          <c:showPercent val="0"/>
          <c:showBubbleSize val="0"/>
        </c:dLbls>
        <c:marker val="1"/>
        <c:smooth val="0"/>
        <c:axId val="1194102272"/>
        <c:axId val="1140537536"/>
      </c:lineChart>
      <c:lineChart>
        <c:grouping val="standard"/>
        <c:varyColors val="0"/>
        <c:ser>
          <c:idx val="0"/>
          <c:order val="0"/>
          <c:tx>
            <c:strRef>
              <c:f>Sheet1!$J$1</c:f>
              <c:strCache>
                <c:ptCount val="1"/>
                <c:pt idx="0">
                  <c:v>Total load</c:v>
                </c:pt>
              </c:strCache>
            </c:strRef>
          </c:tx>
          <c:spPr>
            <a:ln w="25400" cap="flat" cmpd="sng" algn="ctr">
              <a:solidFill>
                <a:schemeClr val="accent3"/>
              </a:solidFill>
              <a:prstDash val="solid"/>
            </a:ln>
            <a:effectLst/>
          </c:spPr>
          <c:marker>
            <c:symbol val="none"/>
          </c:marker>
          <c:cat>
            <c:strRef>
              <c:f>Sheet1!$A$2:$A$13</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Sheet1!$J$2:$J$13</c:f>
              <c:numCache>
                <c:formatCode>General</c:formatCode>
                <c:ptCount val="12"/>
                <c:pt idx="0">
                  <c:v>0.99424786580645397</c:v>
                </c:pt>
                <c:pt idx="1">
                  <c:v>0.99193843678571636</c:v>
                </c:pt>
                <c:pt idx="2">
                  <c:v>1.0097517951612924</c:v>
                </c:pt>
                <c:pt idx="3">
                  <c:v>1.0016826993333359</c:v>
                </c:pt>
                <c:pt idx="4">
                  <c:v>0.99192503322580861</c:v>
                </c:pt>
                <c:pt idx="5">
                  <c:v>0.98599342776666932</c:v>
                </c:pt>
                <c:pt idx="6">
                  <c:v>0.98032738000000197</c:v>
                </c:pt>
                <c:pt idx="7">
                  <c:v>0.94196572938709877</c:v>
                </c:pt>
                <c:pt idx="8">
                  <c:v>0.93545892500000216</c:v>
                </c:pt>
                <c:pt idx="9">
                  <c:v>1.0017321329032292</c:v>
                </c:pt>
                <c:pt idx="10">
                  <c:v>0.99592844866666874</c:v>
                </c:pt>
                <c:pt idx="11">
                  <c:v>0.9967607854838727</c:v>
                </c:pt>
              </c:numCache>
            </c:numRef>
          </c:val>
          <c:smooth val="0"/>
          <c:extLst>
            <c:ext xmlns:c16="http://schemas.microsoft.com/office/drawing/2014/chart" uri="{C3380CC4-5D6E-409C-BE32-E72D297353CC}">
              <c16:uniqueId val="{00000003-C1C4-4001-91FA-21B3C30584D8}"/>
            </c:ext>
          </c:extLst>
        </c:ser>
        <c:ser>
          <c:idx val="4"/>
          <c:order val="4"/>
          <c:tx>
            <c:strRef>
              <c:f>Sheet1!$D$1</c:f>
              <c:strCache>
                <c:ptCount val="1"/>
                <c:pt idx="0">
                  <c:v>Potential PV power</c:v>
                </c:pt>
              </c:strCache>
            </c:strRef>
          </c:tx>
          <c:spPr>
            <a:ln w="25400" cap="flat" cmpd="sng" algn="ctr">
              <a:solidFill>
                <a:schemeClr val="accent6"/>
              </a:solidFill>
              <a:prstDash val="solid"/>
            </a:ln>
            <a:effectLst/>
          </c:spPr>
          <c:marker>
            <c:symbol val="none"/>
          </c:marker>
          <c:val>
            <c:numRef>
              <c:f>Sheet1!$D$2:$D$13</c:f>
              <c:numCache>
                <c:formatCode>General</c:formatCode>
                <c:ptCount val="12"/>
                <c:pt idx="0">
                  <c:v>1.7598113092714536</c:v>
                </c:pt>
                <c:pt idx="1">
                  <c:v>1.7796018902638624</c:v>
                </c:pt>
                <c:pt idx="2">
                  <c:v>1.9904866666860268</c:v>
                </c:pt>
                <c:pt idx="3">
                  <c:v>2.0531905389761276</c:v>
                </c:pt>
                <c:pt idx="4">
                  <c:v>1.865415113462028</c:v>
                </c:pt>
                <c:pt idx="5">
                  <c:v>1.5172239890509431</c:v>
                </c:pt>
                <c:pt idx="6">
                  <c:v>1.2849366070362926</c:v>
                </c:pt>
                <c:pt idx="7">
                  <c:v>1.2387210702582498</c:v>
                </c:pt>
                <c:pt idx="8">
                  <c:v>1.4853050770404339</c:v>
                </c:pt>
                <c:pt idx="9">
                  <c:v>1.9123651818724194</c:v>
                </c:pt>
                <c:pt idx="10">
                  <c:v>1.8641507465288305</c:v>
                </c:pt>
                <c:pt idx="11">
                  <c:v>1.645509150086701</c:v>
                </c:pt>
              </c:numCache>
            </c:numRef>
          </c:val>
          <c:smooth val="0"/>
          <c:extLst>
            <c:ext xmlns:c16="http://schemas.microsoft.com/office/drawing/2014/chart" uri="{C3380CC4-5D6E-409C-BE32-E72D297353CC}">
              <c16:uniqueId val="{00000004-C1C4-4001-91FA-21B3C30584D8}"/>
            </c:ext>
          </c:extLst>
        </c:ser>
        <c:dLbls>
          <c:showLegendKey val="0"/>
          <c:showVal val="0"/>
          <c:showCatName val="0"/>
          <c:showSerName val="0"/>
          <c:showPercent val="0"/>
          <c:showBubbleSize val="0"/>
        </c:dLbls>
        <c:marker val="1"/>
        <c:smooth val="0"/>
        <c:axId val="1207966208"/>
        <c:axId val="1140538112"/>
      </c:lineChart>
      <c:catAx>
        <c:axId val="1194102272"/>
        <c:scaling>
          <c:orientation val="minMax"/>
        </c:scaling>
        <c:delete val="0"/>
        <c:axPos val="b"/>
        <c:title>
          <c:tx>
            <c:rich>
              <a:bodyPr/>
              <a:lstStyle/>
              <a:p>
                <a:pPr>
                  <a:defRPr/>
                </a:pPr>
                <a:r>
                  <a:rPr lang="en-GB"/>
                  <a:t>Typical Year</a:t>
                </a:r>
              </a:p>
            </c:rich>
          </c:tx>
          <c:overlay val="0"/>
        </c:title>
        <c:numFmt formatCode="General" sourceLinked="0"/>
        <c:majorTickMark val="out"/>
        <c:minorTickMark val="none"/>
        <c:tickLblPos val="nextTo"/>
        <c:crossAx val="1140537536"/>
        <c:crosses val="autoZero"/>
        <c:auto val="1"/>
        <c:lblAlgn val="ctr"/>
        <c:lblOffset val="100"/>
        <c:noMultiLvlLbl val="0"/>
      </c:catAx>
      <c:valAx>
        <c:axId val="1140537536"/>
        <c:scaling>
          <c:orientation val="minMax"/>
        </c:scaling>
        <c:delete val="0"/>
        <c:axPos val="l"/>
        <c:majorGridlines/>
        <c:title>
          <c:tx>
            <c:rich>
              <a:bodyPr rot="-5400000" vert="horz"/>
              <a:lstStyle/>
              <a:p>
                <a:pPr>
                  <a:defRPr/>
                </a:pPr>
                <a:r>
                  <a:rPr lang="en-GB"/>
                  <a:t>Performance indictors</a:t>
                </a:r>
              </a:p>
            </c:rich>
          </c:tx>
          <c:overlay val="0"/>
        </c:title>
        <c:numFmt formatCode="0%" sourceLinked="0"/>
        <c:majorTickMark val="out"/>
        <c:minorTickMark val="none"/>
        <c:tickLblPos val="nextTo"/>
        <c:crossAx val="1194102272"/>
        <c:crosses val="autoZero"/>
        <c:crossBetween val="between"/>
      </c:valAx>
      <c:valAx>
        <c:axId val="1140538112"/>
        <c:scaling>
          <c:orientation val="minMax"/>
          <c:min val="0"/>
        </c:scaling>
        <c:delete val="0"/>
        <c:axPos val="r"/>
        <c:title>
          <c:tx>
            <c:rich>
              <a:bodyPr rot="-5400000" vert="horz"/>
              <a:lstStyle/>
              <a:p>
                <a:pPr>
                  <a:defRPr/>
                </a:pPr>
                <a:r>
                  <a:rPr lang="en-GB"/>
                  <a:t>Potential energy and consumption (kWh/day)</a:t>
                </a:r>
              </a:p>
            </c:rich>
          </c:tx>
          <c:overlay val="0"/>
        </c:title>
        <c:numFmt formatCode="General" sourceLinked="1"/>
        <c:majorTickMark val="out"/>
        <c:minorTickMark val="none"/>
        <c:tickLblPos val="nextTo"/>
        <c:crossAx val="1207966208"/>
        <c:crosses val="max"/>
        <c:crossBetween val="between"/>
      </c:valAx>
      <c:catAx>
        <c:axId val="1207966208"/>
        <c:scaling>
          <c:orientation val="minMax"/>
        </c:scaling>
        <c:delete val="1"/>
        <c:axPos val="b"/>
        <c:numFmt formatCode="General" sourceLinked="1"/>
        <c:majorTickMark val="out"/>
        <c:minorTickMark val="none"/>
        <c:tickLblPos val="nextTo"/>
        <c:crossAx val="1140538112"/>
        <c:crosses val="autoZero"/>
        <c:auto val="1"/>
        <c:lblAlgn val="ctr"/>
        <c:lblOffset val="100"/>
        <c:noMultiLvlLbl val="0"/>
      </c:catAx>
    </c:plotArea>
    <c:legend>
      <c:legendPos val="r"/>
      <c:layout>
        <c:manualLayout>
          <c:xMode val="edge"/>
          <c:yMode val="edge"/>
          <c:x val="1.4993438320210039E-3"/>
          <c:y val="0.83293903110873746"/>
          <c:w val="0.99850065616797901"/>
          <c:h val="0.16319926095397563"/>
        </c:manualLayout>
      </c:layout>
      <c:overlay val="0"/>
    </c:legend>
    <c:plotVisOnly val="1"/>
    <c:dispBlanksAs val="gap"/>
    <c:showDLblsOverMax val="0"/>
  </c:chart>
  <c:spPr>
    <a:ln>
      <a:noFill/>
    </a:ln>
  </c:spPr>
  <c:txPr>
    <a:bodyPr/>
    <a:lstStyle/>
    <a:p>
      <a:pPr>
        <a:defRPr sz="800" b="0"/>
      </a:pPr>
      <a:endParaRPr lang="en-US"/>
    </a:p>
  </c:txPr>
  <c:externalData r:id="rId1">
    <c:autoUpdate val="0"/>
  </c:externalData>
</c:chartSpace>
</file>

<file path=word/drawings/drawing1.xml><?xml version="1.0" encoding="utf-8"?>
<c:userShapes xmlns:c="http://schemas.openxmlformats.org/drawingml/2006/chart">
  <cdr:relSizeAnchor xmlns:cdr="http://schemas.openxmlformats.org/drawingml/2006/chartDrawing">
    <cdr:from>
      <cdr:x>0.1166</cdr:x>
      <cdr:y>0.81848</cdr:y>
    </cdr:from>
    <cdr:to>
      <cdr:x>0.41152</cdr:x>
      <cdr:y>0.89141</cdr:y>
    </cdr:to>
    <cdr:sp macro="" textlink="">
      <cdr:nvSpPr>
        <cdr:cNvPr id="2" name="Text Box 1"/>
        <cdr:cNvSpPr txBox="1"/>
      </cdr:nvSpPr>
      <cdr:spPr>
        <a:xfrm xmlns:a="http://schemas.openxmlformats.org/drawingml/2006/main">
          <a:off x="323849" y="1924050"/>
          <a:ext cx="819151" cy="171450"/>
        </a:xfrm>
        <a:prstGeom xmlns:a="http://schemas.openxmlformats.org/drawingml/2006/main" prst="rect">
          <a:avLst/>
        </a:prstGeom>
        <a:solidFill xmlns:a="http://schemas.openxmlformats.org/drawingml/2006/main">
          <a:schemeClr val="bg1"/>
        </a:solidFill>
      </cdr:spPr>
      <cdr:txBody>
        <a:bodyPr xmlns:a="http://schemas.openxmlformats.org/drawingml/2006/main" vertOverflow="clip" wrap="square" rtlCol="0"/>
        <a:lstStyle xmlns:a="http://schemas.openxmlformats.org/drawingml/2006/main"/>
        <a:p xmlns:a="http://schemas.openxmlformats.org/drawingml/2006/main">
          <a:r>
            <a:rPr lang="en-GB" sz="1000"/>
            <a:t>total load</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5B73654FD2D74C8F0C4982214F5DAC" ma:contentTypeVersion="13" ma:contentTypeDescription="Create a new document." ma:contentTypeScope="" ma:versionID="87a6865e4ea6e9ab009da0a0452e82c6">
  <xsd:schema xmlns:xsd="http://www.w3.org/2001/XMLSchema" xmlns:xs="http://www.w3.org/2001/XMLSchema" xmlns:p="http://schemas.microsoft.com/office/2006/metadata/properties" xmlns:ns3="bbb8ae36-f9cc-4214-9a72-b9e1ea84e062" xmlns:ns4="b4518908-d5ff-40f4-b024-86638e8db23d" targetNamespace="http://schemas.microsoft.com/office/2006/metadata/properties" ma:root="true" ma:fieldsID="7ccf75e9e23f4ad3da022c00d43352a6" ns3:_="" ns4:_="">
    <xsd:import namespace="bbb8ae36-f9cc-4214-9a72-b9e1ea84e062"/>
    <xsd:import namespace="b4518908-d5ff-40f4-b024-86638e8db23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b8ae36-f9cc-4214-9a72-b9e1ea84e06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18908-d5ff-40f4-b024-86638e8db23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5CF3B2-1C3A-4371-8C99-6A2D8D2E8E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b8ae36-f9cc-4214-9a72-b9e1ea84e062"/>
    <ds:schemaRef ds:uri="b4518908-d5ff-40f4-b024-86638e8db2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0C84D1-A9F9-49BC-9F1C-23EC43D70253}">
  <ds:schemaRefs>
    <ds:schemaRef ds:uri="http://schemas.openxmlformats.org/officeDocument/2006/bibliography"/>
  </ds:schemaRefs>
</ds:datastoreItem>
</file>

<file path=customXml/itemProps3.xml><?xml version="1.0" encoding="utf-8"?>
<ds:datastoreItem xmlns:ds="http://schemas.openxmlformats.org/officeDocument/2006/customXml" ds:itemID="{BFE13040-06D7-4B2F-AD84-F0A725B1B23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48BFD2B-417E-4463-82BF-40CC58BE9C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34</Pages>
  <Words>8093</Words>
  <Characters>46133</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_</vt:lpstr>
    </vt:vector>
  </TitlesOfParts>
  <Company/>
  <LinksUpToDate>false</LinksUpToDate>
  <CharactersWithSpaces>54118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subject/>
  <dc:creator>Jonathan</dc:creator>
  <cp:keywords/>
  <cp:lastModifiedBy>Elena Gaura</cp:lastModifiedBy>
  <cp:revision>31</cp:revision>
  <dcterms:created xsi:type="dcterms:W3CDTF">2020-06-01T16:58:00Z</dcterms:created>
  <dcterms:modified xsi:type="dcterms:W3CDTF">2020-06-02T08:25:00Z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0x010100285B73654FD2D74C8F0C4982214F5DAC</vt:lpwstr>
  </property>
  <property fmtid="{D5CDD505-2E9C-101B-9397-08002B2CF9AE}" pid="3" name="WnCUserId">
    <vt:lpwstr>11351</vt:lpwstr>
  </property>
  <property fmtid="{D5CDD505-2E9C-101B-9397-08002B2CF9AE}" pid="4" name="WnCSubscriberId">
    <vt:lpwstr>5458</vt:lpwstr>
  </property>
  <property fmtid="{D5CDD505-2E9C-101B-9397-08002B2CF9AE}" pid="5" name="WnCOutputStyleId">
    <vt:lpwstr>2824</vt:lpwstr>
  </property>
  <property fmtid="{D5CDD505-2E9C-101B-9397-08002B2CF9AE}" pid="6" name="RWProductId">
    <vt:lpwstr>WnC</vt:lpwstr>
  </property>
  <property fmtid="{D5CDD505-2E9C-101B-9397-08002B2CF9AE}" pid="7" name="WnC4Folder">
    <vt:lpwstr/>
  </property>
</Properties>
</file>